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18D8E" w14:textId="63EB87D2" w:rsidR="00D2175A" w:rsidRPr="000F49E3" w:rsidRDefault="00EA2F00" w:rsidP="00332DF6">
      <w:pPr>
        <w:pStyle w:val="Title"/>
      </w:pPr>
      <w:r w:rsidRPr="000F49E3">
        <w:t>universidade estadual de campinas</w:t>
      </w:r>
    </w:p>
    <w:p w14:paraId="5DC66285" w14:textId="29B7E67C" w:rsidR="00EA2F00" w:rsidRPr="000F49E3" w:rsidRDefault="00EA2F00" w:rsidP="00332DF6">
      <w:pPr>
        <w:pStyle w:val="Title"/>
      </w:pPr>
      <w:r w:rsidRPr="000F49E3">
        <w:t>faculdade de tecnologia</w:t>
      </w:r>
    </w:p>
    <w:p w14:paraId="0783CC84" w14:textId="6649A2AB" w:rsidR="00EA2F00" w:rsidRDefault="00EA2F00" w:rsidP="00EA2F00">
      <w:pPr>
        <w:rPr>
          <w:lang w:val="pt-BR"/>
        </w:rPr>
      </w:pPr>
    </w:p>
    <w:p w14:paraId="31F2553C" w14:textId="38BCB3D7" w:rsidR="00EA2F00" w:rsidRDefault="00EA2F00" w:rsidP="00EA2F00">
      <w:pPr>
        <w:rPr>
          <w:lang w:val="pt-BR"/>
        </w:rPr>
      </w:pPr>
    </w:p>
    <w:p w14:paraId="3A4C1F2A" w14:textId="155462DB" w:rsidR="00EA2F00" w:rsidRDefault="00EA2F00" w:rsidP="00EA2F00">
      <w:pPr>
        <w:rPr>
          <w:lang w:val="pt-BR"/>
        </w:rPr>
      </w:pPr>
    </w:p>
    <w:p w14:paraId="4CFE5D86" w14:textId="3934EDB8" w:rsidR="00EA2F00" w:rsidRPr="000F49E3" w:rsidRDefault="000F49E3" w:rsidP="00F33013">
      <w:pPr>
        <w:jc w:val="center"/>
        <w:rPr>
          <w:sz w:val="28"/>
          <w:szCs w:val="28"/>
          <w:lang w:val="pt-BR"/>
        </w:rPr>
      </w:pPr>
      <w:r w:rsidRPr="000F49E3">
        <w:rPr>
          <w:sz w:val="28"/>
          <w:szCs w:val="28"/>
          <w:lang w:val="pt-BR"/>
        </w:rPr>
        <w:t>PEDRO HENRIQUE SILVA  E OLIVEIRA</w:t>
      </w:r>
    </w:p>
    <w:p w14:paraId="1526EDC8" w14:textId="117CC6EF" w:rsidR="00EA2F00" w:rsidRDefault="00EA2F00" w:rsidP="00EA2F00">
      <w:pPr>
        <w:rPr>
          <w:lang w:val="pt-BR"/>
        </w:rPr>
      </w:pPr>
    </w:p>
    <w:p w14:paraId="7AE877EB" w14:textId="434D5BF2" w:rsidR="00EA2F00" w:rsidRDefault="00EA2F00" w:rsidP="00EA2F00">
      <w:pPr>
        <w:rPr>
          <w:lang w:val="pt-BR"/>
        </w:rPr>
      </w:pPr>
    </w:p>
    <w:p w14:paraId="09CD2A36" w14:textId="1ED8FE2F" w:rsidR="00EA2F00" w:rsidRDefault="00EA2F00" w:rsidP="00EA2F00">
      <w:pPr>
        <w:rPr>
          <w:lang w:val="pt-BR"/>
        </w:rPr>
      </w:pPr>
    </w:p>
    <w:p w14:paraId="059C1D21" w14:textId="51163C7A" w:rsidR="00EA2F00" w:rsidRDefault="00EA2F00" w:rsidP="00EA2F00">
      <w:pPr>
        <w:rPr>
          <w:lang w:val="pt-BR"/>
        </w:rPr>
      </w:pPr>
    </w:p>
    <w:p w14:paraId="7B5856FD" w14:textId="070E18D5" w:rsidR="00EA2F00" w:rsidRDefault="00EA2F00" w:rsidP="00EA2F00">
      <w:pPr>
        <w:rPr>
          <w:lang w:val="pt-BR"/>
        </w:rPr>
      </w:pPr>
    </w:p>
    <w:p w14:paraId="42DB4CAA" w14:textId="7218F2D1" w:rsidR="00EA2F00" w:rsidRDefault="00EA2F00" w:rsidP="00EA2F00">
      <w:pPr>
        <w:rPr>
          <w:lang w:val="pt-BR"/>
        </w:rPr>
      </w:pPr>
    </w:p>
    <w:p w14:paraId="42282CB1" w14:textId="7B9CB5C6" w:rsidR="00EA2F00" w:rsidRPr="00B9749A" w:rsidRDefault="00EA2F00" w:rsidP="00332DF6">
      <w:pPr>
        <w:pStyle w:val="Title"/>
      </w:pPr>
      <w:r w:rsidRPr="00B9749A">
        <w:t>Implementação</w:t>
      </w:r>
      <w:r w:rsidR="0077656D" w:rsidRPr="00B9749A">
        <w:t xml:space="preserve"> de sistema para contagem múltipla de pulsos utilizando FPGA</w:t>
      </w:r>
    </w:p>
    <w:p w14:paraId="45F66710" w14:textId="18DCADA7" w:rsidR="008C1111" w:rsidRDefault="008C1111" w:rsidP="008C1111">
      <w:pPr>
        <w:rPr>
          <w:lang w:val="pt-BR"/>
        </w:rPr>
      </w:pPr>
    </w:p>
    <w:p w14:paraId="64FE952A" w14:textId="15AD60A0" w:rsidR="008C1111" w:rsidRDefault="008C1111" w:rsidP="008C1111">
      <w:pPr>
        <w:rPr>
          <w:lang w:val="pt-BR"/>
        </w:rPr>
      </w:pPr>
    </w:p>
    <w:p w14:paraId="2725C13B" w14:textId="6E72C355" w:rsidR="008C1111" w:rsidRDefault="008C1111" w:rsidP="008C1111">
      <w:pPr>
        <w:rPr>
          <w:lang w:val="pt-BR"/>
        </w:rPr>
      </w:pPr>
    </w:p>
    <w:p w14:paraId="43BC77FC" w14:textId="3053CBCD" w:rsidR="008C1111" w:rsidRDefault="008C1111" w:rsidP="008C1111">
      <w:pPr>
        <w:rPr>
          <w:lang w:val="pt-BR"/>
        </w:rPr>
      </w:pPr>
    </w:p>
    <w:p w14:paraId="19BE355E" w14:textId="31120BF9" w:rsidR="008C1111" w:rsidRDefault="008C1111" w:rsidP="008C1111">
      <w:pPr>
        <w:rPr>
          <w:lang w:val="pt-BR"/>
        </w:rPr>
      </w:pPr>
    </w:p>
    <w:p w14:paraId="1C622B79" w14:textId="7D2A7687" w:rsidR="008C1111" w:rsidRDefault="008C1111" w:rsidP="008C1111">
      <w:pPr>
        <w:rPr>
          <w:lang w:val="pt-BR"/>
        </w:rPr>
      </w:pPr>
    </w:p>
    <w:p w14:paraId="61121460" w14:textId="0DA4801E" w:rsidR="008C1111" w:rsidRDefault="008C1111" w:rsidP="008C1111">
      <w:pPr>
        <w:rPr>
          <w:lang w:val="pt-BR"/>
        </w:rPr>
      </w:pPr>
    </w:p>
    <w:p w14:paraId="7AD3BF2F" w14:textId="60484B42" w:rsidR="008C1111" w:rsidRDefault="008C1111" w:rsidP="008C1111">
      <w:pPr>
        <w:rPr>
          <w:lang w:val="pt-BR"/>
        </w:rPr>
      </w:pPr>
    </w:p>
    <w:p w14:paraId="507BFBEA" w14:textId="77777777" w:rsidR="00C645BB" w:rsidRDefault="00C645BB" w:rsidP="008C1111">
      <w:pPr>
        <w:rPr>
          <w:lang w:val="pt-BR"/>
        </w:rPr>
      </w:pPr>
    </w:p>
    <w:p w14:paraId="0CBE062B" w14:textId="7D1A5F82" w:rsidR="008C1111" w:rsidRPr="00B9749A" w:rsidRDefault="008C1111" w:rsidP="00F33013">
      <w:pPr>
        <w:jc w:val="center"/>
        <w:rPr>
          <w:szCs w:val="24"/>
          <w:lang w:val="pt-BR"/>
        </w:rPr>
      </w:pPr>
      <w:r w:rsidRPr="00B9749A">
        <w:rPr>
          <w:szCs w:val="24"/>
          <w:lang w:val="pt-BR"/>
        </w:rPr>
        <w:t>LIMEIRA</w:t>
      </w:r>
    </w:p>
    <w:p w14:paraId="01FB4672" w14:textId="327171EF" w:rsidR="004B3E37" w:rsidRDefault="008C1111" w:rsidP="00F33013">
      <w:pPr>
        <w:jc w:val="center"/>
        <w:rPr>
          <w:szCs w:val="24"/>
          <w:lang w:val="pt-BR"/>
        </w:rPr>
      </w:pPr>
      <w:r w:rsidRPr="00B9749A">
        <w:rPr>
          <w:szCs w:val="24"/>
          <w:lang w:val="pt-BR"/>
        </w:rPr>
        <w:t>2019</w:t>
      </w:r>
    </w:p>
    <w:p w14:paraId="4AEB09F1" w14:textId="5CEE24B1" w:rsidR="008C1111" w:rsidRPr="004B3E37" w:rsidRDefault="004B3E37" w:rsidP="004B3E37">
      <w:pPr>
        <w:spacing w:after="160" w:line="259" w:lineRule="auto"/>
        <w:jc w:val="center"/>
        <w:rPr>
          <w:szCs w:val="24"/>
          <w:lang w:val="pt-BR"/>
        </w:rPr>
      </w:pPr>
      <w:r>
        <w:rPr>
          <w:szCs w:val="24"/>
          <w:lang w:val="pt-BR"/>
        </w:rPr>
        <w:br w:type="page"/>
      </w:r>
      <w:r w:rsidR="008C1111" w:rsidRPr="0031179B">
        <w:rPr>
          <w:sz w:val="28"/>
          <w:szCs w:val="28"/>
          <w:lang w:val="pt-BR"/>
        </w:rPr>
        <w:lastRenderedPageBreak/>
        <w:t>PEDRO HENRIQUE SILVA E OLIVEIRA</w:t>
      </w:r>
    </w:p>
    <w:p w14:paraId="4B19E56C" w14:textId="3B834E4E" w:rsidR="008C1111" w:rsidRDefault="008C1111" w:rsidP="008C1111">
      <w:pPr>
        <w:rPr>
          <w:lang w:val="pt-BR"/>
        </w:rPr>
      </w:pPr>
    </w:p>
    <w:p w14:paraId="375FD9A8" w14:textId="732DDB45" w:rsidR="008C1111" w:rsidRDefault="008C1111" w:rsidP="008C1111">
      <w:pPr>
        <w:rPr>
          <w:lang w:val="pt-BR"/>
        </w:rPr>
      </w:pPr>
    </w:p>
    <w:p w14:paraId="4141CCB8" w14:textId="145782FE" w:rsidR="008C1111" w:rsidRDefault="008C1111" w:rsidP="008C1111">
      <w:pPr>
        <w:rPr>
          <w:lang w:val="pt-BR"/>
        </w:rPr>
      </w:pPr>
    </w:p>
    <w:p w14:paraId="7C48FD12" w14:textId="1721A197" w:rsidR="008C1111" w:rsidRDefault="008C1111" w:rsidP="008C1111">
      <w:pPr>
        <w:rPr>
          <w:lang w:val="pt-BR"/>
        </w:rPr>
      </w:pPr>
    </w:p>
    <w:p w14:paraId="78BCE0CC" w14:textId="0108EFEB" w:rsidR="008C1111" w:rsidRDefault="008C1111" w:rsidP="008C1111">
      <w:pPr>
        <w:rPr>
          <w:lang w:val="pt-BR"/>
        </w:rPr>
      </w:pPr>
    </w:p>
    <w:p w14:paraId="4EE8BCF2" w14:textId="51A5810E" w:rsidR="008C1111" w:rsidRDefault="008C1111" w:rsidP="008C1111">
      <w:pPr>
        <w:rPr>
          <w:lang w:val="pt-BR"/>
        </w:rPr>
      </w:pPr>
    </w:p>
    <w:p w14:paraId="3509829F" w14:textId="77777777" w:rsidR="008C1111" w:rsidRDefault="008C1111" w:rsidP="00332DF6">
      <w:pPr>
        <w:pStyle w:val="Title"/>
      </w:pPr>
      <w:r>
        <w:t>Implementação de sistema para contagem múltipla de pulsos utilizando FPGA</w:t>
      </w:r>
    </w:p>
    <w:p w14:paraId="0C8DDF0C" w14:textId="39B2980A" w:rsidR="008C1111" w:rsidRDefault="008C1111" w:rsidP="008C1111">
      <w:pPr>
        <w:rPr>
          <w:lang w:val="pt-BR"/>
        </w:rPr>
      </w:pPr>
    </w:p>
    <w:p w14:paraId="137F98D1" w14:textId="05754AA7" w:rsidR="008C1111" w:rsidRDefault="008C1111" w:rsidP="003034B3">
      <w:pPr>
        <w:ind w:left="4536" w:firstLine="284"/>
        <w:rPr>
          <w:lang w:val="pt-BR"/>
        </w:rPr>
      </w:pPr>
    </w:p>
    <w:p w14:paraId="7FBD910D" w14:textId="26729C41" w:rsidR="00F33013" w:rsidRDefault="00F33013" w:rsidP="003034B3">
      <w:pPr>
        <w:ind w:left="4536" w:firstLine="284"/>
        <w:rPr>
          <w:lang w:val="pt-BR"/>
        </w:rPr>
      </w:pPr>
    </w:p>
    <w:p w14:paraId="15E13F42" w14:textId="28AC4031" w:rsidR="00F33013" w:rsidRPr="0031179B" w:rsidRDefault="003034B3" w:rsidP="003034B3">
      <w:pPr>
        <w:ind w:left="4536"/>
        <w:rPr>
          <w:szCs w:val="24"/>
          <w:lang w:val="pt-BR"/>
        </w:rPr>
      </w:pPr>
      <w:r w:rsidRPr="0031179B">
        <w:rPr>
          <w:szCs w:val="24"/>
          <w:lang w:val="pt-BR"/>
        </w:rPr>
        <w:t>Trabalho de Conclusão de Curso apresentado à Faculdade de Tecnologia da Universidade de Campinas, como requisito parcial para obtenção do título de Engenheiro de Telecomunicações.</w:t>
      </w:r>
    </w:p>
    <w:p w14:paraId="709FA329" w14:textId="37434ED6" w:rsidR="008C1111" w:rsidRDefault="008C1111" w:rsidP="003034B3">
      <w:pPr>
        <w:ind w:left="4253" w:firstLine="425"/>
        <w:rPr>
          <w:lang w:val="pt-BR"/>
        </w:rPr>
      </w:pPr>
    </w:p>
    <w:p w14:paraId="2C3433CC" w14:textId="69B3DA98" w:rsidR="008C1111" w:rsidRDefault="008C1111" w:rsidP="008C1111">
      <w:pPr>
        <w:rPr>
          <w:lang w:val="pt-BR"/>
        </w:rPr>
      </w:pPr>
    </w:p>
    <w:p w14:paraId="6F4D8E07" w14:textId="77777777" w:rsidR="00980A90" w:rsidRPr="0031179B" w:rsidRDefault="00980A90" w:rsidP="001011B9">
      <w:pPr>
        <w:jc w:val="center"/>
        <w:rPr>
          <w:szCs w:val="24"/>
          <w:lang w:val="pt-BR"/>
        </w:rPr>
      </w:pPr>
      <w:r w:rsidRPr="0031179B">
        <w:rPr>
          <w:szCs w:val="24"/>
          <w:lang w:val="pt-BR"/>
        </w:rPr>
        <w:t>ORIENTADOR: LUÍS FERNANDO DE ÁVILA</w:t>
      </w:r>
    </w:p>
    <w:p w14:paraId="5C6D851E" w14:textId="39D8446A" w:rsidR="00980A90" w:rsidRDefault="00980A90" w:rsidP="008C1111">
      <w:pPr>
        <w:rPr>
          <w:lang w:val="pt-BR"/>
        </w:rPr>
      </w:pPr>
    </w:p>
    <w:p w14:paraId="3DA34F0C" w14:textId="3D1C5574" w:rsidR="00980A90" w:rsidRDefault="00980A90" w:rsidP="008C1111">
      <w:pPr>
        <w:rPr>
          <w:lang w:val="pt-BR"/>
        </w:rPr>
      </w:pPr>
    </w:p>
    <w:p w14:paraId="74E65278" w14:textId="77777777" w:rsidR="004B3E37" w:rsidRDefault="004B3E37" w:rsidP="008C1111">
      <w:pPr>
        <w:rPr>
          <w:lang w:val="pt-BR"/>
        </w:rPr>
      </w:pPr>
    </w:p>
    <w:p w14:paraId="1C4BD974" w14:textId="1D7CCE23" w:rsidR="00980A90" w:rsidRPr="0031179B" w:rsidRDefault="00980A90" w:rsidP="00D80D64">
      <w:pPr>
        <w:jc w:val="center"/>
        <w:rPr>
          <w:szCs w:val="24"/>
          <w:lang w:val="pt-BR"/>
        </w:rPr>
      </w:pPr>
      <w:r w:rsidRPr="0031179B">
        <w:rPr>
          <w:szCs w:val="24"/>
          <w:lang w:val="pt-BR"/>
        </w:rPr>
        <w:t>LIMEIRA</w:t>
      </w:r>
    </w:p>
    <w:p w14:paraId="57FCE869" w14:textId="24C85394" w:rsidR="004B3E37" w:rsidRDefault="00980A90" w:rsidP="00D80D64">
      <w:pPr>
        <w:jc w:val="center"/>
        <w:rPr>
          <w:szCs w:val="24"/>
          <w:lang w:val="pt-BR"/>
        </w:rPr>
      </w:pPr>
      <w:r w:rsidRPr="0031179B">
        <w:rPr>
          <w:szCs w:val="24"/>
          <w:lang w:val="pt-BR"/>
        </w:rPr>
        <w:t>2019</w:t>
      </w:r>
    </w:p>
    <w:p w14:paraId="55A87BF2" w14:textId="74FDAB7B" w:rsidR="001011B9" w:rsidRPr="00826C41" w:rsidRDefault="00826C41" w:rsidP="00826C41">
      <w:pPr>
        <w:rPr>
          <w:szCs w:val="24"/>
          <w:lang w:val="pt-BR"/>
        </w:rPr>
      </w:pPr>
      <w:r w:rsidRPr="005D09D6">
        <w:rPr>
          <w:b/>
          <w:bCs/>
          <w:szCs w:val="24"/>
          <w:lang w:val="pt-BR"/>
        </w:rPr>
        <w:lastRenderedPageBreak/>
        <w:t>Autor:</w:t>
      </w:r>
      <w:r w:rsidRPr="00826C41">
        <w:rPr>
          <w:szCs w:val="24"/>
          <w:lang w:val="pt-BR"/>
        </w:rPr>
        <w:t xml:space="preserve"> Pedro Henrique Silva e Oliveira</w:t>
      </w:r>
    </w:p>
    <w:p w14:paraId="06B31ABB" w14:textId="26685CA7" w:rsidR="00826C41" w:rsidRPr="00826C41" w:rsidRDefault="00826C41" w:rsidP="00826C41">
      <w:pPr>
        <w:rPr>
          <w:szCs w:val="24"/>
          <w:lang w:val="pt-BR"/>
        </w:rPr>
      </w:pPr>
      <w:r w:rsidRPr="005D09D6">
        <w:rPr>
          <w:b/>
          <w:bCs/>
          <w:szCs w:val="24"/>
          <w:lang w:val="pt-BR"/>
        </w:rPr>
        <w:t>Título:</w:t>
      </w:r>
      <w:r w:rsidRPr="00826C41">
        <w:rPr>
          <w:szCs w:val="24"/>
          <w:lang w:val="pt-BR"/>
        </w:rPr>
        <w:t xml:space="preserve"> Implementação de sistema para contagem múltipla de pulsos utilizando FPGA</w:t>
      </w:r>
    </w:p>
    <w:p w14:paraId="0CB72ADE" w14:textId="2189385D" w:rsidR="00826C41" w:rsidRPr="00826C41" w:rsidRDefault="00826C41" w:rsidP="00826C41">
      <w:pPr>
        <w:rPr>
          <w:szCs w:val="24"/>
          <w:lang w:val="pt-BR"/>
        </w:rPr>
      </w:pPr>
      <w:r w:rsidRPr="005D09D6">
        <w:rPr>
          <w:b/>
          <w:bCs/>
          <w:szCs w:val="24"/>
          <w:lang w:val="pt-BR"/>
        </w:rPr>
        <w:t>Natureza:</w:t>
      </w:r>
      <w:r w:rsidRPr="00826C41">
        <w:rPr>
          <w:szCs w:val="24"/>
          <w:lang w:val="pt-BR"/>
        </w:rPr>
        <w:t xml:space="preserve"> Trabalho de Conclusão de Curso em Engenharia de Telecomunicações</w:t>
      </w:r>
    </w:p>
    <w:p w14:paraId="2844139D" w14:textId="007681D3" w:rsidR="00826C41" w:rsidRPr="00826C41" w:rsidRDefault="00826C41" w:rsidP="00826C41">
      <w:pPr>
        <w:rPr>
          <w:szCs w:val="24"/>
          <w:lang w:val="pt-BR"/>
        </w:rPr>
      </w:pPr>
      <w:r w:rsidRPr="005D09D6">
        <w:rPr>
          <w:b/>
          <w:bCs/>
          <w:szCs w:val="24"/>
          <w:lang w:val="pt-BR"/>
        </w:rPr>
        <w:t>Instituição:</w:t>
      </w:r>
      <w:r w:rsidRPr="00826C41">
        <w:rPr>
          <w:szCs w:val="24"/>
          <w:lang w:val="pt-BR"/>
        </w:rPr>
        <w:t xml:space="preserve"> Faculdade de Tecnologia, Universidade Estadual de Campinas</w:t>
      </w:r>
    </w:p>
    <w:p w14:paraId="5BCC9EF6" w14:textId="77777777" w:rsidR="001011B9" w:rsidRDefault="001011B9">
      <w:pPr>
        <w:spacing w:after="160" w:line="259" w:lineRule="auto"/>
        <w:jc w:val="left"/>
        <w:rPr>
          <w:lang w:val="pt-BR"/>
        </w:rPr>
      </w:pPr>
    </w:p>
    <w:p w14:paraId="63AD8B26" w14:textId="59A7BE1C" w:rsidR="001011B9" w:rsidRDefault="00826C41">
      <w:pPr>
        <w:spacing w:after="160" w:line="259" w:lineRule="auto"/>
        <w:jc w:val="left"/>
        <w:rPr>
          <w:lang w:val="pt-BR"/>
        </w:rPr>
      </w:pPr>
      <w:r w:rsidRPr="005D09D6">
        <w:rPr>
          <w:b/>
          <w:bCs/>
          <w:szCs w:val="24"/>
          <w:lang w:val="pt-BR"/>
        </w:rPr>
        <w:t>Aprovado em:</w:t>
      </w:r>
      <w:r>
        <w:rPr>
          <w:lang w:val="pt-BR"/>
        </w:rPr>
        <w:t xml:space="preserve"> ___ / ___ / _____</w:t>
      </w:r>
    </w:p>
    <w:p w14:paraId="4B5F16DA" w14:textId="77777777" w:rsidR="001011B9" w:rsidRDefault="001011B9">
      <w:pPr>
        <w:spacing w:after="160" w:line="259" w:lineRule="auto"/>
        <w:jc w:val="left"/>
        <w:rPr>
          <w:lang w:val="pt-BR"/>
        </w:rPr>
      </w:pPr>
    </w:p>
    <w:p w14:paraId="30BA12D7" w14:textId="77777777" w:rsidR="000315F4" w:rsidRDefault="000315F4" w:rsidP="00332DF6">
      <w:pPr>
        <w:pStyle w:val="Title"/>
      </w:pPr>
    </w:p>
    <w:p w14:paraId="6CEDC8FF" w14:textId="50FDB949" w:rsidR="000C3FB9" w:rsidRPr="00826C41" w:rsidRDefault="00826C41" w:rsidP="00332DF6">
      <w:pPr>
        <w:pStyle w:val="Title"/>
      </w:pPr>
      <w:r w:rsidRPr="00826C41">
        <w:t>banca examinadora</w:t>
      </w:r>
    </w:p>
    <w:p w14:paraId="07B47C83" w14:textId="77777777" w:rsidR="001011B9" w:rsidRDefault="001011B9">
      <w:pPr>
        <w:spacing w:after="160" w:line="259" w:lineRule="auto"/>
        <w:jc w:val="left"/>
        <w:rPr>
          <w:lang w:val="pt-BR"/>
        </w:rPr>
      </w:pPr>
    </w:p>
    <w:p w14:paraId="156AFB4C" w14:textId="77777777" w:rsidR="001011B9" w:rsidRDefault="001011B9">
      <w:pPr>
        <w:spacing w:after="160" w:line="259" w:lineRule="auto"/>
        <w:jc w:val="left"/>
        <w:rPr>
          <w:lang w:val="pt-BR"/>
        </w:rPr>
      </w:pPr>
    </w:p>
    <w:p w14:paraId="1640DA69" w14:textId="7944CEE0" w:rsidR="001011B9" w:rsidRDefault="001011B9">
      <w:pPr>
        <w:spacing w:after="160" w:line="259" w:lineRule="auto"/>
        <w:jc w:val="left"/>
        <w:rPr>
          <w:lang w:val="pt-BR"/>
        </w:rPr>
      </w:pPr>
    </w:p>
    <w:p w14:paraId="5FC16B79" w14:textId="1A44E3CA" w:rsidR="000C3FB9" w:rsidRDefault="000C3FB9">
      <w:pPr>
        <w:spacing w:after="160" w:line="259" w:lineRule="auto"/>
        <w:jc w:val="left"/>
        <w:rPr>
          <w:lang w:val="pt-BR"/>
        </w:rPr>
      </w:pPr>
    </w:p>
    <w:p w14:paraId="251EB5FB" w14:textId="77777777" w:rsidR="001011B9" w:rsidRDefault="001011B9">
      <w:pPr>
        <w:spacing w:after="160" w:line="259" w:lineRule="auto"/>
        <w:jc w:val="left"/>
        <w:rPr>
          <w:lang w:val="pt-BR"/>
        </w:rPr>
      </w:pPr>
    </w:p>
    <w:p w14:paraId="50498F38" w14:textId="77777777" w:rsidR="001011B9" w:rsidRDefault="001011B9">
      <w:pPr>
        <w:spacing w:after="160" w:line="259" w:lineRule="auto"/>
        <w:jc w:val="left"/>
        <w:rPr>
          <w:lang w:val="pt-BR"/>
        </w:rPr>
      </w:pPr>
    </w:p>
    <w:p w14:paraId="25EB805D" w14:textId="78EF9823"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EE42A68" w14:textId="3D3D77EA" w:rsidR="001011B9" w:rsidRDefault="005D09D6" w:rsidP="00590DB2">
      <w:pPr>
        <w:spacing w:after="160" w:line="259" w:lineRule="auto"/>
        <w:jc w:val="center"/>
        <w:rPr>
          <w:szCs w:val="24"/>
          <w:lang w:val="pt-BR"/>
        </w:rPr>
      </w:pPr>
      <w:r>
        <w:rPr>
          <w:szCs w:val="24"/>
          <w:lang w:val="pt-BR"/>
        </w:rPr>
        <w:t>Prof.° Dr. Luís Fernando de Ávila – Presidente</w:t>
      </w:r>
    </w:p>
    <w:p w14:paraId="592AEDAC" w14:textId="6E677DAC" w:rsidR="005D09D6" w:rsidRDefault="005D09D6" w:rsidP="00590DB2">
      <w:pPr>
        <w:spacing w:after="160" w:line="259" w:lineRule="auto"/>
        <w:jc w:val="center"/>
        <w:rPr>
          <w:lang w:val="pt-BR"/>
        </w:rPr>
      </w:pPr>
      <w:r>
        <w:rPr>
          <w:szCs w:val="24"/>
          <w:lang w:val="pt-BR"/>
        </w:rPr>
        <w:t>Faculdade de Tecnologia (FT/UNICAMP)</w:t>
      </w:r>
    </w:p>
    <w:p w14:paraId="22D5A394" w14:textId="5E3432D9" w:rsidR="001011B9" w:rsidRDefault="001011B9" w:rsidP="00590DB2">
      <w:pPr>
        <w:spacing w:after="160" w:line="259" w:lineRule="auto"/>
        <w:jc w:val="center"/>
        <w:rPr>
          <w:lang w:val="pt-BR"/>
        </w:rPr>
      </w:pPr>
    </w:p>
    <w:p w14:paraId="7244FBC3" w14:textId="5B7B5336" w:rsidR="000315F4" w:rsidRDefault="000315F4" w:rsidP="00590DB2">
      <w:pPr>
        <w:spacing w:after="160" w:line="259" w:lineRule="auto"/>
        <w:jc w:val="center"/>
        <w:rPr>
          <w:lang w:val="pt-BR"/>
        </w:rPr>
      </w:pPr>
    </w:p>
    <w:p w14:paraId="253423B3" w14:textId="77777777" w:rsidR="000315F4" w:rsidRDefault="000315F4" w:rsidP="00590DB2">
      <w:pPr>
        <w:spacing w:after="160" w:line="259" w:lineRule="auto"/>
        <w:jc w:val="center"/>
        <w:rPr>
          <w:lang w:val="pt-BR"/>
        </w:rPr>
      </w:pPr>
    </w:p>
    <w:p w14:paraId="58E1DEA7" w14:textId="77777777" w:rsidR="001011B9" w:rsidRDefault="000C3FB9" w:rsidP="00590DB2">
      <w:pPr>
        <w:spacing w:after="160" w:line="259" w:lineRule="auto"/>
        <w:jc w:val="center"/>
        <w:rPr>
          <w:lang w:val="pt-BR"/>
        </w:rPr>
      </w:pPr>
      <w:r>
        <w:rPr>
          <w:lang w:val="pt-BR"/>
        </w:rPr>
        <w:t>_______________________________________________</w:t>
      </w:r>
      <w:r w:rsidR="00590DB2">
        <w:rPr>
          <w:lang w:val="pt-BR"/>
        </w:rPr>
        <w:t>__</w:t>
      </w:r>
    </w:p>
    <w:p w14:paraId="0D99B24A" w14:textId="77777777" w:rsidR="00211D75" w:rsidRDefault="00211D75" w:rsidP="00211D75">
      <w:pPr>
        <w:spacing w:after="160" w:line="259" w:lineRule="auto"/>
        <w:jc w:val="center"/>
        <w:rPr>
          <w:lang w:val="pt-BR"/>
        </w:rPr>
      </w:pPr>
      <w:r>
        <w:rPr>
          <w:szCs w:val="24"/>
          <w:lang w:val="pt-BR"/>
        </w:rPr>
        <w:t xml:space="preserve">Prof.° Dr.  -  </w:t>
      </w:r>
      <w:r>
        <w:rPr>
          <w:lang w:val="pt-BR"/>
        </w:rPr>
        <w:t>Avaliador</w:t>
      </w:r>
    </w:p>
    <w:p w14:paraId="242348A8" w14:textId="5C4A3EC7" w:rsidR="00590DB2" w:rsidRDefault="00590DB2" w:rsidP="00590DB2">
      <w:pPr>
        <w:spacing w:after="160" w:line="259" w:lineRule="auto"/>
        <w:jc w:val="center"/>
        <w:rPr>
          <w:lang w:val="pt-BR"/>
        </w:rPr>
      </w:pPr>
    </w:p>
    <w:p w14:paraId="27572D57" w14:textId="56731C4D" w:rsidR="000315F4" w:rsidRDefault="000315F4" w:rsidP="00590DB2">
      <w:pPr>
        <w:spacing w:after="160" w:line="259" w:lineRule="auto"/>
        <w:jc w:val="center"/>
        <w:rPr>
          <w:lang w:val="pt-BR"/>
        </w:rPr>
      </w:pPr>
    </w:p>
    <w:p w14:paraId="19118A92" w14:textId="77777777" w:rsidR="000315F4" w:rsidRDefault="000315F4" w:rsidP="00590DB2">
      <w:pPr>
        <w:spacing w:after="160" w:line="259" w:lineRule="auto"/>
        <w:jc w:val="center"/>
        <w:rPr>
          <w:lang w:val="pt-BR"/>
        </w:rPr>
      </w:pPr>
    </w:p>
    <w:p w14:paraId="3C48C607" w14:textId="516D37FB" w:rsidR="00590DB2" w:rsidRDefault="00590DB2" w:rsidP="00590DB2">
      <w:pPr>
        <w:spacing w:after="160" w:line="259" w:lineRule="auto"/>
        <w:jc w:val="center"/>
        <w:rPr>
          <w:lang w:val="pt-BR"/>
        </w:rPr>
      </w:pPr>
      <w:r>
        <w:rPr>
          <w:lang w:val="pt-BR"/>
        </w:rPr>
        <w:t>_________________________________________________</w:t>
      </w:r>
    </w:p>
    <w:p w14:paraId="5C598A03" w14:textId="77777777" w:rsidR="00211D75" w:rsidRDefault="00211D75" w:rsidP="00211D75">
      <w:pPr>
        <w:spacing w:after="160" w:line="259" w:lineRule="auto"/>
        <w:jc w:val="center"/>
        <w:rPr>
          <w:lang w:val="pt-BR"/>
        </w:rPr>
      </w:pPr>
      <w:r>
        <w:rPr>
          <w:szCs w:val="24"/>
          <w:lang w:val="pt-BR"/>
        </w:rPr>
        <w:t xml:space="preserve">Prof.° Dr.  -  </w:t>
      </w:r>
      <w:r>
        <w:rPr>
          <w:lang w:val="pt-BR"/>
        </w:rPr>
        <w:t>Avaliador</w:t>
      </w:r>
    </w:p>
    <w:p w14:paraId="24F1E11E" w14:textId="6E5609BF" w:rsidR="00590DB2" w:rsidRDefault="00590DB2" w:rsidP="00590DB2">
      <w:pPr>
        <w:spacing w:after="160" w:line="259" w:lineRule="auto"/>
        <w:jc w:val="center"/>
        <w:rPr>
          <w:lang w:val="pt-BR"/>
        </w:rPr>
      </w:pPr>
    </w:p>
    <w:p w14:paraId="29C29383" w14:textId="77777777" w:rsidR="000C3FB9" w:rsidRDefault="000C3FB9">
      <w:pPr>
        <w:spacing w:after="160" w:line="259" w:lineRule="auto"/>
        <w:jc w:val="left"/>
        <w:rPr>
          <w:lang w:val="pt-BR"/>
        </w:rPr>
      </w:pPr>
    </w:p>
    <w:p w14:paraId="4656D8C2" w14:textId="77777777" w:rsidR="001011B9" w:rsidRDefault="001011B9">
      <w:pPr>
        <w:spacing w:after="160" w:line="259" w:lineRule="auto"/>
        <w:jc w:val="left"/>
        <w:rPr>
          <w:lang w:val="pt-BR"/>
        </w:rPr>
      </w:pPr>
    </w:p>
    <w:p w14:paraId="2FE6E16A" w14:textId="64293593" w:rsidR="001011B9" w:rsidRDefault="001011B9">
      <w:pPr>
        <w:spacing w:after="160" w:line="259" w:lineRule="auto"/>
        <w:jc w:val="left"/>
        <w:rPr>
          <w:lang w:val="pt-BR"/>
        </w:rPr>
      </w:pPr>
    </w:p>
    <w:p w14:paraId="1BF93041" w14:textId="41BCFE03" w:rsidR="00B5300F" w:rsidRDefault="00B5300F">
      <w:pPr>
        <w:spacing w:after="160" w:line="259" w:lineRule="auto"/>
        <w:jc w:val="left"/>
        <w:rPr>
          <w:lang w:val="pt-BR"/>
        </w:rPr>
      </w:pPr>
    </w:p>
    <w:p w14:paraId="0A698F1C" w14:textId="0EA3ECBB" w:rsidR="00B5300F" w:rsidRDefault="00B5300F">
      <w:pPr>
        <w:spacing w:after="160" w:line="259" w:lineRule="auto"/>
        <w:jc w:val="left"/>
        <w:rPr>
          <w:lang w:val="pt-BR"/>
        </w:rPr>
      </w:pPr>
    </w:p>
    <w:p w14:paraId="41BD8751" w14:textId="1EFD0FE9" w:rsidR="00B5300F" w:rsidRDefault="00B5300F">
      <w:pPr>
        <w:spacing w:after="160" w:line="259" w:lineRule="auto"/>
        <w:jc w:val="left"/>
        <w:rPr>
          <w:lang w:val="pt-BR"/>
        </w:rPr>
      </w:pPr>
    </w:p>
    <w:p w14:paraId="6D581D2E" w14:textId="68646F1C" w:rsidR="00B5300F" w:rsidRDefault="00B5300F">
      <w:pPr>
        <w:spacing w:after="160" w:line="259" w:lineRule="auto"/>
        <w:jc w:val="left"/>
        <w:rPr>
          <w:lang w:val="pt-BR"/>
        </w:rPr>
      </w:pPr>
    </w:p>
    <w:p w14:paraId="700779AF" w14:textId="69D419B8" w:rsidR="00B5300F" w:rsidRDefault="00B5300F">
      <w:pPr>
        <w:spacing w:after="160" w:line="259" w:lineRule="auto"/>
        <w:jc w:val="left"/>
        <w:rPr>
          <w:lang w:val="pt-BR"/>
        </w:rPr>
      </w:pPr>
    </w:p>
    <w:p w14:paraId="08EB9E75" w14:textId="522AB696" w:rsidR="00B5300F" w:rsidRDefault="00B5300F">
      <w:pPr>
        <w:spacing w:after="160" w:line="259" w:lineRule="auto"/>
        <w:jc w:val="left"/>
        <w:rPr>
          <w:lang w:val="pt-BR"/>
        </w:rPr>
      </w:pPr>
    </w:p>
    <w:p w14:paraId="4BAB684A" w14:textId="09CCC9E2" w:rsidR="00B5300F" w:rsidRDefault="00B5300F">
      <w:pPr>
        <w:spacing w:after="160" w:line="259" w:lineRule="auto"/>
        <w:jc w:val="left"/>
        <w:rPr>
          <w:lang w:val="pt-BR"/>
        </w:rPr>
      </w:pPr>
    </w:p>
    <w:p w14:paraId="1069A544" w14:textId="3FF5E417" w:rsidR="00B5300F" w:rsidRDefault="00B5300F">
      <w:pPr>
        <w:spacing w:after="160" w:line="259" w:lineRule="auto"/>
        <w:jc w:val="left"/>
        <w:rPr>
          <w:lang w:val="pt-BR"/>
        </w:rPr>
      </w:pPr>
    </w:p>
    <w:p w14:paraId="573C1DA5" w14:textId="61E6D845" w:rsidR="00B5300F" w:rsidRPr="004A7D16" w:rsidRDefault="00B5300F">
      <w:pPr>
        <w:spacing w:after="160" w:line="259" w:lineRule="auto"/>
        <w:jc w:val="left"/>
        <w:rPr>
          <w:rFonts w:ascii="icon-large" w:hAnsi="icon-large"/>
          <w:i/>
          <w:iCs/>
          <w:szCs w:val="24"/>
          <w:lang w:val="pt-BR"/>
        </w:rPr>
      </w:pPr>
      <w:r w:rsidRPr="004A7D16">
        <w:rPr>
          <w:rFonts w:ascii="icon-large" w:hAnsi="icon-large"/>
          <w:i/>
          <w:iCs/>
          <w:szCs w:val="24"/>
          <w:lang w:val="pt-BR"/>
        </w:rPr>
        <w:t>Dedico este trabalho:</w:t>
      </w:r>
    </w:p>
    <w:p w14:paraId="2BD40E6F" w14:textId="7C728B97" w:rsidR="00B931BE" w:rsidRPr="000F3E56" w:rsidRDefault="00B5300F" w:rsidP="00804D3D">
      <w:pPr>
        <w:spacing w:after="160" w:line="360" w:lineRule="auto"/>
        <w:rPr>
          <w:rFonts w:ascii="icon-large" w:hAnsi="icon-large"/>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m</w:t>
      </w:r>
      <w:r w:rsidRPr="000F3E56">
        <w:rPr>
          <w:rFonts w:ascii="Cambria" w:hAnsi="Cambria" w:cs="Cambria"/>
          <w:i/>
          <w:iCs/>
          <w:szCs w:val="24"/>
          <w:lang w:val="pt-BR"/>
        </w:rPr>
        <w:t>ã</w:t>
      </w:r>
      <w:r w:rsidRPr="000F3E56">
        <w:rPr>
          <w:rFonts w:ascii="icon-large" w:hAnsi="icon-large"/>
          <w:i/>
          <w:iCs/>
          <w:szCs w:val="24"/>
          <w:lang w:val="pt-BR"/>
        </w:rPr>
        <w:t>e Cleide e ao meu pai Israel</w:t>
      </w:r>
      <w:r w:rsidR="006247B5" w:rsidRPr="000F3E56">
        <w:rPr>
          <w:rFonts w:ascii="icon-large" w:hAnsi="icon-large"/>
          <w:i/>
          <w:iCs/>
          <w:szCs w:val="24"/>
          <w:lang w:val="pt-BR"/>
        </w:rPr>
        <w:t>, que sempre trabalharam para que nada faltasse para mim e minhas irm</w:t>
      </w:r>
      <w:r w:rsidR="006247B5" w:rsidRPr="000F3E56">
        <w:rPr>
          <w:rFonts w:ascii="Cambria" w:hAnsi="Cambria" w:cs="Cambria"/>
          <w:i/>
          <w:iCs/>
          <w:szCs w:val="24"/>
          <w:lang w:val="pt-BR"/>
        </w:rPr>
        <w:t>ã</w:t>
      </w:r>
      <w:r w:rsidR="006247B5" w:rsidRPr="000F3E56">
        <w:rPr>
          <w:rFonts w:ascii="icon-large" w:hAnsi="icon-large"/>
          <w:i/>
          <w:iCs/>
          <w:szCs w:val="24"/>
          <w:lang w:val="pt-BR"/>
        </w:rPr>
        <w:t>s, e desde</w:t>
      </w:r>
      <w:r w:rsidR="007E7642" w:rsidRPr="000F3E56">
        <w:rPr>
          <w:rFonts w:ascii="icon-large" w:hAnsi="icon-large"/>
          <w:i/>
          <w:iCs/>
          <w:szCs w:val="24"/>
          <w:lang w:val="pt-BR"/>
        </w:rPr>
        <w:t xml:space="preserve"> cedo </w:t>
      </w:r>
      <w:r w:rsidR="006247B5" w:rsidRPr="000F3E56">
        <w:rPr>
          <w:rFonts w:ascii="icon-large" w:hAnsi="icon-large"/>
          <w:i/>
          <w:iCs/>
          <w:szCs w:val="24"/>
          <w:lang w:val="pt-BR"/>
        </w:rPr>
        <w:t>me ensinaram que a educa</w:t>
      </w:r>
      <w:r w:rsidR="006247B5" w:rsidRPr="000F3E56">
        <w:rPr>
          <w:rFonts w:ascii="Cambria" w:hAnsi="Cambria" w:cs="Cambria"/>
          <w:i/>
          <w:iCs/>
          <w:szCs w:val="24"/>
          <w:lang w:val="pt-BR"/>
        </w:rPr>
        <w:t>çã</w:t>
      </w:r>
      <w:r w:rsidR="006247B5" w:rsidRPr="000F3E56">
        <w:rPr>
          <w:rFonts w:ascii="icon-large" w:hAnsi="icon-large"/>
          <w:i/>
          <w:iCs/>
          <w:szCs w:val="24"/>
          <w:lang w:val="pt-BR"/>
        </w:rPr>
        <w:t>o era o caminho libertador</w:t>
      </w:r>
      <w:r w:rsidR="007E7642" w:rsidRPr="000F3E56">
        <w:rPr>
          <w:rFonts w:ascii="icon-large" w:hAnsi="icon-large"/>
          <w:i/>
          <w:iCs/>
          <w:szCs w:val="24"/>
          <w:lang w:val="pt-BR"/>
        </w:rPr>
        <w:t xml:space="preserve">, </w:t>
      </w:r>
      <w:r w:rsidR="00D009F2">
        <w:rPr>
          <w:rFonts w:ascii="Cambria" w:hAnsi="Cambria"/>
          <w:i/>
          <w:iCs/>
          <w:szCs w:val="24"/>
          <w:lang w:val="pt-BR"/>
        </w:rPr>
        <w:t>proporcionando-me</w:t>
      </w:r>
      <w:r w:rsidR="007E7642" w:rsidRPr="000F3E56">
        <w:rPr>
          <w:rFonts w:ascii="icon-large" w:hAnsi="icon-large"/>
          <w:i/>
          <w:iCs/>
          <w:szCs w:val="24"/>
          <w:lang w:val="pt-BR"/>
        </w:rPr>
        <w:t xml:space="preserve"> a oportunidade de construir um futuro melhor</w:t>
      </w:r>
      <w:r w:rsidR="00733038" w:rsidRPr="000F3E56">
        <w:rPr>
          <w:rFonts w:ascii="icon-large" w:hAnsi="icon-large"/>
          <w:i/>
          <w:iCs/>
          <w:szCs w:val="24"/>
          <w:lang w:val="pt-BR"/>
        </w:rPr>
        <w:t>.</w:t>
      </w:r>
    </w:p>
    <w:p w14:paraId="23249310" w14:textId="30AAD05A" w:rsidR="001011B9" w:rsidRPr="00EE0CDF" w:rsidRDefault="00B931BE" w:rsidP="00804D3D">
      <w:pPr>
        <w:spacing w:after="160" w:line="360" w:lineRule="auto"/>
        <w:rPr>
          <w:rFonts w:ascii="Cambria" w:hAnsi="Cambria"/>
          <w:i/>
          <w:iCs/>
          <w:szCs w:val="24"/>
          <w:lang w:val="pt-BR"/>
        </w:rPr>
      </w:pPr>
      <w:r w:rsidRPr="000F3E56">
        <w:rPr>
          <w:rFonts w:ascii="Cambria" w:hAnsi="Cambria" w:cs="Cambria"/>
          <w:i/>
          <w:iCs/>
          <w:szCs w:val="24"/>
          <w:lang w:val="pt-BR"/>
        </w:rPr>
        <w:t>À</w:t>
      </w:r>
      <w:r w:rsidRPr="000F3E56">
        <w:rPr>
          <w:rFonts w:ascii="icon-large" w:hAnsi="icon-large"/>
          <w:i/>
          <w:iCs/>
          <w:szCs w:val="24"/>
          <w:lang w:val="pt-BR"/>
        </w:rPr>
        <w:t xml:space="preserve"> minha amada namorada e companheira Rafaela</w:t>
      </w:r>
      <w:r w:rsidR="007E7642" w:rsidRPr="000F3E56">
        <w:rPr>
          <w:rFonts w:ascii="icon-large" w:hAnsi="icon-large"/>
          <w:i/>
          <w:iCs/>
          <w:szCs w:val="24"/>
          <w:lang w:val="pt-BR"/>
        </w:rPr>
        <w:t xml:space="preserve"> </w:t>
      </w:r>
      <w:r w:rsidR="008C23DB" w:rsidRPr="000F3E56">
        <w:rPr>
          <w:rFonts w:ascii="icon-large" w:hAnsi="icon-large"/>
          <w:i/>
          <w:iCs/>
          <w:szCs w:val="24"/>
          <w:lang w:val="pt-BR"/>
        </w:rPr>
        <w:t>pelo amor incondicional e</w:t>
      </w:r>
      <w:r w:rsidR="00EE0CDF">
        <w:rPr>
          <w:rFonts w:ascii="icon-large" w:hAnsi="icon-large"/>
          <w:i/>
          <w:iCs/>
          <w:szCs w:val="24"/>
          <w:lang w:val="pt-BR"/>
        </w:rPr>
        <w:t xml:space="preserve"> </w:t>
      </w:r>
      <w:r w:rsidR="00EE0CDF">
        <w:rPr>
          <w:rFonts w:ascii="Cambria" w:hAnsi="Cambria"/>
          <w:i/>
          <w:iCs/>
          <w:szCs w:val="24"/>
          <w:lang w:val="pt-BR"/>
        </w:rPr>
        <w:t xml:space="preserve">todo apoio e carinho </w:t>
      </w:r>
      <w:r w:rsidR="003E1637">
        <w:rPr>
          <w:rFonts w:ascii="Cambria" w:hAnsi="Cambria"/>
          <w:i/>
          <w:iCs/>
          <w:szCs w:val="24"/>
          <w:lang w:val="pt-BR"/>
        </w:rPr>
        <w:t>que encontro em seus abraços.</w:t>
      </w:r>
    </w:p>
    <w:p w14:paraId="3B3659D1" w14:textId="55E27DD8" w:rsidR="00B931BE" w:rsidRPr="00550719" w:rsidRDefault="00B931BE" w:rsidP="00804D3D">
      <w:pPr>
        <w:spacing w:after="160" w:line="360" w:lineRule="auto"/>
        <w:rPr>
          <w:rFonts w:ascii="Cambria" w:hAnsi="Cambria"/>
          <w:i/>
          <w:iCs/>
          <w:szCs w:val="24"/>
          <w:lang w:val="pt-BR"/>
        </w:rPr>
      </w:pPr>
      <w:r w:rsidRPr="000F3E56">
        <w:rPr>
          <w:rFonts w:ascii="icon-large" w:hAnsi="icon-large"/>
          <w:i/>
          <w:iCs/>
          <w:szCs w:val="24"/>
          <w:lang w:val="pt-BR"/>
        </w:rPr>
        <w:t>Aos meus amigos</w:t>
      </w:r>
      <w:r w:rsidR="00C645BB">
        <w:rPr>
          <w:rFonts w:ascii="Cambria" w:hAnsi="Cambria"/>
          <w:i/>
          <w:iCs/>
          <w:szCs w:val="24"/>
          <w:lang w:val="pt-BR"/>
        </w:rPr>
        <w:t>, tanto os que estiveram presentes durante</w:t>
      </w:r>
      <w:r w:rsidR="006342BF">
        <w:rPr>
          <w:rFonts w:ascii="Cambria" w:hAnsi="Cambria"/>
          <w:i/>
          <w:iCs/>
          <w:szCs w:val="24"/>
          <w:lang w:val="pt-BR"/>
        </w:rPr>
        <w:t xml:space="preserve"> as</w:t>
      </w:r>
      <w:r w:rsidR="008C23DB" w:rsidRPr="000F3E56">
        <w:rPr>
          <w:rFonts w:ascii="icon-large" w:hAnsi="icon-large"/>
          <w:i/>
          <w:iCs/>
          <w:szCs w:val="24"/>
          <w:lang w:val="pt-BR"/>
        </w:rPr>
        <w:t xml:space="preserve"> incont</w:t>
      </w:r>
      <w:r w:rsidR="008C23DB" w:rsidRPr="000F3E56">
        <w:rPr>
          <w:rFonts w:ascii="Cambria" w:hAnsi="Cambria" w:cs="Cambria"/>
          <w:i/>
          <w:iCs/>
          <w:szCs w:val="24"/>
          <w:lang w:val="pt-BR"/>
        </w:rPr>
        <w:t>á</w:t>
      </w:r>
      <w:r w:rsidR="008C23DB" w:rsidRPr="000F3E56">
        <w:rPr>
          <w:rFonts w:ascii="icon-large" w:hAnsi="icon-large"/>
          <w:i/>
          <w:iCs/>
          <w:szCs w:val="24"/>
          <w:lang w:val="pt-BR"/>
        </w:rPr>
        <w:t xml:space="preserve">veis </w:t>
      </w:r>
      <w:r w:rsidR="003E1637">
        <w:rPr>
          <w:rFonts w:ascii="Cambria" w:hAnsi="Cambria"/>
          <w:i/>
          <w:iCs/>
          <w:szCs w:val="24"/>
          <w:lang w:val="pt-BR"/>
        </w:rPr>
        <w:t>horas de estudos</w:t>
      </w:r>
      <w:r w:rsidR="0076799E">
        <w:rPr>
          <w:rFonts w:ascii="Cambria" w:hAnsi="Cambria"/>
          <w:i/>
          <w:iCs/>
          <w:szCs w:val="24"/>
          <w:lang w:val="pt-BR"/>
        </w:rPr>
        <w:t xml:space="preserve"> </w:t>
      </w:r>
      <w:r w:rsidR="00ED477F">
        <w:rPr>
          <w:rFonts w:ascii="Cambria" w:hAnsi="Cambria"/>
          <w:i/>
          <w:iCs/>
          <w:szCs w:val="24"/>
          <w:lang w:val="pt-BR"/>
        </w:rPr>
        <w:t xml:space="preserve">ao </w:t>
      </w:r>
      <w:r w:rsidR="008C23DB" w:rsidRPr="000F3E56">
        <w:rPr>
          <w:rFonts w:ascii="icon-large" w:hAnsi="icon-large"/>
          <w:i/>
          <w:iCs/>
          <w:szCs w:val="24"/>
          <w:lang w:val="pt-BR"/>
        </w:rPr>
        <w:t>longo d</w:t>
      </w:r>
      <w:r w:rsidR="006342BF">
        <w:rPr>
          <w:rFonts w:ascii="Cambria" w:hAnsi="Cambria"/>
          <w:i/>
          <w:iCs/>
          <w:szCs w:val="24"/>
          <w:lang w:val="pt-BR"/>
        </w:rPr>
        <w:t>est</w:t>
      </w:r>
      <w:r w:rsidR="008C23DB" w:rsidRPr="000F3E56">
        <w:rPr>
          <w:rFonts w:ascii="icon-large" w:hAnsi="icon-large"/>
          <w:i/>
          <w:iCs/>
          <w:szCs w:val="24"/>
          <w:lang w:val="pt-BR"/>
        </w:rPr>
        <w:t>a gradua</w:t>
      </w:r>
      <w:r w:rsidR="008C23DB" w:rsidRPr="000F3E56">
        <w:rPr>
          <w:rFonts w:ascii="Cambria" w:hAnsi="Cambria" w:cs="Cambria"/>
          <w:i/>
          <w:iCs/>
          <w:szCs w:val="24"/>
          <w:lang w:val="pt-BR"/>
        </w:rPr>
        <w:t>çã</w:t>
      </w:r>
      <w:r w:rsidR="008C23DB" w:rsidRPr="000F3E56">
        <w:rPr>
          <w:rFonts w:ascii="icon-large" w:hAnsi="icon-large"/>
          <w:i/>
          <w:iCs/>
          <w:szCs w:val="24"/>
          <w:lang w:val="pt-BR"/>
        </w:rPr>
        <w:t xml:space="preserve">o, </w:t>
      </w:r>
      <w:r w:rsidR="00804D3D">
        <w:rPr>
          <w:rFonts w:ascii="Cambria" w:hAnsi="Cambria"/>
          <w:i/>
          <w:iCs/>
          <w:szCs w:val="24"/>
          <w:lang w:val="pt-BR"/>
        </w:rPr>
        <w:t>quanto aqueles</w:t>
      </w:r>
      <w:r w:rsidR="000F3E56" w:rsidRPr="000F3E56">
        <w:rPr>
          <w:rFonts w:ascii="icon-large" w:hAnsi="icon-large"/>
          <w:i/>
          <w:iCs/>
          <w:szCs w:val="24"/>
          <w:lang w:val="pt-BR"/>
        </w:rPr>
        <w:t xml:space="preserve"> que </w:t>
      </w:r>
      <w:r w:rsidR="00550719">
        <w:rPr>
          <w:rFonts w:ascii="Cambria" w:hAnsi="Cambria"/>
          <w:i/>
          <w:iCs/>
          <w:szCs w:val="24"/>
          <w:lang w:val="pt-BR"/>
        </w:rPr>
        <w:t xml:space="preserve">deixei de compartilhar bons momentos nestes últimos anos. </w:t>
      </w:r>
    </w:p>
    <w:p w14:paraId="3E04A825" w14:textId="6A44AEEB" w:rsidR="002C7571" w:rsidRPr="003725B0" w:rsidRDefault="002C7571" w:rsidP="003725B0">
      <w:pPr>
        <w:pStyle w:val="BodyText"/>
        <w:jc w:val="center"/>
        <w:rPr>
          <w:b/>
          <w:bCs/>
          <w:sz w:val="28"/>
          <w:szCs w:val="28"/>
        </w:rPr>
      </w:pPr>
      <w:r w:rsidRPr="003725B0">
        <w:rPr>
          <w:b/>
          <w:bCs/>
          <w:sz w:val="40"/>
          <w:szCs w:val="40"/>
        </w:rPr>
        <w:br w:type="page"/>
      </w:r>
      <w:r w:rsidRPr="003725B0">
        <w:rPr>
          <w:b/>
          <w:bCs/>
          <w:sz w:val="28"/>
          <w:szCs w:val="28"/>
        </w:rPr>
        <w:lastRenderedPageBreak/>
        <w:t>AGRADECIMENTOS</w:t>
      </w:r>
    </w:p>
    <w:p w14:paraId="792479D0" w14:textId="498499A7" w:rsidR="006624B4" w:rsidRPr="00206DC0" w:rsidRDefault="001D473B" w:rsidP="00ED477F">
      <w:pPr>
        <w:spacing w:before="240" w:after="160"/>
        <w:rPr>
          <w:lang w:val="pt-BR"/>
        </w:rPr>
      </w:pPr>
      <w:r>
        <w:rPr>
          <w:lang w:val="pt-BR"/>
        </w:rPr>
        <w:t xml:space="preserve">Agradeço ao </w:t>
      </w:r>
      <w:r w:rsidR="006624B4">
        <w:rPr>
          <w:lang w:val="pt-BR"/>
        </w:rPr>
        <w:t>Prof.° Dr. Cristiano Gallep,</w:t>
      </w:r>
      <w:r w:rsidR="008E41E0">
        <w:rPr>
          <w:lang w:val="pt-BR"/>
        </w:rPr>
        <w:t xml:space="preserve"> </w:t>
      </w:r>
      <w:r>
        <w:rPr>
          <w:lang w:val="pt-BR"/>
        </w:rPr>
        <w:t xml:space="preserve">por </w:t>
      </w:r>
      <w:r w:rsidR="00C917D7">
        <w:rPr>
          <w:lang w:val="pt-BR"/>
        </w:rPr>
        <w:t xml:space="preserve">ter sido </w:t>
      </w:r>
      <w:r>
        <w:rPr>
          <w:lang w:val="pt-BR"/>
        </w:rPr>
        <w:t>meu mentor e orientador durante três anos da graduação</w:t>
      </w:r>
      <w:r w:rsidR="00993A70">
        <w:rPr>
          <w:lang w:val="pt-BR"/>
        </w:rPr>
        <w:t>. A</w:t>
      </w:r>
      <w:r w:rsidR="00C917D7">
        <w:rPr>
          <w:lang w:val="pt-BR"/>
        </w:rPr>
        <w:t xml:space="preserve">lém de um ser um bom professor, sua visão de mundo e determinação em fazer as coisas acontecerem foram realmente instigantes. Também agradeço aos </w:t>
      </w:r>
      <w:r w:rsidR="00206DC0">
        <w:rPr>
          <w:lang w:val="pt-BR"/>
        </w:rPr>
        <w:t>membros do Laboratório de Fotônica Aplicada (LaFA)</w:t>
      </w:r>
      <w:r w:rsidR="007C135B">
        <w:rPr>
          <w:lang w:val="pt-BR"/>
        </w:rPr>
        <w:t xml:space="preserve"> que contribuíram para a realização deste trabalho: Sr. João, Daniel Vaz</w:t>
      </w:r>
      <w:r w:rsidR="00993A70">
        <w:rPr>
          <w:lang w:val="pt-BR"/>
        </w:rPr>
        <w:t xml:space="preserve"> e</w:t>
      </w:r>
      <w:r w:rsidR="007C135B">
        <w:rPr>
          <w:lang w:val="pt-BR"/>
        </w:rPr>
        <w:t xml:space="preserve"> Rafaela Nogueira.</w:t>
      </w:r>
    </w:p>
    <w:p w14:paraId="43A30FBF" w14:textId="4A9C260A" w:rsidR="006624B4" w:rsidRDefault="006624B4" w:rsidP="00152427">
      <w:pPr>
        <w:spacing w:after="160"/>
        <w:rPr>
          <w:lang w:val="pt-BR"/>
        </w:rPr>
      </w:pPr>
      <w:r>
        <w:rPr>
          <w:lang w:val="pt-BR"/>
        </w:rPr>
        <w:t>A</w:t>
      </w:r>
      <w:r w:rsidR="00993A70">
        <w:rPr>
          <w:lang w:val="pt-BR"/>
        </w:rPr>
        <w:t xml:space="preserve">gradeço ao Prof.° Dr. </w:t>
      </w:r>
      <w:r>
        <w:rPr>
          <w:lang w:val="pt-BR"/>
        </w:rPr>
        <w:t>Luís Fernando de Ávila</w:t>
      </w:r>
      <w:r w:rsidR="00993A70">
        <w:rPr>
          <w:lang w:val="pt-BR"/>
        </w:rPr>
        <w:t xml:space="preserve">, </w:t>
      </w:r>
      <w:r w:rsidR="003D67A6">
        <w:rPr>
          <w:lang w:val="pt-BR"/>
        </w:rPr>
        <w:t>excelente educador, que mesmo enfrentando adversidades</w:t>
      </w:r>
      <w:r w:rsidR="00350266">
        <w:rPr>
          <w:lang w:val="pt-BR"/>
        </w:rPr>
        <w:t xml:space="preserve"> pessoais</w:t>
      </w:r>
      <w:r w:rsidR="003D67A6">
        <w:rPr>
          <w:lang w:val="pt-BR"/>
        </w:rPr>
        <w:t xml:space="preserve">, se dispôs </w:t>
      </w:r>
      <w:r w:rsidR="00152427">
        <w:rPr>
          <w:lang w:val="pt-BR"/>
        </w:rPr>
        <w:t>a</w:t>
      </w:r>
      <w:r w:rsidR="003D67A6">
        <w:rPr>
          <w:lang w:val="pt-BR"/>
        </w:rPr>
        <w:t xml:space="preserve"> me orientar nesta etapa final da minha graduação.</w:t>
      </w:r>
    </w:p>
    <w:p w14:paraId="781DA2CE" w14:textId="5A677E23" w:rsidR="00F06966" w:rsidRDefault="006624B4" w:rsidP="00152427">
      <w:pPr>
        <w:spacing w:after="160"/>
        <w:rPr>
          <w:lang w:val="pt-BR"/>
        </w:rPr>
      </w:pPr>
      <w:r>
        <w:rPr>
          <w:lang w:val="pt-BR"/>
        </w:rPr>
        <w:t>A</w:t>
      </w:r>
      <w:r w:rsidR="00F06966">
        <w:rPr>
          <w:lang w:val="pt-BR"/>
        </w:rPr>
        <w:t>gradeço ao meu</w:t>
      </w:r>
      <w:r>
        <w:rPr>
          <w:lang w:val="pt-BR"/>
        </w:rPr>
        <w:t xml:space="preserve"> </w:t>
      </w:r>
      <w:r w:rsidR="00F06966">
        <w:rPr>
          <w:lang w:val="pt-BR"/>
        </w:rPr>
        <w:t xml:space="preserve">amigo e colega de turma </w:t>
      </w:r>
      <w:r>
        <w:rPr>
          <w:lang w:val="pt-BR"/>
        </w:rPr>
        <w:t>Guilherme Paulino</w:t>
      </w:r>
      <w:r w:rsidR="00F06966">
        <w:rPr>
          <w:lang w:val="pt-BR"/>
        </w:rPr>
        <w:t xml:space="preserve">, </w:t>
      </w:r>
      <w:r w:rsidR="00804D3D">
        <w:rPr>
          <w:lang w:val="pt-BR"/>
        </w:rPr>
        <w:t>pela ajuda e dedicação no desenvolvimento deste trabalho,</w:t>
      </w:r>
      <w:r w:rsidR="00F06966">
        <w:rPr>
          <w:lang w:val="pt-BR"/>
        </w:rPr>
        <w:t xml:space="preserve"> e por compartilhar tantos ensinamentos, sempre com boa vontade e paciência. </w:t>
      </w:r>
      <w:r w:rsidR="009931B3">
        <w:rPr>
          <w:lang w:val="pt-BR"/>
        </w:rPr>
        <w:t xml:space="preserve">Sou eternamente grato pela oportunidade que me deu de hoje ser estagiário na empresa em que trabalhamos juntos, </w:t>
      </w:r>
      <w:proofErr w:type="spellStart"/>
      <w:r w:rsidR="009931B3">
        <w:rPr>
          <w:lang w:val="pt-BR"/>
        </w:rPr>
        <w:t>Pi</w:t>
      </w:r>
      <w:proofErr w:type="spellEnd"/>
      <w:r w:rsidR="009931B3">
        <w:rPr>
          <w:lang w:val="pt-BR"/>
        </w:rPr>
        <w:t xml:space="preserve"> Tecnologia, à qual </w:t>
      </w:r>
      <w:r w:rsidR="00B83A00">
        <w:rPr>
          <w:lang w:val="pt-BR"/>
        </w:rPr>
        <w:t xml:space="preserve">tenho </w:t>
      </w:r>
      <w:r w:rsidR="00D009F2">
        <w:rPr>
          <w:lang w:val="pt-BR"/>
        </w:rPr>
        <w:t xml:space="preserve">grande </w:t>
      </w:r>
      <w:r w:rsidR="00B83A00">
        <w:rPr>
          <w:lang w:val="pt-BR"/>
        </w:rPr>
        <w:t>satisfação em fazer parte</w:t>
      </w:r>
      <w:r w:rsidR="002046B3">
        <w:rPr>
          <w:lang w:val="pt-BR"/>
        </w:rPr>
        <w:t>.</w:t>
      </w:r>
    </w:p>
    <w:p w14:paraId="40D4AC8E" w14:textId="3ED1BF7D" w:rsidR="002046B3" w:rsidRDefault="002046B3" w:rsidP="00152427">
      <w:pPr>
        <w:spacing w:after="160"/>
        <w:rPr>
          <w:lang w:val="pt-BR"/>
        </w:rPr>
      </w:pPr>
      <w:r>
        <w:rPr>
          <w:lang w:val="pt-BR"/>
        </w:rPr>
        <w:t xml:space="preserve">Agradeço à minha família, </w:t>
      </w:r>
      <w:r w:rsidR="00804D3D">
        <w:rPr>
          <w:lang w:val="pt-BR"/>
        </w:rPr>
        <w:t>fonte de amor e inspiração.</w:t>
      </w:r>
      <w:r w:rsidR="00F847FA">
        <w:rPr>
          <w:lang w:val="pt-BR"/>
        </w:rPr>
        <w:t xml:space="preserve"> Também agradeço à Deus, pela minha v</w:t>
      </w:r>
      <w:r w:rsidR="008F1FAE">
        <w:rPr>
          <w:lang w:val="pt-BR"/>
        </w:rPr>
        <w:t>ida, saúde e tudo que conquistei até aqui.</w:t>
      </w:r>
    </w:p>
    <w:p w14:paraId="7DCBC506" w14:textId="5562AD88" w:rsidR="006624B4" w:rsidRDefault="006624B4">
      <w:pPr>
        <w:spacing w:after="160" w:line="259" w:lineRule="auto"/>
        <w:jc w:val="left"/>
        <w:rPr>
          <w:lang w:val="pt-BR"/>
        </w:rPr>
      </w:pPr>
      <w:r>
        <w:rPr>
          <w:lang w:val="pt-BR"/>
        </w:rPr>
        <w:br w:type="page"/>
      </w:r>
    </w:p>
    <w:p w14:paraId="4E543501" w14:textId="47525E9E" w:rsidR="009F1683" w:rsidRPr="006624B4" w:rsidRDefault="009F1683" w:rsidP="00332DF6">
      <w:pPr>
        <w:pStyle w:val="Title"/>
      </w:pPr>
      <w:r w:rsidRPr="006624B4">
        <w:lastRenderedPageBreak/>
        <w:t>RESUMO</w:t>
      </w:r>
    </w:p>
    <w:p w14:paraId="7D1E1D73" w14:textId="328B8AEE" w:rsidR="001F22CA" w:rsidRPr="001F22CA" w:rsidRDefault="001F22CA" w:rsidP="00350266">
      <w:pPr>
        <w:spacing w:before="0" w:after="0"/>
        <w:rPr>
          <w:color w:val="000000"/>
          <w:lang w:val="pt-BR"/>
        </w:rPr>
      </w:pPr>
      <w:commentRangeStart w:id="2"/>
      <w:r w:rsidRPr="001F22CA">
        <w:rPr>
          <w:color w:val="000000"/>
          <w:lang w:val="pt-BR"/>
        </w:rPr>
        <w:t xml:space="preserve">Graças aos avanços tecnológicos da eletrônica, computação e fotônica, a </w:t>
      </w:r>
      <w:proofErr w:type="spellStart"/>
      <w:r w:rsidRPr="001F22CA">
        <w:rPr>
          <w:color w:val="000000"/>
          <w:lang w:val="pt-BR"/>
        </w:rPr>
        <w:t>biofotônica</w:t>
      </w:r>
      <w:proofErr w:type="spellEnd"/>
      <w:r w:rsidRPr="001F22CA">
        <w:rPr>
          <w:color w:val="000000"/>
          <w:lang w:val="pt-BR"/>
        </w:rPr>
        <w:t xml:space="preserve"> (ciência que trata das interações entre os organismos vivos e a luz) se tornou objeto de estudo para diversas aplicações, como biomedicina, espectroscopia, biotecnologia, medicina nuclear, construção d</w:t>
      </w:r>
      <w:r w:rsidR="0086430E">
        <w:rPr>
          <w:color w:val="000000"/>
          <w:lang w:val="pt-BR"/>
        </w:rPr>
        <w:t>e</w:t>
      </w:r>
      <w:r w:rsidRPr="001F22CA">
        <w:rPr>
          <w:color w:val="000000"/>
          <w:lang w:val="pt-BR"/>
        </w:rPr>
        <w:t xml:space="preserve"> gama câmaras.</w:t>
      </w:r>
    </w:p>
    <w:p w14:paraId="0CA1A712" w14:textId="19BA6C77" w:rsidR="001F22CA" w:rsidRPr="001F22CA" w:rsidRDefault="001F22CA" w:rsidP="00350266">
      <w:pPr>
        <w:spacing w:before="0" w:after="0"/>
        <w:rPr>
          <w:color w:val="000000"/>
          <w:lang w:val="pt-BR"/>
        </w:rPr>
      </w:pPr>
      <w:r w:rsidRPr="001F22CA">
        <w:rPr>
          <w:color w:val="000000"/>
          <w:lang w:val="pt-BR"/>
        </w:rPr>
        <w:t xml:space="preserve">As Válvulas fotomultiplicadoras são dispositivos mais viáveis em sua relação custo/benefício para detecção de luz de intensidade ultra fraca, sendo em geral muito utilizada na construção de câmaras escuras para pesquisas e testes com micro-organismos diversos. No Laboratório de Fotônica Aplicada - LaFA (Faculdade de Tecnologia - UNICAMP), a detecção de emissão de luz </w:t>
      </w:r>
      <w:proofErr w:type="spellStart"/>
      <w:r w:rsidRPr="001F22CA">
        <w:rPr>
          <w:color w:val="000000"/>
          <w:lang w:val="pt-BR"/>
        </w:rPr>
        <w:t>ultra-fraca</w:t>
      </w:r>
      <w:proofErr w:type="spellEnd"/>
      <w:r w:rsidRPr="001F22CA">
        <w:rPr>
          <w:color w:val="000000"/>
          <w:lang w:val="pt-BR"/>
        </w:rPr>
        <w:t xml:space="preserve"> em sementes tem sido explorada em estudos toxicológicos e </w:t>
      </w:r>
      <w:proofErr w:type="spellStart"/>
      <w:r w:rsidRPr="001F22CA">
        <w:rPr>
          <w:color w:val="000000"/>
          <w:lang w:val="pt-BR"/>
        </w:rPr>
        <w:t>cronobiológicos</w:t>
      </w:r>
      <w:proofErr w:type="spellEnd"/>
      <w:r w:rsidRPr="001F22CA">
        <w:rPr>
          <w:color w:val="000000"/>
          <w:lang w:val="pt-BR"/>
        </w:rPr>
        <w:t xml:space="preserve">, utilizando as </w:t>
      </w:r>
      <w:proofErr w:type="spellStart"/>
      <w:r w:rsidRPr="001F22CA">
        <w:rPr>
          <w:color w:val="000000"/>
          <w:lang w:val="pt-BR"/>
        </w:rPr>
        <w:t>PMT’s</w:t>
      </w:r>
      <w:proofErr w:type="spellEnd"/>
      <w:r w:rsidRPr="001F22CA">
        <w:rPr>
          <w:color w:val="000000"/>
          <w:lang w:val="pt-BR"/>
        </w:rPr>
        <w:t xml:space="preserve"> para detecção de luz</w:t>
      </w:r>
      <w:r w:rsidR="0087649F">
        <w:rPr>
          <w:color w:val="000000"/>
          <w:lang w:val="pt-BR"/>
        </w:rPr>
        <w:t xml:space="preserve"> neste espectro</w:t>
      </w:r>
      <w:r w:rsidRPr="001F22CA">
        <w:rPr>
          <w:color w:val="000000"/>
          <w:lang w:val="pt-BR"/>
        </w:rPr>
        <w:t>.</w:t>
      </w:r>
    </w:p>
    <w:p w14:paraId="754C61AB" w14:textId="77777777" w:rsidR="001F22CA" w:rsidRPr="001F22CA" w:rsidRDefault="001F22CA" w:rsidP="00350266">
      <w:pPr>
        <w:spacing w:before="0" w:after="0"/>
        <w:rPr>
          <w:color w:val="000000"/>
          <w:lang w:val="pt-BR"/>
        </w:rPr>
      </w:pPr>
      <w:r w:rsidRPr="001F22CA">
        <w:rPr>
          <w:color w:val="000000"/>
          <w:lang w:val="pt-BR"/>
        </w:rPr>
        <w:t xml:space="preserve"> Através deste projeto, foi implementado um sistema digital com suporte para contagem de pulsos de até 8 canais independentes, utilizando para isso o FPGA Cyclone IV. Trabalhar utilizando </w:t>
      </w:r>
      <w:proofErr w:type="spellStart"/>
      <w:r w:rsidRPr="001F22CA">
        <w:rPr>
          <w:color w:val="000000"/>
          <w:lang w:val="pt-BR"/>
        </w:rPr>
        <w:t>FPGA’s</w:t>
      </w:r>
      <w:proofErr w:type="spellEnd"/>
      <w:r w:rsidRPr="001F22CA">
        <w:rPr>
          <w:color w:val="000000"/>
          <w:lang w:val="pt-BR"/>
        </w:rPr>
        <w:t xml:space="preserve"> apresentou-se como uma alternativa economicamente viável e de desempenho confiável, entregando boa precisão de contagem em taxas de até 100 MS/s. </w:t>
      </w:r>
    </w:p>
    <w:p w14:paraId="6C220ABC" w14:textId="77777777" w:rsidR="00495C4A" w:rsidRDefault="001F22CA" w:rsidP="00350266">
      <w:pPr>
        <w:spacing w:before="0" w:after="0"/>
        <w:rPr>
          <w:color w:val="000000"/>
          <w:lang w:val="pt-BR"/>
        </w:rPr>
      </w:pPr>
      <w:r w:rsidRPr="001F22CA">
        <w:rPr>
          <w:color w:val="000000"/>
          <w:lang w:val="pt-BR"/>
        </w:rPr>
        <w:t xml:space="preserve">O resultado deste projeto é uma unidade de contagem de pulsos batizada de “Multichannel Counting Unit (MCU)” implementada em uma placa de desenvolvimento educacional ALTERA DE2. A MCU toma como entrada 8 válvulas fotomultiplicadoras (PMTs), fotodetectores que enviam pulsos elétricos ao FPGA, onde são contados ao longo do tempo utilizando 8 contadores de 32 bits. </w:t>
      </w:r>
    </w:p>
    <w:p w14:paraId="6EE60072" w14:textId="08678B38" w:rsidR="009F1683" w:rsidRDefault="001F22CA" w:rsidP="00350266">
      <w:pPr>
        <w:spacing w:before="0" w:after="0"/>
        <w:rPr>
          <w:color w:val="000000"/>
          <w:lang w:val="pt-BR"/>
        </w:rPr>
      </w:pPr>
      <w:r w:rsidRPr="001F22CA">
        <w:rPr>
          <w:color w:val="000000"/>
          <w:lang w:val="pt-BR"/>
        </w:rPr>
        <w:t xml:space="preserve">Os dados são enviados da MCU para um computador hospedeiro via interface serial utilizando um conversor RS232-USB. Um script escrito em </w:t>
      </w:r>
      <w:proofErr w:type="spellStart"/>
      <w:r w:rsidRPr="001F22CA">
        <w:rPr>
          <w:color w:val="000000"/>
          <w:lang w:val="pt-BR"/>
        </w:rPr>
        <w:t>MatLab</w:t>
      </w:r>
      <w:proofErr w:type="spellEnd"/>
      <w:r w:rsidRPr="001F22CA">
        <w:rPr>
          <w:color w:val="000000"/>
          <w:lang w:val="pt-BR"/>
        </w:rPr>
        <w:t xml:space="preserve"> é responsável por ler e armazenar os valores de contagem enviados ao PC.</w:t>
      </w:r>
      <w:commentRangeEnd w:id="2"/>
      <w:r w:rsidR="00280992">
        <w:rPr>
          <w:rStyle w:val="CommentReference"/>
        </w:rPr>
        <w:commentReference w:id="2"/>
      </w:r>
    </w:p>
    <w:p w14:paraId="07548B96" w14:textId="781DAB2F" w:rsidR="00350266" w:rsidRPr="001F22CA" w:rsidRDefault="00350266" w:rsidP="00350266">
      <w:pPr>
        <w:spacing w:before="0" w:after="0"/>
        <w:rPr>
          <w:color w:val="000000"/>
          <w:lang w:val="pt-BR"/>
        </w:rPr>
      </w:pPr>
      <w:r>
        <w:rPr>
          <w:color w:val="000000"/>
          <w:lang w:val="pt-BR"/>
        </w:rPr>
        <w:t xml:space="preserve">Palavras chave: </w:t>
      </w:r>
    </w:p>
    <w:p w14:paraId="78A689A4" w14:textId="25C05CB5" w:rsidR="008C1111" w:rsidRDefault="009F1683" w:rsidP="00332DF6">
      <w:pPr>
        <w:pStyle w:val="Title"/>
      </w:pPr>
      <w:r>
        <w:lastRenderedPageBreak/>
        <w:t>ABTRACT</w:t>
      </w:r>
    </w:p>
    <w:p w14:paraId="3D728645" w14:textId="3A25AFB6" w:rsidR="002046B3" w:rsidRDefault="002046B3">
      <w:pPr>
        <w:spacing w:after="160" w:line="259" w:lineRule="auto"/>
        <w:jc w:val="left"/>
        <w:rPr>
          <w:szCs w:val="24"/>
          <w:lang w:val="pt-BR"/>
        </w:rPr>
      </w:pPr>
      <w:r>
        <w:rPr>
          <w:szCs w:val="24"/>
          <w:lang w:val="pt-BR"/>
        </w:rPr>
        <w:br w:type="page"/>
      </w:r>
    </w:p>
    <w:p w14:paraId="74D6559E" w14:textId="69554BBB" w:rsidR="008A2B52" w:rsidRPr="008A2B52" w:rsidDel="00C96F2B" w:rsidRDefault="008A2B52" w:rsidP="008A2B52">
      <w:pPr>
        <w:spacing w:after="160" w:line="259" w:lineRule="auto"/>
        <w:jc w:val="center"/>
        <w:rPr>
          <w:del w:id="3" w:author="Pedro Oliveira" w:date="2019-10-24T00:20:00Z"/>
          <w:b/>
          <w:bCs/>
          <w:sz w:val="28"/>
          <w:szCs w:val="28"/>
          <w:lang w:val="pt-BR"/>
        </w:rPr>
      </w:pPr>
      <w:del w:id="4" w:author="Pedro Oliveira" w:date="2019-10-24T00:20:00Z">
        <w:r w:rsidRPr="008A2B52" w:rsidDel="00C96F2B">
          <w:rPr>
            <w:b/>
            <w:bCs/>
            <w:sz w:val="28"/>
            <w:szCs w:val="28"/>
            <w:lang w:val="pt-BR"/>
          </w:rPr>
          <w:lastRenderedPageBreak/>
          <w:delText>SUMÁRIO</w:delText>
        </w:r>
      </w:del>
    </w:p>
    <w:customXmlInsRangeStart w:id="5" w:author="Pedro Oliveira" w:date="2019-10-24T00:19:00Z"/>
    <w:sdt>
      <w:sdtPr>
        <w:id w:val="207235663"/>
        <w:docPartObj>
          <w:docPartGallery w:val="Table of Contents"/>
          <w:docPartUnique/>
        </w:docPartObj>
      </w:sdtPr>
      <w:sdtEndPr>
        <w:rPr>
          <w:b/>
          <w:bCs/>
          <w:noProof/>
        </w:rPr>
      </w:sdtEndPr>
      <w:sdtContent>
        <w:customXmlInsRangeEnd w:id="5"/>
        <w:p w14:paraId="6B11469C" w14:textId="5F7AB68F" w:rsidR="00C96F2B" w:rsidRPr="00C96F2B" w:rsidRDefault="00C96F2B" w:rsidP="00C96F2B">
          <w:pPr>
            <w:spacing w:after="160" w:line="259" w:lineRule="auto"/>
            <w:jc w:val="center"/>
            <w:rPr>
              <w:ins w:id="6" w:author="Pedro Oliveira" w:date="2019-10-24T00:19:00Z"/>
              <w:b/>
              <w:bCs/>
              <w:sz w:val="28"/>
              <w:szCs w:val="28"/>
              <w:lang w:val="pt-BR"/>
              <w:rPrChange w:id="7" w:author="Pedro Oliveira" w:date="2019-10-24T00:20:00Z">
                <w:rPr>
                  <w:ins w:id="8" w:author="Pedro Oliveira" w:date="2019-10-24T00:19:00Z"/>
                </w:rPr>
              </w:rPrChange>
            </w:rPr>
            <w:pPrChange w:id="9" w:author="Pedro Oliveira" w:date="2019-10-24T00:20:00Z">
              <w:pPr>
                <w:pStyle w:val="TOCHeading"/>
              </w:pPr>
            </w:pPrChange>
          </w:pPr>
          <w:ins w:id="10" w:author="Pedro Oliveira" w:date="2019-10-24T00:20:00Z">
            <w:r w:rsidRPr="008A2B52">
              <w:rPr>
                <w:b/>
                <w:bCs/>
                <w:sz w:val="28"/>
                <w:szCs w:val="28"/>
                <w:lang w:val="pt-BR"/>
              </w:rPr>
              <w:t>SUMÁRIO</w:t>
            </w:r>
          </w:ins>
        </w:p>
        <w:p w14:paraId="73317736" w14:textId="1CE10698" w:rsidR="00C96F2B" w:rsidRDefault="00C96F2B" w:rsidP="009F0D6A">
          <w:pPr>
            <w:pStyle w:val="TOC1"/>
            <w:tabs>
              <w:tab w:val="left" w:pos="440"/>
              <w:tab w:val="right" w:leader="dot" w:pos="9061"/>
            </w:tabs>
            <w:spacing w:line="360" w:lineRule="auto"/>
            <w:rPr>
              <w:noProof/>
            </w:rPr>
          </w:pPr>
          <w:ins w:id="11" w:author="Pedro Oliveira" w:date="2019-10-24T00:19:00Z">
            <w:r>
              <w:fldChar w:fldCharType="begin"/>
            </w:r>
            <w:r>
              <w:instrText xml:space="preserve"> TOC \o "1-3" \h \z \u </w:instrText>
            </w:r>
            <w:r>
              <w:fldChar w:fldCharType="separate"/>
            </w:r>
          </w:ins>
          <w:hyperlink w:anchor="_Toc22768809" w:history="1">
            <w:r w:rsidRPr="00397100">
              <w:rPr>
                <w:rStyle w:val="Hyperlink"/>
                <w:noProof/>
              </w:rPr>
              <w:t>1</w:t>
            </w:r>
            <w:r>
              <w:rPr>
                <w:noProof/>
              </w:rPr>
              <w:tab/>
            </w:r>
            <w:r w:rsidRPr="00397100">
              <w:rPr>
                <w:rStyle w:val="Hyperlink"/>
                <w:noProof/>
              </w:rPr>
              <w:t>INTRODUÇÃO</w:t>
            </w:r>
            <w:r>
              <w:rPr>
                <w:noProof/>
                <w:webHidden/>
              </w:rPr>
              <w:tab/>
            </w:r>
            <w:r>
              <w:rPr>
                <w:noProof/>
                <w:webHidden/>
              </w:rPr>
              <w:fldChar w:fldCharType="begin"/>
            </w:r>
            <w:r>
              <w:rPr>
                <w:noProof/>
                <w:webHidden/>
              </w:rPr>
              <w:instrText xml:space="preserve"> PAGEREF _Toc22768809 \h </w:instrText>
            </w:r>
            <w:r>
              <w:rPr>
                <w:noProof/>
                <w:webHidden/>
              </w:rPr>
            </w:r>
            <w:r>
              <w:rPr>
                <w:noProof/>
                <w:webHidden/>
              </w:rPr>
              <w:fldChar w:fldCharType="separate"/>
            </w:r>
            <w:r w:rsidR="009F0D6A">
              <w:rPr>
                <w:noProof/>
                <w:webHidden/>
              </w:rPr>
              <w:t>12</w:t>
            </w:r>
            <w:r>
              <w:rPr>
                <w:noProof/>
                <w:webHidden/>
              </w:rPr>
              <w:fldChar w:fldCharType="end"/>
            </w:r>
          </w:hyperlink>
        </w:p>
        <w:p w14:paraId="4BB748A1" w14:textId="048477DB" w:rsidR="00C96F2B" w:rsidRDefault="00C96F2B" w:rsidP="009F0D6A">
          <w:pPr>
            <w:pStyle w:val="TOC2"/>
            <w:spacing w:line="360" w:lineRule="auto"/>
            <w:rPr>
              <w:noProof/>
            </w:rPr>
          </w:pPr>
          <w:hyperlink w:anchor="_Toc22768810" w:history="1">
            <w:r w:rsidRPr="00397100">
              <w:rPr>
                <w:rStyle w:val="Hyperlink"/>
                <w:noProof/>
              </w:rPr>
              <w:t>1.1</w:t>
            </w:r>
            <w:r>
              <w:rPr>
                <w:noProof/>
              </w:rPr>
              <w:tab/>
            </w:r>
            <w:r w:rsidRPr="00397100">
              <w:rPr>
                <w:rStyle w:val="Hyperlink"/>
                <w:noProof/>
              </w:rPr>
              <w:t>Revisão Bibliográfica</w:t>
            </w:r>
            <w:r>
              <w:rPr>
                <w:noProof/>
                <w:webHidden/>
              </w:rPr>
              <w:tab/>
            </w:r>
            <w:r>
              <w:rPr>
                <w:noProof/>
                <w:webHidden/>
              </w:rPr>
              <w:fldChar w:fldCharType="begin"/>
            </w:r>
            <w:r>
              <w:rPr>
                <w:noProof/>
                <w:webHidden/>
              </w:rPr>
              <w:instrText xml:space="preserve"> PAGEREF _Toc22768810 \h </w:instrText>
            </w:r>
            <w:r>
              <w:rPr>
                <w:noProof/>
                <w:webHidden/>
              </w:rPr>
            </w:r>
            <w:r>
              <w:rPr>
                <w:noProof/>
                <w:webHidden/>
              </w:rPr>
              <w:fldChar w:fldCharType="separate"/>
            </w:r>
            <w:r w:rsidR="009F0D6A">
              <w:rPr>
                <w:noProof/>
                <w:webHidden/>
              </w:rPr>
              <w:t>13</w:t>
            </w:r>
            <w:r>
              <w:rPr>
                <w:noProof/>
                <w:webHidden/>
              </w:rPr>
              <w:fldChar w:fldCharType="end"/>
            </w:r>
          </w:hyperlink>
        </w:p>
        <w:p w14:paraId="516A25A0" w14:textId="5CF86D87" w:rsidR="00C96F2B" w:rsidRDefault="00C96F2B" w:rsidP="009F0D6A">
          <w:pPr>
            <w:pStyle w:val="TOC2"/>
            <w:spacing w:line="360" w:lineRule="auto"/>
            <w:rPr>
              <w:noProof/>
            </w:rPr>
          </w:pPr>
          <w:hyperlink w:anchor="_Toc22768811" w:history="1">
            <w:r w:rsidRPr="00397100">
              <w:rPr>
                <w:rStyle w:val="Hyperlink"/>
                <w:noProof/>
              </w:rPr>
              <w:t>1.2</w:t>
            </w:r>
            <w:r>
              <w:rPr>
                <w:noProof/>
              </w:rPr>
              <w:tab/>
            </w:r>
            <w:r w:rsidRPr="00397100">
              <w:rPr>
                <w:rStyle w:val="Hyperlink"/>
                <w:noProof/>
              </w:rPr>
              <w:t>Objetivos</w:t>
            </w:r>
            <w:r>
              <w:rPr>
                <w:noProof/>
                <w:webHidden/>
              </w:rPr>
              <w:tab/>
            </w:r>
            <w:r>
              <w:rPr>
                <w:noProof/>
                <w:webHidden/>
              </w:rPr>
              <w:fldChar w:fldCharType="begin"/>
            </w:r>
            <w:r>
              <w:rPr>
                <w:noProof/>
                <w:webHidden/>
              </w:rPr>
              <w:instrText xml:space="preserve"> PAGEREF _Toc22768811 \h </w:instrText>
            </w:r>
            <w:r>
              <w:rPr>
                <w:noProof/>
                <w:webHidden/>
              </w:rPr>
            </w:r>
            <w:r>
              <w:rPr>
                <w:noProof/>
                <w:webHidden/>
              </w:rPr>
              <w:fldChar w:fldCharType="separate"/>
            </w:r>
            <w:r w:rsidR="009F0D6A">
              <w:rPr>
                <w:noProof/>
                <w:webHidden/>
              </w:rPr>
              <w:t>13</w:t>
            </w:r>
            <w:r>
              <w:rPr>
                <w:noProof/>
                <w:webHidden/>
              </w:rPr>
              <w:fldChar w:fldCharType="end"/>
            </w:r>
          </w:hyperlink>
        </w:p>
        <w:p w14:paraId="70323C7F" w14:textId="1A7ABFB9" w:rsidR="00C96F2B" w:rsidRDefault="00C96F2B" w:rsidP="009F0D6A">
          <w:pPr>
            <w:pStyle w:val="TOC3"/>
            <w:spacing w:line="360" w:lineRule="auto"/>
            <w:rPr>
              <w:noProof/>
            </w:rPr>
          </w:pPr>
          <w:hyperlink w:anchor="_Toc22768812" w:history="1">
            <w:r w:rsidRPr="00397100">
              <w:rPr>
                <w:rStyle w:val="Hyperlink"/>
                <w:noProof/>
              </w:rPr>
              <w:t>1.2.1</w:t>
            </w:r>
            <w:r>
              <w:rPr>
                <w:noProof/>
              </w:rPr>
              <w:tab/>
            </w:r>
            <w:r w:rsidRPr="00397100">
              <w:rPr>
                <w:rStyle w:val="Hyperlink"/>
                <w:noProof/>
              </w:rPr>
              <w:t>Objetivos específicos</w:t>
            </w:r>
            <w:r>
              <w:rPr>
                <w:noProof/>
                <w:webHidden/>
              </w:rPr>
              <w:tab/>
            </w:r>
            <w:r>
              <w:rPr>
                <w:noProof/>
                <w:webHidden/>
              </w:rPr>
              <w:fldChar w:fldCharType="begin"/>
            </w:r>
            <w:r>
              <w:rPr>
                <w:noProof/>
                <w:webHidden/>
              </w:rPr>
              <w:instrText xml:space="preserve"> PAGEREF _Toc22768812 \h </w:instrText>
            </w:r>
            <w:r>
              <w:rPr>
                <w:noProof/>
                <w:webHidden/>
              </w:rPr>
            </w:r>
            <w:r>
              <w:rPr>
                <w:noProof/>
                <w:webHidden/>
              </w:rPr>
              <w:fldChar w:fldCharType="separate"/>
            </w:r>
            <w:r w:rsidR="009F0D6A">
              <w:rPr>
                <w:noProof/>
                <w:webHidden/>
              </w:rPr>
              <w:t>13</w:t>
            </w:r>
            <w:r>
              <w:rPr>
                <w:noProof/>
                <w:webHidden/>
              </w:rPr>
              <w:fldChar w:fldCharType="end"/>
            </w:r>
          </w:hyperlink>
        </w:p>
        <w:p w14:paraId="5247B804" w14:textId="65F31F35" w:rsidR="00C96F2B" w:rsidRDefault="00C96F2B" w:rsidP="009F0D6A">
          <w:pPr>
            <w:pStyle w:val="TOC1"/>
            <w:tabs>
              <w:tab w:val="left" w:pos="480"/>
              <w:tab w:val="right" w:leader="dot" w:pos="9061"/>
            </w:tabs>
            <w:spacing w:line="360" w:lineRule="auto"/>
            <w:rPr>
              <w:noProof/>
            </w:rPr>
          </w:pPr>
          <w:hyperlink w:anchor="_Toc22768813" w:history="1">
            <w:r w:rsidRPr="00397100">
              <w:rPr>
                <w:rStyle w:val="Hyperlink"/>
                <w:noProof/>
              </w:rPr>
              <w:t>2</w:t>
            </w:r>
            <w:r>
              <w:rPr>
                <w:noProof/>
              </w:rPr>
              <w:tab/>
            </w:r>
            <w:r w:rsidRPr="00397100">
              <w:rPr>
                <w:rStyle w:val="Hyperlink"/>
                <w:noProof/>
              </w:rPr>
              <w:t>DISPOSITIVOS LÓGICOS PROGRAMÁVEIS</w:t>
            </w:r>
            <w:r>
              <w:rPr>
                <w:noProof/>
                <w:webHidden/>
              </w:rPr>
              <w:tab/>
            </w:r>
            <w:r>
              <w:rPr>
                <w:noProof/>
                <w:webHidden/>
              </w:rPr>
              <w:fldChar w:fldCharType="begin"/>
            </w:r>
            <w:r>
              <w:rPr>
                <w:noProof/>
                <w:webHidden/>
              </w:rPr>
              <w:instrText xml:space="preserve"> PAGEREF _Toc22768813 \h </w:instrText>
            </w:r>
            <w:r>
              <w:rPr>
                <w:noProof/>
                <w:webHidden/>
              </w:rPr>
            </w:r>
            <w:r>
              <w:rPr>
                <w:noProof/>
                <w:webHidden/>
              </w:rPr>
              <w:fldChar w:fldCharType="separate"/>
            </w:r>
            <w:r w:rsidR="009F0D6A">
              <w:rPr>
                <w:noProof/>
                <w:webHidden/>
              </w:rPr>
              <w:t>14</w:t>
            </w:r>
            <w:r>
              <w:rPr>
                <w:noProof/>
                <w:webHidden/>
              </w:rPr>
              <w:fldChar w:fldCharType="end"/>
            </w:r>
          </w:hyperlink>
        </w:p>
        <w:p w14:paraId="246B503D" w14:textId="33BCF26D" w:rsidR="00C96F2B" w:rsidRDefault="00C96F2B" w:rsidP="009F0D6A">
          <w:pPr>
            <w:pStyle w:val="TOC2"/>
            <w:spacing w:line="360" w:lineRule="auto"/>
            <w:rPr>
              <w:noProof/>
            </w:rPr>
          </w:pPr>
          <w:hyperlink w:anchor="_Toc22768814" w:history="1">
            <w:r w:rsidRPr="00397100">
              <w:rPr>
                <w:rStyle w:val="Hyperlink"/>
                <w:noProof/>
              </w:rPr>
              <w:t>2.1</w:t>
            </w:r>
            <w:r>
              <w:rPr>
                <w:noProof/>
              </w:rPr>
              <w:tab/>
            </w:r>
            <w:r w:rsidRPr="00397100">
              <w:rPr>
                <w:rStyle w:val="Hyperlink"/>
                <w:noProof/>
              </w:rPr>
              <w:t>Arranjo Lógico Programável (PLA)</w:t>
            </w:r>
            <w:r>
              <w:rPr>
                <w:noProof/>
                <w:webHidden/>
              </w:rPr>
              <w:tab/>
            </w:r>
            <w:r>
              <w:rPr>
                <w:noProof/>
                <w:webHidden/>
              </w:rPr>
              <w:fldChar w:fldCharType="begin"/>
            </w:r>
            <w:r>
              <w:rPr>
                <w:noProof/>
                <w:webHidden/>
              </w:rPr>
              <w:instrText xml:space="preserve"> PAGEREF _Toc22768814 \h </w:instrText>
            </w:r>
            <w:r>
              <w:rPr>
                <w:noProof/>
                <w:webHidden/>
              </w:rPr>
            </w:r>
            <w:r>
              <w:rPr>
                <w:noProof/>
                <w:webHidden/>
              </w:rPr>
              <w:fldChar w:fldCharType="separate"/>
            </w:r>
            <w:r w:rsidR="009F0D6A">
              <w:rPr>
                <w:noProof/>
                <w:webHidden/>
              </w:rPr>
              <w:t>15</w:t>
            </w:r>
            <w:r>
              <w:rPr>
                <w:noProof/>
                <w:webHidden/>
              </w:rPr>
              <w:fldChar w:fldCharType="end"/>
            </w:r>
          </w:hyperlink>
        </w:p>
        <w:p w14:paraId="43F20562" w14:textId="722F17F7" w:rsidR="00C96F2B" w:rsidRDefault="00C96F2B" w:rsidP="009F0D6A">
          <w:pPr>
            <w:pStyle w:val="TOC2"/>
            <w:spacing w:line="360" w:lineRule="auto"/>
            <w:rPr>
              <w:noProof/>
            </w:rPr>
          </w:pPr>
          <w:hyperlink w:anchor="_Toc22768815" w:history="1">
            <w:r w:rsidRPr="00397100">
              <w:rPr>
                <w:rStyle w:val="Hyperlink"/>
                <w:noProof/>
              </w:rPr>
              <w:t>2.2</w:t>
            </w:r>
            <w:r>
              <w:rPr>
                <w:noProof/>
              </w:rPr>
              <w:tab/>
            </w:r>
            <w:r w:rsidRPr="00397100">
              <w:rPr>
                <w:rStyle w:val="Hyperlink"/>
                <w:noProof/>
              </w:rPr>
              <w:t>Lógica de Arranjo Programável (PAL)</w:t>
            </w:r>
            <w:r>
              <w:rPr>
                <w:noProof/>
                <w:webHidden/>
              </w:rPr>
              <w:tab/>
            </w:r>
            <w:r>
              <w:rPr>
                <w:noProof/>
                <w:webHidden/>
              </w:rPr>
              <w:fldChar w:fldCharType="begin"/>
            </w:r>
            <w:r>
              <w:rPr>
                <w:noProof/>
                <w:webHidden/>
              </w:rPr>
              <w:instrText xml:space="preserve"> PAGEREF _Toc22768815 \h </w:instrText>
            </w:r>
            <w:r>
              <w:rPr>
                <w:noProof/>
                <w:webHidden/>
              </w:rPr>
            </w:r>
            <w:r>
              <w:rPr>
                <w:noProof/>
                <w:webHidden/>
              </w:rPr>
              <w:fldChar w:fldCharType="separate"/>
            </w:r>
            <w:r w:rsidR="009F0D6A">
              <w:rPr>
                <w:noProof/>
                <w:webHidden/>
              </w:rPr>
              <w:t>16</w:t>
            </w:r>
            <w:r>
              <w:rPr>
                <w:noProof/>
                <w:webHidden/>
              </w:rPr>
              <w:fldChar w:fldCharType="end"/>
            </w:r>
          </w:hyperlink>
        </w:p>
        <w:p w14:paraId="36C5568C" w14:textId="7B23DB31" w:rsidR="00C96F2B" w:rsidRDefault="00C96F2B" w:rsidP="009F0D6A">
          <w:pPr>
            <w:pStyle w:val="TOC2"/>
            <w:spacing w:line="360" w:lineRule="auto"/>
            <w:rPr>
              <w:noProof/>
            </w:rPr>
          </w:pPr>
          <w:hyperlink w:anchor="_Toc22768816" w:history="1">
            <w:r w:rsidRPr="00397100">
              <w:rPr>
                <w:rStyle w:val="Hyperlink"/>
                <w:noProof/>
              </w:rPr>
              <w:t>2.3</w:t>
            </w:r>
            <w:r>
              <w:rPr>
                <w:noProof/>
              </w:rPr>
              <w:tab/>
            </w:r>
            <w:r w:rsidRPr="00397100">
              <w:rPr>
                <w:rStyle w:val="Hyperlink"/>
                <w:noProof/>
              </w:rPr>
              <w:t>Arranjo de Lógica Genérico (GAL)</w:t>
            </w:r>
            <w:r>
              <w:rPr>
                <w:noProof/>
                <w:webHidden/>
              </w:rPr>
              <w:tab/>
            </w:r>
            <w:r>
              <w:rPr>
                <w:noProof/>
                <w:webHidden/>
              </w:rPr>
              <w:fldChar w:fldCharType="begin"/>
            </w:r>
            <w:r>
              <w:rPr>
                <w:noProof/>
                <w:webHidden/>
              </w:rPr>
              <w:instrText xml:space="preserve"> PAGEREF _Toc22768816 \h </w:instrText>
            </w:r>
            <w:r>
              <w:rPr>
                <w:noProof/>
                <w:webHidden/>
              </w:rPr>
            </w:r>
            <w:r>
              <w:rPr>
                <w:noProof/>
                <w:webHidden/>
              </w:rPr>
              <w:fldChar w:fldCharType="separate"/>
            </w:r>
            <w:r w:rsidR="009F0D6A">
              <w:rPr>
                <w:noProof/>
                <w:webHidden/>
              </w:rPr>
              <w:t>17</w:t>
            </w:r>
            <w:r>
              <w:rPr>
                <w:noProof/>
                <w:webHidden/>
              </w:rPr>
              <w:fldChar w:fldCharType="end"/>
            </w:r>
          </w:hyperlink>
        </w:p>
        <w:p w14:paraId="4B95F972" w14:textId="01431B1D" w:rsidR="00C96F2B" w:rsidRDefault="00C96F2B" w:rsidP="009F0D6A">
          <w:pPr>
            <w:pStyle w:val="TOC2"/>
            <w:spacing w:line="360" w:lineRule="auto"/>
            <w:rPr>
              <w:noProof/>
            </w:rPr>
          </w:pPr>
          <w:hyperlink w:anchor="_Toc22768817" w:history="1">
            <w:r w:rsidRPr="00397100">
              <w:rPr>
                <w:rStyle w:val="Hyperlink"/>
                <w:noProof/>
              </w:rPr>
              <w:t>2.4</w:t>
            </w:r>
            <w:r>
              <w:rPr>
                <w:noProof/>
              </w:rPr>
              <w:tab/>
            </w:r>
            <w:r w:rsidRPr="00397100">
              <w:rPr>
                <w:rStyle w:val="Hyperlink"/>
                <w:noProof/>
              </w:rPr>
              <w:t>Dispositivo Lógico Programável Complexo (CPLD)</w:t>
            </w:r>
            <w:r>
              <w:rPr>
                <w:noProof/>
                <w:webHidden/>
              </w:rPr>
              <w:tab/>
            </w:r>
            <w:r>
              <w:rPr>
                <w:noProof/>
                <w:webHidden/>
              </w:rPr>
              <w:fldChar w:fldCharType="begin"/>
            </w:r>
            <w:r>
              <w:rPr>
                <w:noProof/>
                <w:webHidden/>
              </w:rPr>
              <w:instrText xml:space="preserve"> PAGEREF _Toc22768817 \h </w:instrText>
            </w:r>
            <w:r>
              <w:rPr>
                <w:noProof/>
                <w:webHidden/>
              </w:rPr>
            </w:r>
            <w:r>
              <w:rPr>
                <w:noProof/>
                <w:webHidden/>
              </w:rPr>
              <w:fldChar w:fldCharType="separate"/>
            </w:r>
            <w:r w:rsidR="009F0D6A">
              <w:rPr>
                <w:noProof/>
                <w:webHidden/>
              </w:rPr>
              <w:t>18</w:t>
            </w:r>
            <w:r>
              <w:rPr>
                <w:noProof/>
                <w:webHidden/>
              </w:rPr>
              <w:fldChar w:fldCharType="end"/>
            </w:r>
          </w:hyperlink>
        </w:p>
        <w:p w14:paraId="538F7A48" w14:textId="26F064E4" w:rsidR="00C96F2B" w:rsidRDefault="00C96F2B" w:rsidP="009F0D6A">
          <w:pPr>
            <w:pStyle w:val="TOC2"/>
            <w:spacing w:line="360" w:lineRule="auto"/>
            <w:rPr>
              <w:noProof/>
            </w:rPr>
          </w:pPr>
          <w:hyperlink w:anchor="_Toc22768818" w:history="1">
            <w:r w:rsidRPr="00397100">
              <w:rPr>
                <w:rStyle w:val="Hyperlink"/>
                <w:noProof/>
              </w:rPr>
              <w:t>2.5</w:t>
            </w:r>
            <w:r>
              <w:rPr>
                <w:noProof/>
              </w:rPr>
              <w:tab/>
            </w:r>
            <w:r w:rsidRPr="00397100">
              <w:rPr>
                <w:rStyle w:val="Hyperlink"/>
                <w:noProof/>
              </w:rPr>
              <w:t>Field Programmable Gate Array (FPGA)</w:t>
            </w:r>
            <w:r>
              <w:rPr>
                <w:noProof/>
                <w:webHidden/>
              </w:rPr>
              <w:tab/>
            </w:r>
            <w:r>
              <w:rPr>
                <w:noProof/>
                <w:webHidden/>
              </w:rPr>
              <w:fldChar w:fldCharType="begin"/>
            </w:r>
            <w:r>
              <w:rPr>
                <w:noProof/>
                <w:webHidden/>
              </w:rPr>
              <w:instrText xml:space="preserve"> PAGEREF _Toc22768818 \h </w:instrText>
            </w:r>
            <w:r>
              <w:rPr>
                <w:noProof/>
                <w:webHidden/>
              </w:rPr>
            </w:r>
            <w:r>
              <w:rPr>
                <w:noProof/>
                <w:webHidden/>
              </w:rPr>
              <w:fldChar w:fldCharType="separate"/>
            </w:r>
            <w:r w:rsidR="009F0D6A">
              <w:rPr>
                <w:noProof/>
                <w:webHidden/>
              </w:rPr>
              <w:t>19</w:t>
            </w:r>
            <w:r>
              <w:rPr>
                <w:noProof/>
                <w:webHidden/>
              </w:rPr>
              <w:fldChar w:fldCharType="end"/>
            </w:r>
          </w:hyperlink>
        </w:p>
        <w:p w14:paraId="4252FD43" w14:textId="1E04F01F" w:rsidR="00C96F2B" w:rsidRDefault="00C96F2B" w:rsidP="009F0D6A">
          <w:pPr>
            <w:pStyle w:val="TOC3"/>
            <w:spacing w:line="360" w:lineRule="auto"/>
            <w:rPr>
              <w:noProof/>
            </w:rPr>
          </w:pPr>
          <w:hyperlink w:anchor="_Toc22768819" w:history="1">
            <w:r w:rsidRPr="00397100">
              <w:rPr>
                <w:rStyle w:val="Hyperlink"/>
                <w:noProof/>
              </w:rPr>
              <w:t>2.5.1</w:t>
            </w:r>
            <w:r>
              <w:rPr>
                <w:noProof/>
              </w:rPr>
              <w:tab/>
            </w:r>
            <w:r w:rsidRPr="00397100">
              <w:rPr>
                <w:rStyle w:val="Hyperlink"/>
                <w:noProof/>
              </w:rPr>
              <w:t>Arquitetura Interna</w:t>
            </w:r>
            <w:r>
              <w:rPr>
                <w:noProof/>
                <w:webHidden/>
              </w:rPr>
              <w:tab/>
            </w:r>
            <w:r>
              <w:rPr>
                <w:noProof/>
                <w:webHidden/>
              </w:rPr>
              <w:fldChar w:fldCharType="begin"/>
            </w:r>
            <w:r>
              <w:rPr>
                <w:noProof/>
                <w:webHidden/>
              </w:rPr>
              <w:instrText xml:space="preserve"> PAGEREF _Toc22768819 \h </w:instrText>
            </w:r>
            <w:r>
              <w:rPr>
                <w:noProof/>
                <w:webHidden/>
              </w:rPr>
            </w:r>
            <w:r>
              <w:rPr>
                <w:noProof/>
                <w:webHidden/>
              </w:rPr>
              <w:fldChar w:fldCharType="separate"/>
            </w:r>
            <w:r w:rsidR="009F0D6A">
              <w:rPr>
                <w:noProof/>
                <w:webHidden/>
              </w:rPr>
              <w:t>20</w:t>
            </w:r>
            <w:r>
              <w:rPr>
                <w:noProof/>
                <w:webHidden/>
              </w:rPr>
              <w:fldChar w:fldCharType="end"/>
            </w:r>
          </w:hyperlink>
        </w:p>
        <w:p w14:paraId="04CADCC5" w14:textId="4DD26716" w:rsidR="00C96F2B" w:rsidRDefault="00C96F2B" w:rsidP="009F0D6A">
          <w:pPr>
            <w:pStyle w:val="TOC3"/>
            <w:spacing w:line="360" w:lineRule="auto"/>
            <w:rPr>
              <w:noProof/>
            </w:rPr>
          </w:pPr>
          <w:hyperlink w:anchor="_Toc22768820" w:history="1">
            <w:r w:rsidRPr="00397100">
              <w:rPr>
                <w:rStyle w:val="Hyperlink"/>
                <w:noProof/>
              </w:rPr>
              <w:t>2.5.2</w:t>
            </w:r>
            <w:r>
              <w:rPr>
                <w:noProof/>
              </w:rPr>
              <w:tab/>
            </w:r>
            <w:r w:rsidRPr="00397100">
              <w:rPr>
                <w:rStyle w:val="Hyperlink"/>
                <w:noProof/>
              </w:rPr>
              <w:t>Linguagem de Descrição de Hardware</w:t>
            </w:r>
            <w:r>
              <w:rPr>
                <w:noProof/>
                <w:webHidden/>
              </w:rPr>
              <w:tab/>
            </w:r>
            <w:r>
              <w:rPr>
                <w:noProof/>
                <w:webHidden/>
              </w:rPr>
              <w:fldChar w:fldCharType="begin"/>
            </w:r>
            <w:r>
              <w:rPr>
                <w:noProof/>
                <w:webHidden/>
              </w:rPr>
              <w:instrText xml:space="preserve"> PAGEREF _Toc22768820 \h </w:instrText>
            </w:r>
            <w:r>
              <w:rPr>
                <w:noProof/>
                <w:webHidden/>
              </w:rPr>
            </w:r>
            <w:r>
              <w:rPr>
                <w:noProof/>
                <w:webHidden/>
              </w:rPr>
              <w:fldChar w:fldCharType="separate"/>
            </w:r>
            <w:r w:rsidR="009F0D6A">
              <w:rPr>
                <w:noProof/>
                <w:webHidden/>
              </w:rPr>
              <w:t>22</w:t>
            </w:r>
            <w:r>
              <w:rPr>
                <w:noProof/>
                <w:webHidden/>
              </w:rPr>
              <w:fldChar w:fldCharType="end"/>
            </w:r>
          </w:hyperlink>
        </w:p>
        <w:p w14:paraId="7584147B" w14:textId="1F10C9B1" w:rsidR="00C96F2B" w:rsidRDefault="00C96F2B" w:rsidP="009F0D6A">
          <w:pPr>
            <w:pStyle w:val="TOC3"/>
            <w:spacing w:line="360" w:lineRule="auto"/>
            <w:rPr>
              <w:noProof/>
            </w:rPr>
          </w:pPr>
          <w:hyperlink w:anchor="_Toc22768821" w:history="1">
            <w:r w:rsidRPr="00397100">
              <w:rPr>
                <w:rStyle w:val="Hyperlink"/>
                <w:noProof/>
              </w:rPr>
              <w:t>2.5.3</w:t>
            </w:r>
            <w:r>
              <w:rPr>
                <w:noProof/>
              </w:rPr>
              <w:tab/>
            </w:r>
            <w:r w:rsidRPr="00397100">
              <w:rPr>
                <w:rStyle w:val="Hyperlink"/>
                <w:noProof/>
              </w:rPr>
              <w:t>Linguagem VHDL</w:t>
            </w:r>
            <w:r>
              <w:rPr>
                <w:noProof/>
                <w:webHidden/>
              </w:rPr>
              <w:tab/>
            </w:r>
            <w:r>
              <w:rPr>
                <w:noProof/>
                <w:webHidden/>
              </w:rPr>
              <w:fldChar w:fldCharType="begin"/>
            </w:r>
            <w:r>
              <w:rPr>
                <w:noProof/>
                <w:webHidden/>
              </w:rPr>
              <w:instrText xml:space="preserve"> PAGEREF _Toc22768821 \h </w:instrText>
            </w:r>
            <w:r>
              <w:rPr>
                <w:noProof/>
                <w:webHidden/>
              </w:rPr>
            </w:r>
            <w:r>
              <w:rPr>
                <w:noProof/>
                <w:webHidden/>
              </w:rPr>
              <w:fldChar w:fldCharType="separate"/>
            </w:r>
            <w:r w:rsidR="009F0D6A">
              <w:rPr>
                <w:noProof/>
                <w:webHidden/>
              </w:rPr>
              <w:t>23</w:t>
            </w:r>
            <w:r>
              <w:rPr>
                <w:noProof/>
                <w:webHidden/>
              </w:rPr>
              <w:fldChar w:fldCharType="end"/>
            </w:r>
          </w:hyperlink>
        </w:p>
        <w:p w14:paraId="6712A53F" w14:textId="0B929D09" w:rsidR="00C96F2B" w:rsidRDefault="00C96F2B" w:rsidP="009F0D6A">
          <w:pPr>
            <w:pStyle w:val="TOC3"/>
            <w:spacing w:line="360" w:lineRule="auto"/>
            <w:rPr>
              <w:noProof/>
            </w:rPr>
          </w:pPr>
          <w:hyperlink w:anchor="_Toc22768822" w:history="1">
            <w:r w:rsidRPr="00397100">
              <w:rPr>
                <w:rStyle w:val="Hyperlink"/>
                <w:noProof/>
              </w:rPr>
              <w:t>2.5.4</w:t>
            </w:r>
            <w:r>
              <w:rPr>
                <w:noProof/>
              </w:rPr>
              <w:tab/>
            </w:r>
            <w:r w:rsidRPr="00397100">
              <w:rPr>
                <w:rStyle w:val="Hyperlink"/>
                <w:noProof/>
              </w:rPr>
              <w:t>Processo de Design</w:t>
            </w:r>
            <w:r>
              <w:rPr>
                <w:noProof/>
                <w:webHidden/>
              </w:rPr>
              <w:tab/>
            </w:r>
            <w:r>
              <w:rPr>
                <w:noProof/>
                <w:webHidden/>
              </w:rPr>
              <w:fldChar w:fldCharType="begin"/>
            </w:r>
            <w:r>
              <w:rPr>
                <w:noProof/>
                <w:webHidden/>
              </w:rPr>
              <w:instrText xml:space="preserve"> PAGEREF _Toc22768822 \h </w:instrText>
            </w:r>
            <w:r>
              <w:rPr>
                <w:noProof/>
                <w:webHidden/>
              </w:rPr>
            </w:r>
            <w:r>
              <w:rPr>
                <w:noProof/>
                <w:webHidden/>
              </w:rPr>
              <w:fldChar w:fldCharType="separate"/>
            </w:r>
            <w:r w:rsidR="009F0D6A">
              <w:rPr>
                <w:noProof/>
                <w:webHidden/>
              </w:rPr>
              <w:t>23</w:t>
            </w:r>
            <w:r>
              <w:rPr>
                <w:noProof/>
                <w:webHidden/>
              </w:rPr>
              <w:fldChar w:fldCharType="end"/>
            </w:r>
          </w:hyperlink>
        </w:p>
        <w:p w14:paraId="515A57C0" w14:textId="7D7C41C3" w:rsidR="00C96F2B" w:rsidRDefault="00C96F2B" w:rsidP="009F0D6A">
          <w:pPr>
            <w:pStyle w:val="TOC2"/>
            <w:spacing w:line="360" w:lineRule="auto"/>
            <w:rPr>
              <w:noProof/>
            </w:rPr>
          </w:pPr>
          <w:hyperlink w:anchor="_Toc22768823" w:history="1">
            <w:r w:rsidRPr="00397100">
              <w:rPr>
                <w:rStyle w:val="Hyperlink"/>
                <w:noProof/>
              </w:rPr>
              <w:t>2.6</w:t>
            </w:r>
            <w:r>
              <w:rPr>
                <w:noProof/>
              </w:rPr>
              <w:tab/>
            </w:r>
            <w:r w:rsidRPr="00397100">
              <w:rPr>
                <w:rStyle w:val="Hyperlink"/>
                <w:noProof/>
              </w:rPr>
              <w:t>Aplicações</w:t>
            </w:r>
            <w:r>
              <w:rPr>
                <w:noProof/>
                <w:webHidden/>
              </w:rPr>
              <w:tab/>
            </w:r>
            <w:r>
              <w:rPr>
                <w:noProof/>
                <w:webHidden/>
              </w:rPr>
              <w:fldChar w:fldCharType="begin"/>
            </w:r>
            <w:r>
              <w:rPr>
                <w:noProof/>
                <w:webHidden/>
              </w:rPr>
              <w:instrText xml:space="preserve"> PAGEREF _Toc22768823 \h </w:instrText>
            </w:r>
            <w:r>
              <w:rPr>
                <w:noProof/>
                <w:webHidden/>
              </w:rPr>
            </w:r>
            <w:r>
              <w:rPr>
                <w:noProof/>
                <w:webHidden/>
              </w:rPr>
              <w:fldChar w:fldCharType="separate"/>
            </w:r>
            <w:r w:rsidR="009F0D6A">
              <w:rPr>
                <w:noProof/>
                <w:webHidden/>
              </w:rPr>
              <w:t>26</w:t>
            </w:r>
            <w:r>
              <w:rPr>
                <w:noProof/>
                <w:webHidden/>
              </w:rPr>
              <w:fldChar w:fldCharType="end"/>
            </w:r>
          </w:hyperlink>
        </w:p>
        <w:p w14:paraId="11E52FE1" w14:textId="7C4259F3" w:rsidR="00C96F2B" w:rsidRDefault="00C96F2B" w:rsidP="009F0D6A">
          <w:pPr>
            <w:pStyle w:val="TOC1"/>
            <w:tabs>
              <w:tab w:val="left" w:pos="480"/>
              <w:tab w:val="right" w:leader="dot" w:pos="9061"/>
            </w:tabs>
            <w:spacing w:line="360" w:lineRule="auto"/>
            <w:rPr>
              <w:noProof/>
            </w:rPr>
          </w:pPr>
          <w:hyperlink w:anchor="_Toc22768826" w:history="1">
            <w:r w:rsidRPr="00397100">
              <w:rPr>
                <w:rStyle w:val="Hyperlink"/>
                <w:noProof/>
              </w:rPr>
              <w:t>3</w:t>
            </w:r>
            <w:r>
              <w:rPr>
                <w:noProof/>
              </w:rPr>
              <w:tab/>
            </w:r>
            <w:r w:rsidRPr="00397100">
              <w:rPr>
                <w:rStyle w:val="Hyperlink"/>
                <w:noProof/>
              </w:rPr>
              <w:t>PLATAFORMA DE DESENVOLVIMENTO</w:t>
            </w:r>
            <w:r>
              <w:rPr>
                <w:noProof/>
                <w:webHidden/>
              </w:rPr>
              <w:tab/>
            </w:r>
            <w:r>
              <w:rPr>
                <w:noProof/>
                <w:webHidden/>
              </w:rPr>
              <w:fldChar w:fldCharType="begin"/>
            </w:r>
            <w:r>
              <w:rPr>
                <w:noProof/>
                <w:webHidden/>
              </w:rPr>
              <w:instrText xml:space="preserve"> PAGEREF _Toc22768826 \h </w:instrText>
            </w:r>
            <w:r>
              <w:rPr>
                <w:noProof/>
                <w:webHidden/>
              </w:rPr>
            </w:r>
            <w:r>
              <w:rPr>
                <w:noProof/>
                <w:webHidden/>
              </w:rPr>
              <w:fldChar w:fldCharType="separate"/>
            </w:r>
            <w:r w:rsidR="009F0D6A">
              <w:rPr>
                <w:noProof/>
                <w:webHidden/>
              </w:rPr>
              <w:t>27</w:t>
            </w:r>
            <w:r>
              <w:rPr>
                <w:noProof/>
                <w:webHidden/>
              </w:rPr>
              <w:fldChar w:fldCharType="end"/>
            </w:r>
          </w:hyperlink>
        </w:p>
        <w:p w14:paraId="206A7706" w14:textId="4608B315" w:rsidR="00C96F2B" w:rsidRDefault="00C96F2B" w:rsidP="009F0D6A">
          <w:pPr>
            <w:pStyle w:val="TOC2"/>
            <w:spacing w:line="360" w:lineRule="auto"/>
            <w:rPr>
              <w:noProof/>
            </w:rPr>
          </w:pPr>
          <w:hyperlink w:anchor="_Toc22768827" w:history="1">
            <w:r w:rsidRPr="00397100">
              <w:rPr>
                <w:rStyle w:val="Hyperlink"/>
                <w:noProof/>
              </w:rPr>
              <w:t>3.1</w:t>
            </w:r>
            <w:r>
              <w:rPr>
                <w:noProof/>
              </w:rPr>
              <w:tab/>
            </w:r>
            <w:r w:rsidRPr="00397100">
              <w:rPr>
                <w:rStyle w:val="Hyperlink"/>
                <w:noProof/>
              </w:rPr>
              <w:t>Placa de Prototipagem Altera DE2-115</w:t>
            </w:r>
            <w:r>
              <w:rPr>
                <w:noProof/>
                <w:webHidden/>
              </w:rPr>
              <w:tab/>
            </w:r>
            <w:r>
              <w:rPr>
                <w:noProof/>
                <w:webHidden/>
              </w:rPr>
              <w:fldChar w:fldCharType="begin"/>
            </w:r>
            <w:r>
              <w:rPr>
                <w:noProof/>
                <w:webHidden/>
              </w:rPr>
              <w:instrText xml:space="preserve"> PAGEREF _Toc22768827 \h </w:instrText>
            </w:r>
            <w:r>
              <w:rPr>
                <w:noProof/>
                <w:webHidden/>
              </w:rPr>
            </w:r>
            <w:r>
              <w:rPr>
                <w:noProof/>
                <w:webHidden/>
              </w:rPr>
              <w:fldChar w:fldCharType="separate"/>
            </w:r>
            <w:r w:rsidR="009F0D6A">
              <w:rPr>
                <w:noProof/>
                <w:webHidden/>
              </w:rPr>
              <w:t>28</w:t>
            </w:r>
            <w:r>
              <w:rPr>
                <w:noProof/>
                <w:webHidden/>
              </w:rPr>
              <w:fldChar w:fldCharType="end"/>
            </w:r>
          </w:hyperlink>
        </w:p>
        <w:p w14:paraId="2F64E212" w14:textId="4417AE89" w:rsidR="00C96F2B" w:rsidRDefault="00C96F2B" w:rsidP="009F0D6A">
          <w:pPr>
            <w:pStyle w:val="TOC3"/>
            <w:spacing w:line="360" w:lineRule="auto"/>
            <w:rPr>
              <w:noProof/>
            </w:rPr>
          </w:pPr>
          <w:hyperlink w:anchor="_Toc22768828" w:history="1">
            <w:r w:rsidRPr="00397100">
              <w:rPr>
                <w:rStyle w:val="Hyperlink"/>
                <w:noProof/>
              </w:rPr>
              <w:t>3.1.1</w:t>
            </w:r>
            <w:r>
              <w:rPr>
                <w:noProof/>
              </w:rPr>
              <w:tab/>
            </w:r>
            <w:r w:rsidRPr="00397100">
              <w:rPr>
                <w:rStyle w:val="Hyperlink"/>
                <w:noProof/>
              </w:rPr>
              <w:t>Família de FPGAs Cyclone da Intel</w:t>
            </w:r>
            <w:r>
              <w:rPr>
                <w:noProof/>
                <w:webHidden/>
              </w:rPr>
              <w:tab/>
            </w:r>
            <w:r>
              <w:rPr>
                <w:noProof/>
                <w:webHidden/>
              </w:rPr>
              <w:fldChar w:fldCharType="begin"/>
            </w:r>
            <w:r>
              <w:rPr>
                <w:noProof/>
                <w:webHidden/>
              </w:rPr>
              <w:instrText xml:space="preserve"> PAGEREF _Toc22768828 \h </w:instrText>
            </w:r>
            <w:r>
              <w:rPr>
                <w:noProof/>
                <w:webHidden/>
              </w:rPr>
            </w:r>
            <w:r>
              <w:rPr>
                <w:noProof/>
                <w:webHidden/>
              </w:rPr>
              <w:fldChar w:fldCharType="separate"/>
            </w:r>
            <w:r w:rsidR="009F0D6A">
              <w:rPr>
                <w:noProof/>
                <w:webHidden/>
              </w:rPr>
              <w:t>31</w:t>
            </w:r>
            <w:r>
              <w:rPr>
                <w:noProof/>
                <w:webHidden/>
              </w:rPr>
              <w:fldChar w:fldCharType="end"/>
            </w:r>
          </w:hyperlink>
        </w:p>
        <w:p w14:paraId="4C418B8E" w14:textId="2EAF6DBC" w:rsidR="00C96F2B" w:rsidRDefault="00C96F2B" w:rsidP="009F0D6A">
          <w:pPr>
            <w:pStyle w:val="TOC2"/>
            <w:spacing w:line="360" w:lineRule="auto"/>
            <w:rPr>
              <w:noProof/>
            </w:rPr>
          </w:pPr>
          <w:hyperlink w:anchor="_Toc22768829" w:history="1">
            <w:r w:rsidRPr="00397100">
              <w:rPr>
                <w:rStyle w:val="Hyperlink"/>
                <w:noProof/>
              </w:rPr>
              <w:t>3.2</w:t>
            </w:r>
            <w:r>
              <w:rPr>
                <w:noProof/>
              </w:rPr>
              <w:tab/>
            </w:r>
            <w:r w:rsidRPr="00397100">
              <w:rPr>
                <w:rStyle w:val="Hyperlink"/>
                <w:noProof/>
              </w:rPr>
              <w:t>Descrição Funcional do Sistema</w:t>
            </w:r>
            <w:r>
              <w:rPr>
                <w:noProof/>
                <w:webHidden/>
              </w:rPr>
              <w:tab/>
            </w:r>
            <w:r>
              <w:rPr>
                <w:noProof/>
                <w:webHidden/>
              </w:rPr>
              <w:fldChar w:fldCharType="begin"/>
            </w:r>
            <w:r>
              <w:rPr>
                <w:noProof/>
                <w:webHidden/>
              </w:rPr>
              <w:instrText xml:space="preserve"> PAGEREF _Toc22768829 \h </w:instrText>
            </w:r>
            <w:r>
              <w:rPr>
                <w:noProof/>
                <w:webHidden/>
              </w:rPr>
            </w:r>
            <w:r>
              <w:rPr>
                <w:noProof/>
                <w:webHidden/>
              </w:rPr>
              <w:fldChar w:fldCharType="separate"/>
            </w:r>
            <w:r w:rsidR="009F0D6A">
              <w:rPr>
                <w:noProof/>
                <w:webHidden/>
              </w:rPr>
              <w:t>32</w:t>
            </w:r>
            <w:r>
              <w:rPr>
                <w:noProof/>
                <w:webHidden/>
              </w:rPr>
              <w:fldChar w:fldCharType="end"/>
            </w:r>
          </w:hyperlink>
        </w:p>
        <w:p w14:paraId="09939736" w14:textId="0A1C210B" w:rsidR="00C96F2B" w:rsidRDefault="00C96F2B" w:rsidP="009F0D6A">
          <w:pPr>
            <w:pStyle w:val="TOC2"/>
            <w:spacing w:line="360" w:lineRule="auto"/>
            <w:rPr>
              <w:noProof/>
            </w:rPr>
          </w:pPr>
          <w:hyperlink w:anchor="_Toc22768830" w:history="1">
            <w:r w:rsidRPr="00397100">
              <w:rPr>
                <w:rStyle w:val="Hyperlink"/>
                <w:noProof/>
              </w:rPr>
              <w:t>3.3</w:t>
            </w:r>
            <w:r>
              <w:rPr>
                <w:noProof/>
              </w:rPr>
              <w:tab/>
            </w:r>
            <w:r w:rsidRPr="00397100">
              <w:rPr>
                <w:rStyle w:val="Hyperlink"/>
                <w:noProof/>
              </w:rPr>
              <w:t>Script em Matlab</w:t>
            </w:r>
            <w:r>
              <w:rPr>
                <w:noProof/>
                <w:webHidden/>
              </w:rPr>
              <w:tab/>
            </w:r>
            <w:r>
              <w:rPr>
                <w:noProof/>
                <w:webHidden/>
              </w:rPr>
              <w:fldChar w:fldCharType="begin"/>
            </w:r>
            <w:r>
              <w:rPr>
                <w:noProof/>
                <w:webHidden/>
              </w:rPr>
              <w:instrText xml:space="preserve"> PAGEREF _Toc22768830 \h </w:instrText>
            </w:r>
            <w:r>
              <w:rPr>
                <w:noProof/>
                <w:webHidden/>
              </w:rPr>
            </w:r>
            <w:r>
              <w:rPr>
                <w:noProof/>
                <w:webHidden/>
              </w:rPr>
              <w:fldChar w:fldCharType="separate"/>
            </w:r>
            <w:r w:rsidR="009F0D6A">
              <w:rPr>
                <w:noProof/>
                <w:webHidden/>
              </w:rPr>
              <w:t>36</w:t>
            </w:r>
            <w:r>
              <w:rPr>
                <w:noProof/>
                <w:webHidden/>
              </w:rPr>
              <w:fldChar w:fldCharType="end"/>
            </w:r>
          </w:hyperlink>
        </w:p>
        <w:p w14:paraId="7E1CB72C" w14:textId="637717B5" w:rsidR="00C96F2B" w:rsidRDefault="00C96F2B" w:rsidP="009F0D6A">
          <w:pPr>
            <w:pStyle w:val="TOC2"/>
            <w:spacing w:line="360" w:lineRule="auto"/>
            <w:rPr>
              <w:noProof/>
            </w:rPr>
          </w:pPr>
          <w:hyperlink w:anchor="_Toc22768831" w:history="1">
            <w:r w:rsidRPr="00397100">
              <w:rPr>
                <w:rStyle w:val="Hyperlink"/>
                <w:noProof/>
              </w:rPr>
              <w:t>3.4</w:t>
            </w:r>
            <w:r>
              <w:rPr>
                <w:noProof/>
              </w:rPr>
              <w:tab/>
            </w:r>
            <w:r w:rsidRPr="00397100">
              <w:rPr>
                <w:rStyle w:val="Hyperlink"/>
                <w:noProof/>
              </w:rPr>
              <w:t>Detectores utilizados</w:t>
            </w:r>
            <w:r>
              <w:rPr>
                <w:noProof/>
                <w:webHidden/>
              </w:rPr>
              <w:tab/>
            </w:r>
            <w:r>
              <w:rPr>
                <w:noProof/>
                <w:webHidden/>
              </w:rPr>
              <w:fldChar w:fldCharType="begin"/>
            </w:r>
            <w:r>
              <w:rPr>
                <w:noProof/>
                <w:webHidden/>
              </w:rPr>
              <w:instrText xml:space="preserve"> PAGEREF _Toc22768831 \h </w:instrText>
            </w:r>
            <w:r>
              <w:rPr>
                <w:noProof/>
                <w:webHidden/>
              </w:rPr>
            </w:r>
            <w:r>
              <w:rPr>
                <w:noProof/>
                <w:webHidden/>
              </w:rPr>
              <w:fldChar w:fldCharType="separate"/>
            </w:r>
            <w:r w:rsidR="009F0D6A">
              <w:rPr>
                <w:noProof/>
                <w:webHidden/>
              </w:rPr>
              <w:t>37</w:t>
            </w:r>
            <w:r>
              <w:rPr>
                <w:noProof/>
                <w:webHidden/>
              </w:rPr>
              <w:fldChar w:fldCharType="end"/>
            </w:r>
          </w:hyperlink>
        </w:p>
        <w:p w14:paraId="2EAC1AE8" w14:textId="15549A4F" w:rsidR="00C96F2B" w:rsidRDefault="00C96F2B" w:rsidP="009F0D6A">
          <w:pPr>
            <w:pStyle w:val="TOC3"/>
            <w:spacing w:line="360" w:lineRule="auto"/>
            <w:rPr>
              <w:noProof/>
            </w:rPr>
          </w:pPr>
          <w:hyperlink w:anchor="_Toc22768832" w:history="1">
            <w:r w:rsidRPr="00397100">
              <w:rPr>
                <w:rStyle w:val="Hyperlink"/>
                <w:noProof/>
              </w:rPr>
              <w:t>3.4.1</w:t>
            </w:r>
            <w:r>
              <w:rPr>
                <w:noProof/>
              </w:rPr>
              <w:tab/>
            </w:r>
            <w:r w:rsidRPr="00397100">
              <w:rPr>
                <w:rStyle w:val="Hyperlink"/>
                <w:noProof/>
              </w:rPr>
              <w:t>A PMT Hamamatsu H7360</w:t>
            </w:r>
            <w:r>
              <w:rPr>
                <w:noProof/>
                <w:webHidden/>
              </w:rPr>
              <w:tab/>
            </w:r>
            <w:r>
              <w:rPr>
                <w:noProof/>
                <w:webHidden/>
              </w:rPr>
              <w:fldChar w:fldCharType="begin"/>
            </w:r>
            <w:r>
              <w:rPr>
                <w:noProof/>
                <w:webHidden/>
              </w:rPr>
              <w:instrText xml:space="preserve"> PAGEREF _Toc22768832 \h </w:instrText>
            </w:r>
            <w:r>
              <w:rPr>
                <w:noProof/>
                <w:webHidden/>
              </w:rPr>
            </w:r>
            <w:r>
              <w:rPr>
                <w:noProof/>
                <w:webHidden/>
              </w:rPr>
              <w:fldChar w:fldCharType="separate"/>
            </w:r>
            <w:r w:rsidR="009F0D6A">
              <w:rPr>
                <w:noProof/>
                <w:webHidden/>
              </w:rPr>
              <w:t>38</w:t>
            </w:r>
            <w:r>
              <w:rPr>
                <w:noProof/>
                <w:webHidden/>
              </w:rPr>
              <w:fldChar w:fldCharType="end"/>
            </w:r>
          </w:hyperlink>
        </w:p>
        <w:p w14:paraId="1B90FCF1" w14:textId="31B2A65E" w:rsidR="00C96F2B" w:rsidRDefault="00C96F2B" w:rsidP="009F0D6A">
          <w:pPr>
            <w:pStyle w:val="TOC2"/>
            <w:spacing w:line="360" w:lineRule="auto"/>
            <w:rPr>
              <w:noProof/>
            </w:rPr>
          </w:pPr>
          <w:hyperlink w:anchor="_Toc22768833" w:history="1">
            <w:r w:rsidRPr="00397100">
              <w:rPr>
                <w:rStyle w:val="Hyperlink"/>
                <w:noProof/>
              </w:rPr>
              <w:t>3.5</w:t>
            </w:r>
            <w:r>
              <w:rPr>
                <w:noProof/>
              </w:rPr>
              <w:tab/>
            </w:r>
            <w:r w:rsidRPr="00397100">
              <w:rPr>
                <w:rStyle w:val="Hyperlink"/>
                <w:noProof/>
              </w:rPr>
              <w:t>Interface Adaptadora</w:t>
            </w:r>
            <w:r>
              <w:rPr>
                <w:noProof/>
                <w:webHidden/>
              </w:rPr>
              <w:tab/>
            </w:r>
            <w:r>
              <w:rPr>
                <w:noProof/>
                <w:webHidden/>
              </w:rPr>
              <w:fldChar w:fldCharType="begin"/>
            </w:r>
            <w:r>
              <w:rPr>
                <w:noProof/>
                <w:webHidden/>
              </w:rPr>
              <w:instrText xml:space="preserve"> PAGEREF _Toc22768833 \h </w:instrText>
            </w:r>
            <w:r>
              <w:rPr>
                <w:noProof/>
                <w:webHidden/>
              </w:rPr>
            </w:r>
            <w:r>
              <w:rPr>
                <w:noProof/>
                <w:webHidden/>
              </w:rPr>
              <w:fldChar w:fldCharType="separate"/>
            </w:r>
            <w:r w:rsidR="009F0D6A">
              <w:rPr>
                <w:noProof/>
                <w:webHidden/>
              </w:rPr>
              <w:t>40</w:t>
            </w:r>
            <w:r>
              <w:rPr>
                <w:noProof/>
                <w:webHidden/>
              </w:rPr>
              <w:fldChar w:fldCharType="end"/>
            </w:r>
          </w:hyperlink>
        </w:p>
        <w:p w14:paraId="2444680B" w14:textId="34E0C042" w:rsidR="00C96F2B" w:rsidRDefault="00C96F2B" w:rsidP="009F0D6A">
          <w:pPr>
            <w:pStyle w:val="TOC1"/>
            <w:tabs>
              <w:tab w:val="left" w:pos="480"/>
              <w:tab w:val="right" w:leader="dot" w:pos="9061"/>
            </w:tabs>
            <w:spacing w:line="360" w:lineRule="auto"/>
            <w:rPr>
              <w:noProof/>
            </w:rPr>
          </w:pPr>
          <w:hyperlink w:anchor="_Toc22768834" w:history="1">
            <w:r w:rsidRPr="00397100">
              <w:rPr>
                <w:rStyle w:val="Hyperlink"/>
                <w:noProof/>
              </w:rPr>
              <w:t>4</w:t>
            </w:r>
            <w:r>
              <w:rPr>
                <w:noProof/>
              </w:rPr>
              <w:tab/>
            </w:r>
            <w:r w:rsidRPr="00397100">
              <w:rPr>
                <w:rStyle w:val="Hyperlink"/>
                <w:noProof/>
              </w:rPr>
              <w:t>RESULTADOS E DISCUSSÃO</w:t>
            </w:r>
            <w:r>
              <w:rPr>
                <w:noProof/>
                <w:webHidden/>
              </w:rPr>
              <w:tab/>
            </w:r>
            <w:r>
              <w:rPr>
                <w:noProof/>
                <w:webHidden/>
              </w:rPr>
              <w:fldChar w:fldCharType="begin"/>
            </w:r>
            <w:r>
              <w:rPr>
                <w:noProof/>
                <w:webHidden/>
              </w:rPr>
              <w:instrText xml:space="preserve"> PAGEREF _Toc22768834 \h </w:instrText>
            </w:r>
            <w:r>
              <w:rPr>
                <w:noProof/>
                <w:webHidden/>
              </w:rPr>
            </w:r>
            <w:r>
              <w:rPr>
                <w:noProof/>
                <w:webHidden/>
              </w:rPr>
              <w:fldChar w:fldCharType="separate"/>
            </w:r>
            <w:r w:rsidR="009F0D6A">
              <w:rPr>
                <w:noProof/>
                <w:webHidden/>
              </w:rPr>
              <w:t>42</w:t>
            </w:r>
            <w:r>
              <w:rPr>
                <w:noProof/>
                <w:webHidden/>
              </w:rPr>
              <w:fldChar w:fldCharType="end"/>
            </w:r>
          </w:hyperlink>
        </w:p>
        <w:p w14:paraId="6F583434" w14:textId="04910E27" w:rsidR="00C96F2B" w:rsidRDefault="00C96F2B" w:rsidP="009F0D6A">
          <w:pPr>
            <w:pStyle w:val="TOC1"/>
            <w:tabs>
              <w:tab w:val="left" w:pos="480"/>
              <w:tab w:val="right" w:leader="dot" w:pos="9061"/>
            </w:tabs>
            <w:spacing w:line="360" w:lineRule="auto"/>
            <w:rPr>
              <w:noProof/>
            </w:rPr>
          </w:pPr>
          <w:hyperlink w:anchor="_Toc22768835" w:history="1">
            <w:r w:rsidRPr="00397100">
              <w:rPr>
                <w:rStyle w:val="Hyperlink"/>
                <w:noProof/>
              </w:rPr>
              <w:t>5</w:t>
            </w:r>
            <w:r>
              <w:rPr>
                <w:noProof/>
              </w:rPr>
              <w:tab/>
            </w:r>
            <w:r w:rsidRPr="00397100">
              <w:rPr>
                <w:rStyle w:val="Hyperlink"/>
                <w:noProof/>
              </w:rPr>
              <w:t>CONCLUSÃO</w:t>
            </w:r>
            <w:r>
              <w:rPr>
                <w:noProof/>
                <w:webHidden/>
              </w:rPr>
              <w:tab/>
            </w:r>
            <w:r>
              <w:rPr>
                <w:noProof/>
                <w:webHidden/>
              </w:rPr>
              <w:fldChar w:fldCharType="begin"/>
            </w:r>
            <w:r>
              <w:rPr>
                <w:noProof/>
                <w:webHidden/>
              </w:rPr>
              <w:instrText xml:space="preserve"> PAGEREF _Toc22768835 \h </w:instrText>
            </w:r>
            <w:r>
              <w:rPr>
                <w:noProof/>
                <w:webHidden/>
              </w:rPr>
            </w:r>
            <w:r>
              <w:rPr>
                <w:noProof/>
                <w:webHidden/>
              </w:rPr>
              <w:fldChar w:fldCharType="separate"/>
            </w:r>
            <w:r w:rsidR="009F0D6A">
              <w:rPr>
                <w:noProof/>
                <w:webHidden/>
              </w:rPr>
              <w:t>44</w:t>
            </w:r>
            <w:r>
              <w:rPr>
                <w:noProof/>
                <w:webHidden/>
              </w:rPr>
              <w:fldChar w:fldCharType="end"/>
            </w:r>
          </w:hyperlink>
        </w:p>
        <w:p w14:paraId="25D7904D" w14:textId="52563640" w:rsidR="00C96F2B" w:rsidRDefault="00C96F2B" w:rsidP="009F0D6A">
          <w:pPr>
            <w:pStyle w:val="TOC1"/>
            <w:tabs>
              <w:tab w:val="right" w:leader="dot" w:pos="9061"/>
            </w:tabs>
            <w:spacing w:line="360" w:lineRule="auto"/>
            <w:rPr>
              <w:noProof/>
            </w:rPr>
          </w:pPr>
          <w:hyperlink w:anchor="_Toc22768836" w:history="1">
            <w:r w:rsidRPr="00397100">
              <w:rPr>
                <w:rStyle w:val="Hyperlink"/>
                <w:noProof/>
              </w:rPr>
              <w:t>ANEXO A: Descrição de Hardware em VHDL</w:t>
            </w:r>
            <w:r>
              <w:rPr>
                <w:noProof/>
                <w:webHidden/>
              </w:rPr>
              <w:tab/>
            </w:r>
            <w:r>
              <w:rPr>
                <w:noProof/>
                <w:webHidden/>
              </w:rPr>
              <w:fldChar w:fldCharType="begin"/>
            </w:r>
            <w:r>
              <w:rPr>
                <w:noProof/>
                <w:webHidden/>
              </w:rPr>
              <w:instrText xml:space="preserve"> PAGEREF _Toc22768836 \h </w:instrText>
            </w:r>
            <w:r>
              <w:rPr>
                <w:noProof/>
                <w:webHidden/>
              </w:rPr>
            </w:r>
            <w:r>
              <w:rPr>
                <w:noProof/>
                <w:webHidden/>
              </w:rPr>
              <w:fldChar w:fldCharType="separate"/>
            </w:r>
            <w:r w:rsidR="009F0D6A">
              <w:rPr>
                <w:noProof/>
                <w:webHidden/>
              </w:rPr>
              <w:t>49</w:t>
            </w:r>
            <w:r>
              <w:rPr>
                <w:noProof/>
                <w:webHidden/>
              </w:rPr>
              <w:fldChar w:fldCharType="end"/>
            </w:r>
          </w:hyperlink>
        </w:p>
        <w:p w14:paraId="59C7928B" w14:textId="5B04C89D" w:rsidR="00C96F2B" w:rsidRDefault="00C96F2B" w:rsidP="009F0D6A">
          <w:pPr>
            <w:pStyle w:val="TOC1"/>
            <w:tabs>
              <w:tab w:val="right" w:leader="dot" w:pos="9061"/>
            </w:tabs>
            <w:spacing w:line="360" w:lineRule="auto"/>
            <w:rPr>
              <w:noProof/>
            </w:rPr>
          </w:pPr>
          <w:hyperlink w:anchor="_Toc22768837" w:history="1">
            <w:r w:rsidRPr="00397100">
              <w:rPr>
                <w:rStyle w:val="Hyperlink"/>
                <w:noProof/>
              </w:rPr>
              <w:t>ANEXO B:</w:t>
            </w:r>
            <w:r>
              <w:rPr>
                <w:noProof/>
                <w:webHidden/>
              </w:rPr>
              <w:tab/>
            </w:r>
            <w:r>
              <w:rPr>
                <w:noProof/>
                <w:webHidden/>
              </w:rPr>
              <w:fldChar w:fldCharType="begin"/>
            </w:r>
            <w:r>
              <w:rPr>
                <w:noProof/>
                <w:webHidden/>
              </w:rPr>
              <w:instrText xml:space="preserve"> PAGEREF _Toc22768837 \h </w:instrText>
            </w:r>
            <w:r>
              <w:rPr>
                <w:noProof/>
                <w:webHidden/>
              </w:rPr>
            </w:r>
            <w:r>
              <w:rPr>
                <w:noProof/>
                <w:webHidden/>
              </w:rPr>
              <w:fldChar w:fldCharType="separate"/>
            </w:r>
            <w:r w:rsidR="009F0D6A">
              <w:rPr>
                <w:noProof/>
                <w:webHidden/>
              </w:rPr>
              <w:t>59</w:t>
            </w:r>
            <w:r>
              <w:rPr>
                <w:noProof/>
                <w:webHidden/>
              </w:rPr>
              <w:fldChar w:fldCharType="end"/>
            </w:r>
          </w:hyperlink>
        </w:p>
        <w:p w14:paraId="584DBDA7" w14:textId="177DE37A" w:rsidR="00C96F2B" w:rsidRDefault="00C96F2B" w:rsidP="009F0D6A">
          <w:pPr>
            <w:pStyle w:val="TOC1"/>
            <w:tabs>
              <w:tab w:val="right" w:leader="dot" w:pos="9061"/>
            </w:tabs>
            <w:spacing w:line="360" w:lineRule="auto"/>
            <w:rPr>
              <w:noProof/>
            </w:rPr>
          </w:pPr>
          <w:hyperlink w:anchor="_Toc22768838" w:history="1">
            <w:r w:rsidRPr="00397100">
              <w:rPr>
                <w:rStyle w:val="Hyperlink"/>
                <w:noProof/>
              </w:rPr>
              <w:t>Diagrama de Lógica RTL</w:t>
            </w:r>
            <w:r>
              <w:rPr>
                <w:noProof/>
                <w:webHidden/>
              </w:rPr>
              <w:tab/>
            </w:r>
            <w:r>
              <w:rPr>
                <w:noProof/>
                <w:webHidden/>
              </w:rPr>
              <w:fldChar w:fldCharType="begin"/>
            </w:r>
            <w:r>
              <w:rPr>
                <w:noProof/>
                <w:webHidden/>
              </w:rPr>
              <w:instrText xml:space="preserve"> PAGEREF _Toc22768838 \h </w:instrText>
            </w:r>
            <w:r>
              <w:rPr>
                <w:noProof/>
                <w:webHidden/>
              </w:rPr>
            </w:r>
            <w:r>
              <w:rPr>
                <w:noProof/>
                <w:webHidden/>
              </w:rPr>
              <w:fldChar w:fldCharType="separate"/>
            </w:r>
            <w:r w:rsidR="009F0D6A">
              <w:rPr>
                <w:noProof/>
                <w:webHidden/>
              </w:rPr>
              <w:t>59</w:t>
            </w:r>
            <w:r>
              <w:rPr>
                <w:noProof/>
                <w:webHidden/>
              </w:rPr>
              <w:fldChar w:fldCharType="end"/>
            </w:r>
          </w:hyperlink>
        </w:p>
        <w:p w14:paraId="3971A3BC" w14:textId="4EC94605" w:rsidR="00C96F2B" w:rsidRDefault="00C96F2B" w:rsidP="009F0D6A">
          <w:pPr>
            <w:pStyle w:val="TOC1"/>
            <w:tabs>
              <w:tab w:val="right" w:leader="dot" w:pos="9061"/>
            </w:tabs>
            <w:spacing w:line="360" w:lineRule="auto"/>
            <w:rPr>
              <w:noProof/>
            </w:rPr>
          </w:pPr>
          <w:hyperlink w:anchor="_Toc22768839" w:history="1">
            <w:r w:rsidRPr="00397100">
              <w:rPr>
                <w:rStyle w:val="Hyperlink"/>
                <w:noProof/>
              </w:rPr>
              <w:t>ANEXO C: Script Matlab</w:t>
            </w:r>
            <w:r>
              <w:rPr>
                <w:noProof/>
                <w:webHidden/>
              </w:rPr>
              <w:tab/>
            </w:r>
            <w:r>
              <w:rPr>
                <w:noProof/>
                <w:webHidden/>
              </w:rPr>
              <w:fldChar w:fldCharType="begin"/>
            </w:r>
            <w:r>
              <w:rPr>
                <w:noProof/>
                <w:webHidden/>
              </w:rPr>
              <w:instrText xml:space="preserve"> PAGEREF _Toc22768839 \h </w:instrText>
            </w:r>
            <w:r>
              <w:rPr>
                <w:noProof/>
                <w:webHidden/>
              </w:rPr>
            </w:r>
            <w:r>
              <w:rPr>
                <w:noProof/>
                <w:webHidden/>
              </w:rPr>
              <w:fldChar w:fldCharType="separate"/>
            </w:r>
            <w:r w:rsidR="009F0D6A">
              <w:rPr>
                <w:noProof/>
                <w:webHidden/>
              </w:rPr>
              <w:t>60</w:t>
            </w:r>
            <w:r>
              <w:rPr>
                <w:noProof/>
                <w:webHidden/>
              </w:rPr>
              <w:fldChar w:fldCharType="end"/>
            </w:r>
          </w:hyperlink>
        </w:p>
        <w:p w14:paraId="10CEB39A" w14:textId="77EE6D5D" w:rsidR="00C96F2B" w:rsidRDefault="00C96F2B" w:rsidP="00C96F2B">
          <w:pPr>
            <w:spacing w:line="360" w:lineRule="auto"/>
            <w:rPr>
              <w:ins w:id="12" w:author="Pedro Oliveira" w:date="2019-10-24T00:19:00Z"/>
            </w:rPr>
            <w:pPrChange w:id="13" w:author="Pedro Oliveira" w:date="2019-10-24T00:21:00Z">
              <w:pPr/>
            </w:pPrChange>
          </w:pPr>
          <w:ins w:id="14" w:author="Pedro Oliveira" w:date="2019-10-24T00:19:00Z">
            <w:r>
              <w:rPr>
                <w:b/>
                <w:bCs/>
                <w:noProof/>
              </w:rPr>
              <w:fldChar w:fldCharType="end"/>
            </w:r>
          </w:ins>
        </w:p>
        <w:customXmlInsRangeStart w:id="15" w:author="Pedro Oliveira" w:date="2019-10-24T00:19:00Z"/>
      </w:sdtContent>
    </w:sdt>
    <w:customXmlInsRangeEnd w:id="15"/>
    <w:p w14:paraId="29531EEE" w14:textId="77777777" w:rsidR="008A2B52" w:rsidRDefault="008A2B52">
      <w:pPr>
        <w:spacing w:after="160" w:line="259" w:lineRule="auto"/>
        <w:jc w:val="left"/>
        <w:rPr>
          <w:szCs w:val="24"/>
          <w:lang w:val="pt-BR"/>
        </w:rPr>
      </w:pPr>
      <w:r>
        <w:rPr>
          <w:szCs w:val="24"/>
          <w:lang w:val="pt-BR"/>
        </w:rPr>
        <w:br w:type="page"/>
      </w:r>
      <w:bookmarkStart w:id="16" w:name="_GoBack"/>
      <w:bookmarkEnd w:id="16"/>
    </w:p>
    <w:p w14:paraId="5826D210" w14:textId="6D95DD2E" w:rsidR="00D731C6" w:rsidRPr="006624B4" w:rsidRDefault="00D731C6" w:rsidP="008A2B52">
      <w:pPr>
        <w:spacing w:after="160" w:line="259" w:lineRule="auto"/>
        <w:jc w:val="center"/>
        <w:rPr>
          <w:b/>
          <w:bCs/>
          <w:sz w:val="28"/>
          <w:szCs w:val="28"/>
          <w:lang w:val="pt-BR"/>
        </w:rPr>
      </w:pPr>
      <w:r w:rsidRPr="006624B4">
        <w:rPr>
          <w:b/>
          <w:bCs/>
          <w:sz w:val="28"/>
          <w:szCs w:val="28"/>
          <w:lang w:val="pt-BR"/>
        </w:rPr>
        <w:lastRenderedPageBreak/>
        <w:t xml:space="preserve">LISTA DE </w:t>
      </w:r>
      <w:r w:rsidR="00F321E1" w:rsidRPr="006624B4">
        <w:rPr>
          <w:b/>
          <w:bCs/>
          <w:sz w:val="28"/>
          <w:szCs w:val="28"/>
          <w:lang w:val="pt-BR"/>
        </w:rPr>
        <w:t>FIGURA</w:t>
      </w:r>
      <w:r w:rsidRPr="006624B4">
        <w:rPr>
          <w:b/>
          <w:bCs/>
          <w:sz w:val="28"/>
          <w:szCs w:val="28"/>
          <w:lang w:val="pt-BR"/>
        </w:rPr>
        <w:t>S</w:t>
      </w:r>
    </w:p>
    <w:p w14:paraId="484D40EF" w14:textId="2D6B67C8" w:rsidR="009F0D6A" w:rsidRDefault="009F0D6A">
      <w:pPr>
        <w:pStyle w:val="TableofFigures"/>
        <w:tabs>
          <w:tab w:val="right" w:leader="dot" w:pos="9061"/>
        </w:tabs>
        <w:rPr>
          <w:ins w:id="17" w:author="Pedro Oliveira" w:date="2019-10-24T00:22:00Z"/>
          <w:noProof/>
        </w:rPr>
      </w:pPr>
      <w:ins w:id="18" w:author="Pedro Oliveira" w:date="2019-10-24T00:22:00Z">
        <w:r>
          <w:rPr>
            <w:b/>
            <w:bCs/>
            <w:szCs w:val="24"/>
            <w:lang w:val="pt-BR"/>
          </w:rPr>
          <w:fldChar w:fldCharType="begin"/>
        </w:r>
        <w:r>
          <w:rPr>
            <w:b/>
            <w:bCs/>
            <w:szCs w:val="24"/>
            <w:lang w:val="pt-BR"/>
          </w:rPr>
          <w:instrText xml:space="preserve"> TOC \h \z \c "Figura" </w:instrText>
        </w:r>
      </w:ins>
      <w:r>
        <w:rPr>
          <w:b/>
          <w:bCs/>
          <w:szCs w:val="24"/>
          <w:lang w:val="pt-BR"/>
        </w:rPr>
        <w:fldChar w:fldCharType="separate"/>
      </w:r>
      <w:ins w:id="19"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"_Toc22768982"</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 Diagrama de portas de um PLA.</w:t>
        </w:r>
        <w:r>
          <w:rPr>
            <w:noProof/>
            <w:webHidden/>
          </w:rPr>
          <w:tab/>
        </w:r>
        <w:r>
          <w:rPr>
            <w:noProof/>
            <w:webHidden/>
          </w:rPr>
          <w:fldChar w:fldCharType="begin"/>
        </w:r>
        <w:r>
          <w:rPr>
            <w:noProof/>
            <w:webHidden/>
          </w:rPr>
          <w:instrText xml:space="preserve"> PAGEREF _Toc22768982 \h </w:instrText>
        </w:r>
        <w:r>
          <w:rPr>
            <w:noProof/>
            <w:webHidden/>
          </w:rPr>
        </w:r>
      </w:ins>
      <w:r>
        <w:rPr>
          <w:noProof/>
          <w:webHidden/>
        </w:rPr>
        <w:fldChar w:fldCharType="separate"/>
      </w:r>
      <w:ins w:id="20" w:author="Pedro Oliveira" w:date="2019-10-24T00:24:00Z">
        <w:r>
          <w:rPr>
            <w:noProof/>
            <w:webHidden/>
          </w:rPr>
          <w:t>16</w:t>
        </w:r>
      </w:ins>
      <w:ins w:id="21" w:author="Pedro Oliveira" w:date="2019-10-24T00:22:00Z">
        <w:r>
          <w:rPr>
            <w:noProof/>
            <w:webHidden/>
          </w:rPr>
          <w:fldChar w:fldCharType="end"/>
        </w:r>
        <w:r w:rsidRPr="005C14A1">
          <w:rPr>
            <w:rStyle w:val="Hyperlink"/>
            <w:noProof/>
          </w:rPr>
          <w:fldChar w:fldCharType="end"/>
        </w:r>
      </w:ins>
    </w:p>
    <w:p w14:paraId="56C0E99D" w14:textId="20619805" w:rsidR="009F0D6A" w:rsidRDefault="009F0D6A">
      <w:pPr>
        <w:pStyle w:val="TableofFigures"/>
        <w:tabs>
          <w:tab w:val="right" w:leader="dot" w:pos="9061"/>
        </w:tabs>
        <w:rPr>
          <w:ins w:id="22" w:author="Pedro Oliveira" w:date="2019-10-24T00:22:00Z"/>
          <w:noProof/>
        </w:rPr>
      </w:pPr>
      <w:ins w:id="23"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"_Toc22768983"</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2: Exemplo de PAL</w:t>
        </w:r>
        <w:r>
          <w:rPr>
            <w:noProof/>
            <w:webHidden/>
          </w:rPr>
          <w:tab/>
        </w:r>
        <w:r>
          <w:rPr>
            <w:noProof/>
            <w:webHidden/>
          </w:rPr>
          <w:fldChar w:fldCharType="begin"/>
        </w:r>
        <w:r>
          <w:rPr>
            <w:noProof/>
            <w:webHidden/>
          </w:rPr>
          <w:instrText xml:space="preserve"> PAGEREF _Toc22768983 \h </w:instrText>
        </w:r>
        <w:r>
          <w:rPr>
            <w:noProof/>
            <w:webHidden/>
          </w:rPr>
        </w:r>
      </w:ins>
      <w:r>
        <w:rPr>
          <w:noProof/>
          <w:webHidden/>
        </w:rPr>
        <w:fldChar w:fldCharType="separate"/>
      </w:r>
      <w:ins w:id="24" w:author="Pedro Oliveira" w:date="2019-10-24T00:24:00Z">
        <w:r>
          <w:rPr>
            <w:noProof/>
            <w:webHidden/>
          </w:rPr>
          <w:t>17</w:t>
        </w:r>
      </w:ins>
      <w:ins w:id="25" w:author="Pedro Oliveira" w:date="2019-10-24T00:22:00Z">
        <w:r>
          <w:rPr>
            <w:noProof/>
            <w:webHidden/>
          </w:rPr>
          <w:fldChar w:fldCharType="end"/>
        </w:r>
        <w:r w:rsidRPr="005C14A1">
          <w:rPr>
            <w:rStyle w:val="Hyperlink"/>
            <w:noProof/>
          </w:rPr>
          <w:fldChar w:fldCharType="end"/>
        </w:r>
      </w:ins>
    </w:p>
    <w:p w14:paraId="41CF0F3E" w14:textId="536045D3" w:rsidR="009F0D6A" w:rsidRDefault="009F0D6A">
      <w:pPr>
        <w:pStyle w:val="TableofFigures"/>
        <w:tabs>
          <w:tab w:val="right" w:leader="dot" w:pos="9061"/>
        </w:tabs>
        <w:rPr>
          <w:ins w:id="26" w:author="Pedro Oliveira" w:date="2019-10-24T00:22:00Z"/>
          <w:noProof/>
        </w:rPr>
      </w:pPr>
      <w:ins w:id="27"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"_Toc22768984"</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3: Estrutura Interna de um GAL</w:t>
        </w:r>
        <w:r>
          <w:rPr>
            <w:noProof/>
            <w:webHidden/>
          </w:rPr>
          <w:tab/>
        </w:r>
        <w:r>
          <w:rPr>
            <w:noProof/>
            <w:webHidden/>
          </w:rPr>
          <w:fldChar w:fldCharType="begin"/>
        </w:r>
        <w:r>
          <w:rPr>
            <w:noProof/>
            <w:webHidden/>
          </w:rPr>
          <w:instrText xml:space="preserve"> PAGEREF _Toc22768984 \h </w:instrText>
        </w:r>
        <w:r>
          <w:rPr>
            <w:noProof/>
            <w:webHidden/>
          </w:rPr>
        </w:r>
      </w:ins>
      <w:r>
        <w:rPr>
          <w:noProof/>
          <w:webHidden/>
        </w:rPr>
        <w:fldChar w:fldCharType="separate"/>
      </w:r>
      <w:ins w:id="28" w:author="Pedro Oliveira" w:date="2019-10-24T00:24:00Z">
        <w:r>
          <w:rPr>
            <w:noProof/>
            <w:webHidden/>
          </w:rPr>
          <w:t>18</w:t>
        </w:r>
      </w:ins>
      <w:ins w:id="29" w:author="Pedro Oliveira" w:date="2019-10-24T00:22:00Z">
        <w:r>
          <w:rPr>
            <w:noProof/>
            <w:webHidden/>
          </w:rPr>
          <w:fldChar w:fldCharType="end"/>
        </w:r>
        <w:r w:rsidRPr="005C14A1">
          <w:rPr>
            <w:rStyle w:val="Hyperlink"/>
            <w:noProof/>
          </w:rPr>
          <w:fldChar w:fldCharType="end"/>
        </w:r>
      </w:ins>
    </w:p>
    <w:p w14:paraId="3F8883E2" w14:textId="1C924AED" w:rsidR="009F0D6A" w:rsidRDefault="009F0D6A">
      <w:pPr>
        <w:pStyle w:val="TableofFigures"/>
        <w:tabs>
          <w:tab w:val="right" w:leader="dot" w:pos="9061"/>
        </w:tabs>
        <w:rPr>
          <w:ins w:id="30" w:author="Pedro Oliveira" w:date="2019-10-24T00:22:00Z"/>
          <w:noProof/>
        </w:rPr>
      </w:pPr>
      <w:ins w:id="31"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"_Toc22768985"</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4: Estrutura Interna de um CPLD.</w:t>
        </w:r>
        <w:r>
          <w:rPr>
            <w:noProof/>
            <w:webHidden/>
          </w:rPr>
          <w:tab/>
        </w:r>
        <w:r>
          <w:rPr>
            <w:noProof/>
            <w:webHidden/>
          </w:rPr>
          <w:fldChar w:fldCharType="begin"/>
        </w:r>
        <w:r>
          <w:rPr>
            <w:noProof/>
            <w:webHidden/>
          </w:rPr>
          <w:instrText xml:space="preserve"> PAGEREF _Toc22768985 \h </w:instrText>
        </w:r>
        <w:r>
          <w:rPr>
            <w:noProof/>
            <w:webHidden/>
          </w:rPr>
        </w:r>
      </w:ins>
      <w:r>
        <w:rPr>
          <w:noProof/>
          <w:webHidden/>
        </w:rPr>
        <w:fldChar w:fldCharType="separate"/>
      </w:r>
      <w:ins w:id="32" w:author="Pedro Oliveira" w:date="2019-10-24T00:24:00Z">
        <w:r>
          <w:rPr>
            <w:noProof/>
            <w:webHidden/>
          </w:rPr>
          <w:t>19</w:t>
        </w:r>
      </w:ins>
      <w:ins w:id="33" w:author="Pedro Oliveira" w:date="2019-10-24T00:22:00Z">
        <w:r>
          <w:rPr>
            <w:noProof/>
            <w:webHidden/>
          </w:rPr>
          <w:fldChar w:fldCharType="end"/>
        </w:r>
        <w:r w:rsidRPr="005C14A1">
          <w:rPr>
            <w:rStyle w:val="Hyperlink"/>
            <w:noProof/>
          </w:rPr>
          <w:fldChar w:fldCharType="end"/>
        </w:r>
      </w:ins>
    </w:p>
    <w:p w14:paraId="73383E14" w14:textId="4A51A26F" w:rsidR="009F0D6A" w:rsidRDefault="009F0D6A">
      <w:pPr>
        <w:pStyle w:val="TableofFigures"/>
        <w:tabs>
          <w:tab w:val="right" w:leader="dot" w:pos="9061"/>
        </w:tabs>
        <w:rPr>
          <w:ins w:id="34" w:author="Pedro Oliveira" w:date="2019-10-24T00:22:00Z"/>
          <w:noProof/>
        </w:rPr>
      </w:pPr>
      <w:ins w:id="35"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"_Toc22768986"</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5: Estrutura Interna de um FPGA</w:t>
        </w:r>
        <w:r>
          <w:rPr>
            <w:noProof/>
            <w:webHidden/>
          </w:rPr>
          <w:tab/>
        </w:r>
        <w:r>
          <w:rPr>
            <w:noProof/>
            <w:webHidden/>
          </w:rPr>
          <w:fldChar w:fldCharType="begin"/>
        </w:r>
        <w:r>
          <w:rPr>
            <w:noProof/>
            <w:webHidden/>
          </w:rPr>
          <w:instrText xml:space="preserve"> PAGEREF _Toc22768986 \h </w:instrText>
        </w:r>
        <w:r>
          <w:rPr>
            <w:noProof/>
            <w:webHidden/>
          </w:rPr>
        </w:r>
      </w:ins>
      <w:r>
        <w:rPr>
          <w:noProof/>
          <w:webHidden/>
        </w:rPr>
        <w:fldChar w:fldCharType="separate"/>
      </w:r>
      <w:ins w:id="36" w:author="Pedro Oliveira" w:date="2019-10-24T00:24:00Z">
        <w:r>
          <w:rPr>
            <w:noProof/>
            <w:webHidden/>
          </w:rPr>
          <w:t>21</w:t>
        </w:r>
      </w:ins>
      <w:ins w:id="37" w:author="Pedro Oliveira" w:date="2019-10-24T00:22:00Z">
        <w:r>
          <w:rPr>
            <w:noProof/>
            <w:webHidden/>
          </w:rPr>
          <w:fldChar w:fldCharType="end"/>
        </w:r>
        <w:r w:rsidRPr="005C14A1">
          <w:rPr>
            <w:rStyle w:val="Hyperlink"/>
            <w:noProof/>
          </w:rPr>
          <w:fldChar w:fldCharType="end"/>
        </w:r>
      </w:ins>
    </w:p>
    <w:p w14:paraId="4FB28252" w14:textId="53BAC5B8" w:rsidR="009F0D6A" w:rsidRDefault="009F0D6A">
      <w:pPr>
        <w:pStyle w:val="TableofFigures"/>
        <w:tabs>
          <w:tab w:val="right" w:leader="dot" w:pos="9061"/>
        </w:tabs>
        <w:rPr>
          <w:ins w:id="38" w:author="Pedro Oliveira" w:date="2019-10-24T00:22:00Z"/>
          <w:noProof/>
        </w:rPr>
      </w:pPr>
      <w:ins w:id="39"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"_Toc22768987"</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6: Categorias de FPGAs disponíveis</w:t>
        </w:r>
        <w:r>
          <w:rPr>
            <w:noProof/>
            <w:webHidden/>
          </w:rPr>
          <w:tab/>
        </w:r>
        <w:r>
          <w:rPr>
            <w:noProof/>
            <w:webHidden/>
          </w:rPr>
          <w:fldChar w:fldCharType="begin"/>
        </w:r>
        <w:r>
          <w:rPr>
            <w:noProof/>
            <w:webHidden/>
          </w:rPr>
          <w:instrText xml:space="preserve"> PAGEREF _Toc22768987 \h </w:instrText>
        </w:r>
        <w:r>
          <w:rPr>
            <w:noProof/>
            <w:webHidden/>
          </w:rPr>
        </w:r>
      </w:ins>
      <w:r>
        <w:rPr>
          <w:noProof/>
          <w:webHidden/>
        </w:rPr>
        <w:fldChar w:fldCharType="separate"/>
      </w:r>
      <w:ins w:id="40" w:author="Pedro Oliveira" w:date="2019-10-24T00:24:00Z">
        <w:r>
          <w:rPr>
            <w:noProof/>
            <w:webHidden/>
          </w:rPr>
          <w:t>22</w:t>
        </w:r>
      </w:ins>
      <w:ins w:id="41" w:author="Pedro Oliveira" w:date="2019-10-24T00:22:00Z">
        <w:r>
          <w:rPr>
            <w:noProof/>
            <w:webHidden/>
          </w:rPr>
          <w:fldChar w:fldCharType="end"/>
        </w:r>
        <w:r w:rsidRPr="005C14A1">
          <w:rPr>
            <w:rStyle w:val="Hyperlink"/>
            <w:noProof/>
          </w:rPr>
          <w:fldChar w:fldCharType="end"/>
        </w:r>
      </w:ins>
    </w:p>
    <w:p w14:paraId="0E3E63C7" w14:textId="17161BAD" w:rsidR="009F0D6A" w:rsidRDefault="009F0D6A">
      <w:pPr>
        <w:pStyle w:val="TableofFigures"/>
        <w:tabs>
          <w:tab w:val="right" w:leader="dot" w:pos="9061"/>
        </w:tabs>
        <w:rPr>
          <w:ins w:id="42" w:author="Pedro Oliveira" w:date="2019-10-24T00:22:00Z"/>
          <w:noProof/>
        </w:rPr>
      </w:pPr>
      <w:ins w:id="43"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"C:\\Users\\PiTec\\Documents\\tcc\\TCC\\trabalho_v0.docx" \l "_Toc22768988"</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7: Fluxograma do Design em FPGA</w:t>
        </w:r>
        <w:r>
          <w:rPr>
            <w:noProof/>
            <w:webHidden/>
          </w:rPr>
          <w:tab/>
        </w:r>
        <w:r>
          <w:rPr>
            <w:noProof/>
            <w:webHidden/>
          </w:rPr>
          <w:fldChar w:fldCharType="begin"/>
        </w:r>
        <w:r>
          <w:rPr>
            <w:noProof/>
            <w:webHidden/>
          </w:rPr>
          <w:instrText xml:space="preserve"> PAGEREF _Toc22768988 \h </w:instrText>
        </w:r>
        <w:r>
          <w:rPr>
            <w:noProof/>
            <w:webHidden/>
          </w:rPr>
        </w:r>
      </w:ins>
      <w:r>
        <w:rPr>
          <w:noProof/>
          <w:webHidden/>
        </w:rPr>
        <w:fldChar w:fldCharType="separate"/>
      </w:r>
      <w:ins w:id="44" w:author="Pedro Oliveira" w:date="2019-10-24T00:24:00Z">
        <w:r>
          <w:rPr>
            <w:noProof/>
            <w:webHidden/>
          </w:rPr>
          <w:t>25</w:t>
        </w:r>
      </w:ins>
      <w:ins w:id="45" w:author="Pedro Oliveira" w:date="2019-10-24T00:22:00Z">
        <w:r>
          <w:rPr>
            <w:noProof/>
            <w:webHidden/>
          </w:rPr>
          <w:fldChar w:fldCharType="end"/>
        </w:r>
        <w:r w:rsidRPr="005C14A1">
          <w:rPr>
            <w:rStyle w:val="Hyperlink"/>
            <w:noProof/>
          </w:rPr>
          <w:fldChar w:fldCharType="end"/>
        </w:r>
      </w:ins>
    </w:p>
    <w:p w14:paraId="0A86708F" w14:textId="4E7E6E8B" w:rsidR="009F0D6A" w:rsidRDefault="009F0D6A">
      <w:pPr>
        <w:pStyle w:val="TableofFigures"/>
        <w:tabs>
          <w:tab w:val="right" w:leader="dot" w:pos="9061"/>
        </w:tabs>
        <w:rPr>
          <w:ins w:id="46" w:author="Pedro Oliveira" w:date="2019-10-24T00:22:00Z"/>
          <w:noProof/>
        </w:rPr>
      </w:pPr>
      <w:ins w:id="47"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"_Toc22768989"</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9: Layout superior da placa Altera DE2-115</w:t>
        </w:r>
        <w:r>
          <w:rPr>
            <w:noProof/>
            <w:webHidden/>
          </w:rPr>
          <w:tab/>
        </w:r>
        <w:r>
          <w:rPr>
            <w:noProof/>
            <w:webHidden/>
          </w:rPr>
          <w:fldChar w:fldCharType="begin"/>
        </w:r>
        <w:r>
          <w:rPr>
            <w:noProof/>
            <w:webHidden/>
          </w:rPr>
          <w:instrText xml:space="preserve"> PAGEREF _Toc22768989 \h </w:instrText>
        </w:r>
        <w:r>
          <w:rPr>
            <w:noProof/>
            <w:webHidden/>
          </w:rPr>
        </w:r>
      </w:ins>
      <w:r>
        <w:rPr>
          <w:noProof/>
          <w:webHidden/>
        </w:rPr>
        <w:fldChar w:fldCharType="separate"/>
      </w:r>
      <w:ins w:id="48" w:author="Pedro Oliveira" w:date="2019-10-24T00:24:00Z">
        <w:r>
          <w:rPr>
            <w:noProof/>
            <w:webHidden/>
          </w:rPr>
          <w:t>28</w:t>
        </w:r>
      </w:ins>
      <w:ins w:id="49" w:author="Pedro Oliveira" w:date="2019-10-24T00:22:00Z">
        <w:r>
          <w:rPr>
            <w:noProof/>
            <w:webHidden/>
          </w:rPr>
          <w:fldChar w:fldCharType="end"/>
        </w:r>
        <w:r w:rsidRPr="005C14A1">
          <w:rPr>
            <w:rStyle w:val="Hyperlink"/>
            <w:noProof/>
          </w:rPr>
          <w:fldChar w:fldCharType="end"/>
        </w:r>
      </w:ins>
    </w:p>
    <w:p w14:paraId="6298D851" w14:textId="01BDFC3F" w:rsidR="009F0D6A" w:rsidRDefault="009F0D6A">
      <w:pPr>
        <w:pStyle w:val="TableofFigures"/>
        <w:tabs>
          <w:tab w:val="right" w:leader="dot" w:pos="9061"/>
        </w:tabs>
        <w:rPr>
          <w:ins w:id="50" w:author="Pedro Oliveira" w:date="2019-10-24T00:22:00Z"/>
          <w:noProof/>
        </w:rPr>
      </w:pPr>
      <w:ins w:id="51"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"_Toc22768990"</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10: Diagrama de blocos da placa Altera DE2-115</w:t>
        </w:r>
        <w:r>
          <w:rPr>
            <w:noProof/>
            <w:webHidden/>
          </w:rPr>
          <w:tab/>
        </w:r>
        <w:r>
          <w:rPr>
            <w:noProof/>
            <w:webHidden/>
          </w:rPr>
          <w:fldChar w:fldCharType="begin"/>
        </w:r>
        <w:r>
          <w:rPr>
            <w:noProof/>
            <w:webHidden/>
          </w:rPr>
          <w:instrText xml:space="preserve"> PAGEREF _Toc22768990 \h </w:instrText>
        </w:r>
        <w:r>
          <w:rPr>
            <w:noProof/>
            <w:webHidden/>
          </w:rPr>
        </w:r>
      </w:ins>
      <w:r>
        <w:rPr>
          <w:noProof/>
          <w:webHidden/>
        </w:rPr>
        <w:fldChar w:fldCharType="separate"/>
      </w:r>
      <w:ins w:id="52" w:author="Pedro Oliveira" w:date="2019-10-24T00:24:00Z">
        <w:r>
          <w:rPr>
            <w:noProof/>
            <w:webHidden/>
          </w:rPr>
          <w:t>30</w:t>
        </w:r>
      </w:ins>
      <w:ins w:id="53" w:author="Pedro Oliveira" w:date="2019-10-24T00:22:00Z">
        <w:r>
          <w:rPr>
            <w:noProof/>
            <w:webHidden/>
          </w:rPr>
          <w:fldChar w:fldCharType="end"/>
        </w:r>
        <w:r w:rsidRPr="005C14A1">
          <w:rPr>
            <w:rStyle w:val="Hyperlink"/>
            <w:noProof/>
          </w:rPr>
          <w:fldChar w:fldCharType="end"/>
        </w:r>
      </w:ins>
    </w:p>
    <w:p w14:paraId="1CAF8860" w14:textId="5D9B5527" w:rsidR="009F0D6A" w:rsidRDefault="009F0D6A">
      <w:pPr>
        <w:pStyle w:val="TableofFigures"/>
        <w:tabs>
          <w:tab w:val="right" w:leader="dot" w:pos="9061"/>
        </w:tabs>
        <w:rPr>
          <w:ins w:id="54" w:author="Pedro Oliveira" w:date="2019-10-24T00:22:00Z"/>
          <w:noProof/>
        </w:rPr>
      </w:pPr>
      <w:ins w:id="55"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"_Toc22768991"</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lang w:val="pt-BR"/>
          </w:rPr>
          <w:t>Figura 11: Diagrama de blocos da Unidade de Contagem Multicanal</w:t>
        </w:r>
        <w:r>
          <w:rPr>
            <w:noProof/>
            <w:webHidden/>
          </w:rPr>
          <w:tab/>
        </w:r>
        <w:r>
          <w:rPr>
            <w:noProof/>
            <w:webHidden/>
          </w:rPr>
          <w:fldChar w:fldCharType="begin"/>
        </w:r>
        <w:r>
          <w:rPr>
            <w:noProof/>
            <w:webHidden/>
          </w:rPr>
          <w:instrText xml:space="preserve"> PAGEREF _Toc22768991 \h </w:instrText>
        </w:r>
        <w:r>
          <w:rPr>
            <w:noProof/>
            <w:webHidden/>
          </w:rPr>
        </w:r>
      </w:ins>
      <w:r>
        <w:rPr>
          <w:noProof/>
          <w:webHidden/>
        </w:rPr>
        <w:fldChar w:fldCharType="separate"/>
      </w:r>
      <w:ins w:id="56" w:author="Pedro Oliveira" w:date="2019-10-24T00:24:00Z">
        <w:r>
          <w:rPr>
            <w:noProof/>
            <w:webHidden/>
          </w:rPr>
          <w:t>33</w:t>
        </w:r>
      </w:ins>
      <w:ins w:id="57" w:author="Pedro Oliveira" w:date="2019-10-24T00:22:00Z">
        <w:r>
          <w:rPr>
            <w:noProof/>
            <w:webHidden/>
          </w:rPr>
          <w:fldChar w:fldCharType="end"/>
        </w:r>
        <w:r w:rsidRPr="005C14A1">
          <w:rPr>
            <w:rStyle w:val="Hyperlink"/>
            <w:noProof/>
          </w:rPr>
          <w:fldChar w:fldCharType="end"/>
        </w:r>
      </w:ins>
    </w:p>
    <w:p w14:paraId="150F8266" w14:textId="5059359F" w:rsidR="009F0D6A" w:rsidRDefault="009F0D6A">
      <w:pPr>
        <w:pStyle w:val="TableofFigures"/>
        <w:tabs>
          <w:tab w:val="right" w:leader="dot" w:pos="9061"/>
        </w:tabs>
        <w:rPr>
          <w:ins w:id="58" w:author="Pedro Oliveira" w:date="2019-10-24T00:22:00Z"/>
          <w:noProof/>
        </w:rPr>
      </w:pPr>
      <w:ins w:id="59"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"_Toc22768992"</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12: Divisão de palavras de um canal</w:t>
        </w:r>
        <w:r>
          <w:rPr>
            <w:noProof/>
            <w:webHidden/>
          </w:rPr>
          <w:tab/>
        </w:r>
        <w:r>
          <w:rPr>
            <w:noProof/>
            <w:webHidden/>
          </w:rPr>
          <w:fldChar w:fldCharType="begin"/>
        </w:r>
        <w:r>
          <w:rPr>
            <w:noProof/>
            <w:webHidden/>
          </w:rPr>
          <w:instrText xml:space="preserve"> PAGEREF _Toc22768992 \h </w:instrText>
        </w:r>
        <w:r>
          <w:rPr>
            <w:noProof/>
            <w:webHidden/>
          </w:rPr>
        </w:r>
      </w:ins>
      <w:r>
        <w:rPr>
          <w:noProof/>
          <w:webHidden/>
        </w:rPr>
        <w:fldChar w:fldCharType="separate"/>
      </w:r>
      <w:ins w:id="60" w:author="Pedro Oliveira" w:date="2019-10-24T00:24:00Z">
        <w:r>
          <w:rPr>
            <w:noProof/>
            <w:webHidden/>
          </w:rPr>
          <w:t>35</w:t>
        </w:r>
      </w:ins>
      <w:ins w:id="61" w:author="Pedro Oliveira" w:date="2019-10-24T00:22:00Z">
        <w:r>
          <w:rPr>
            <w:noProof/>
            <w:webHidden/>
          </w:rPr>
          <w:fldChar w:fldCharType="end"/>
        </w:r>
        <w:r w:rsidRPr="005C14A1">
          <w:rPr>
            <w:rStyle w:val="Hyperlink"/>
            <w:noProof/>
          </w:rPr>
          <w:fldChar w:fldCharType="end"/>
        </w:r>
      </w:ins>
    </w:p>
    <w:p w14:paraId="0F0A4D63" w14:textId="65A3E360" w:rsidR="009F0D6A" w:rsidRDefault="009F0D6A">
      <w:pPr>
        <w:pStyle w:val="TableofFigures"/>
        <w:tabs>
          <w:tab w:val="right" w:leader="dot" w:pos="9061"/>
        </w:tabs>
        <w:rPr>
          <w:ins w:id="62" w:author="Pedro Oliveira" w:date="2019-10-24T00:22:00Z"/>
          <w:noProof/>
        </w:rPr>
      </w:pPr>
      <w:ins w:id="63"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"_Toc22768993"</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13: Representação do quadro de transmissão</w:t>
        </w:r>
        <w:r>
          <w:rPr>
            <w:noProof/>
            <w:webHidden/>
          </w:rPr>
          <w:tab/>
        </w:r>
        <w:r>
          <w:rPr>
            <w:noProof/>
            <w:webHidden/>
          </w:rPr>
          <w:fldChar w:fldCharType="begin"/>
        </w:r>
        <w:r>
          <w:rPr>
            <w:noProof/>
            <w:webHidden/>
          </w:rPr>
          <w:instrText xml:space="preserve"> PAGEREF _Toc22768993 \h </w:instrText>
        </w:r>
        <w:r>
          <w:rPr>
            <w:noProof/>
            <w:webHidden/>
          </w:rPr>
        </w:r>
      </w:ins>
      <w:r>
        <w:rPr>
          <w:noProof/>
          <w:webHidden/>
        </w:rPr>
        <w:fldChar w:fldCharType="separate"/>
      </w:r>
      <w:ins w:id="64" w:author="Pedro Oliveira" w:date="2019-10-24T00:24:00Z">
        <w:r>
          <w:rPr>
            <w:noProof/>
            <w:webHidden/>
          </w:rPr>
          <w:t>36</w:t>
        </w:r>
      </w:ins>
      <w:ins w:id="65" w:author="Pedro Oliveira" w:date="2019-10-24T00:22:00Z">
        <w:r>
          <w:rPr>
            <w:noProof/>
            <w:webHidden/>
          </w:rPr>
          <w:fldChar w:fldCharType="end"/>
        </w:r>
        <w:r w:rsidRPr="005C14A1">
          <w:rPr>
            <w:rStyle w:val="Hyperlink"/>
            <w:noProof/>
          </w:rPr>
          <w:fldChar w:fldCharType="end"/>
        </w:r>
      </w:ins>
    </w:p>
    <w:p w14:paraId="194789A3" w14:textId="2AB76872" w:rsidR="009F0D6A" w:rsidRDefault="009F0D6A">
      <w:pPr>
        <w:pStyle w:val="TableofFigures"/>
        <w:tabs>
          <w:tab w:val="right" w:leader="dot" w:pos="9061"/>
        </w:tabs>
        <w:rPr>
          <w:ins w:id="66" w:author="Pedro Oliveira" w:date="2019-10-24T00:22:00Z"/>
          <w:noProof/>
        </w:rPr>
      </w:pPr>
      <w:ins w:id="67"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"_Toc22768994"</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8: Construção de uma PMT</w:t>
        </w:r>
        <w:r>
          <w:rPr>
            <w:noProof/>
            <w:webHidden/>
          </w:rPr>
          <w:tab/>
        </w:r>
        <w:r>
          <w:rPr>
            <w:noProof/>
            <w:webHidden/>
          </w:rPr>
          <w:fldChar w:fldCharType="begin"/>
        </w:r>
        <w:r>
          <w:rPr>
            <w:noProof/>
            <w:webHidden/>
          </w:rPr>
          <w:instrText xml:space="preserve"> PAGEREF _Toc22768994 \h </w:instrText>
        </w:r>
        <w:r>
          <w:rPr>
            <w:noProof/>
            <w:webHidden/>
          </w:rPr>
        </w:r>
      </w:ins>
      <w:r>
        <w:rPr>
          <w:noProof/>
          <w:webHidden/>
        </w:rPr>
        <w:fldChar w:fldCharType="separate"/>
      </w:r>
      <w:ins w:id="68" w:author="Pedro Oliveira" w:date="2019-10-24T00:24:00Z">
        <w:r>
          <w:rPr>
            <w:noProof/>
            <w:webHidden/>
          </w:rPr>
          <w:t>38</w:t>
        </w:r>
      </w:ins>
      <w:ins w:id="69" w:author="Pedro Oliveira" w:date="2019-10-24T00:22:00Z">
        <w:r>
          <w:rPr>
            <w:noProof/>
            <w:webHidden/>
          </w:rPr>
          <w:fldChar w:fldCharType="end"/>
        </w:r>
        <w:r w:rsidRPr="005C14A1">
          <w:rPr>
            <w:rStyle w:val="Hyperlink"/>
            <w:noProof/>
          </w:rPr>
          <w:fldChar w:fldCharType="end"/>
        </w:r>
      </w:ins>
    </w:p>
    <w:p w14:paraId="6877EE4E" w14:textId="6B484330" w:rsidR="009F0D6A" w:rsidRDefault="009F0D6A">
      <w:pPr>
        <w:pStyle w:val="TableofFigures"/>
        <w:tabs>
          <w:tab w:val="right" w:leader="dot" w:pos="9061"/>
        </w:tabs>
        <w:rPr>
          <w:ins w:id="70" w:author="Pedro Oliveira" w:date="2019-10-24T00:22:00Z"/>
          <w:noProof/>
        </w:rPr>
      </w:pPr>
      <w:ins w:id="71"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"_Toc22768995"</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14: Diagrama de blocos da PMT Photon Counting Head</w:t>
        </w:r>
        <w:r>
          <w:rPr>
            <w:noProof/>
            <w:webHidden/>
          </w:rPr>
          <w:tab/>
        </w:r>
        <w:r>
          <w:rPr>
            <w:noProof/>
            <w:webHidden/>
          </w:rPr>
          <w:fldChar w:fldCharType="begin"/>
        </w:r>
        <w:r>
          <w:rPr>
            <w:noProof/>
            <w:webHidden/>
          </w:rPr>
          <w:instrText xml:space="preserve"> PAGEREF _Toc22768995 \h </w:instrText>
        </w:r>
        <w:r>
          <w:rPr>
            <w:noProof/>
            <w:webHidden/>
          </w:rPr>
        </w:r>
      </w:ins>
      <w:r>
        <w:rPr>
          <w:noProof/>
          <w:webHidden/>
        </w:rPr>
        <w:fldChar w:fldCharType="separate"/>
      </w:r>
      <w:ins w:id="72" w:author="Pedro Oliveira" w:date="2019-10-24T00:24:00Z">
        <w:r>
          <w:rPr>
            <w:noProof/>
            <w:webHidden/>
          </w:rPr>
          <w:t>39</w:t>
        </w:r>
      </w:ins>
      <w:ins w:id="73" w:author="Pedro Oliveira" w:date="2019-10-24T00:22:00Z">
        <w:r>
          <w:rPr>
            <w:noProof/>
            <w:webHidden/>
          </w:rPr>
          <w:fldChar w:fldCharType="end"/>
        </w:r>
        <w:r w:rsidRPr="005C14A1">
          <w:rPr>
            <w:rStyle w:val="Hyperlink"/>
            <w:noProof/>
          </w:rPr>
          <w:fldChar w:fldCharType="end"/>
        </w:r>
      </w:ins>
    </w:p>
    <w:p w14:paraId="5BFE1A19" w14:textId="7EAABEB9" w:rsidR="009F0D6A" w:rsidRDefault="009F0D6A">
      <w:pPr>
        <w:pStyle w:val="TableofFigures"/>
        <w:tabs>
          <w:tab w:val="right" w:leader="dot" w:pos="9061"/>
        </w:tabs>
        <w:rPr>
          <w:ins w:id="74" w:author="Pedro Oliveira" w:date="2019-10-24T00:22:00Z"/>
          <w:noProof/>
        </w:rPr>
      </w:pPr>
      <w:ins w:id="75"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"_Toc22768996"</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15: Resposta espectral PMTs H7360.</w:t>
        </w:r>
        <w:r>
          <w:rPr>
            <w:noProof/>
            <w:webHidden/>
          </w:rPr>
          <w:tab/>
        </w:r>
        <w:r>
          <w:rPr>
            <w:noProof/>
            <w:webHidden/>
          </w:rPr>
          <w:fldChar w:fldCharType="begin"/>
        </w:r>
        <w:r>
          <w:rPr>
            <w:noProof/>
            <w:webHidden/>
          </w:rPr>
          <w:instrText xml:space="preserve"> PAGEREF _Toc22768996 \h </w:instrText>
        </w:r>
        <w:r>
          <w:rPr>
            <w:noProof/>
            <w:webHidden/>
          </w:rPr>
        </w:r>
      </w:ins>
      <w:r>
        <w:rPr>
          <w:noProof/>
          <w:webHidden/>
        </w:rPr>
        <w:fldChar w:fldCharType="separate"/>
      </w:r>
      <w:ins w:id="76" w:author="Pedro Oliveira" w:date="2019-10-24T00:24:00Z">
        <w:r>
          <w:rPr>
            <w:noProof/>
            <w:webHidden/>
          </w:rPr>
          <w:t>40</w:t>
        </w:r>
      </w:ins>
      <w:ins w:id="77" w:author="Pedro Oliveira" w:date="2019-10-24T00:22:00Z">
        <w:r>
          <w:rPr>
            <w:noProof/>
            <w:webHidden/>
          </w:rPr>
          <w:fldChar w:fldCharType="end"/>
        </w:r>
        <w:r w:rsidRPr="005C14A1">
          <w:rPr>
            <w:rStyle w:val="Hyperlink"/>
            <w:noProof/>
          </w:rPr>
          <w:fldChar w:fldCharType="end"/>
        </w:r>
      </w:ins>
    </w:p>
    <w:p w14:paraId="3E3C2346" w14:textId="49E0C33D" w:rsidR="009F0D6A" w:rsidRDefault="009F0D6A">
      <w:pPr>
        <w:pStyle w:val="TableofFigures"/>
        <w:tabs>
          <w:tab w:val="right" w:leader="dot" w:pos="9061"/>
        </w:tabs>
        <w:rPr>
          <w:ins w:id="78" w:author="Pedro Oliveira" w:date="2019-10-24T00:22:00Z"/>
          <w:noProof/>
        </w:rPr>
      </w:pPr>
      <w:ins w:id="79"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"_Toc22768997"</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16: PMT Hamamatsu H7360</w:t>
        </w:r>
        <w:r>
          <w:rPr>
            <w:noProof/>
            <w:webHidden/>
          </w:rPr>
          <w:tab/>
        </w:r>
        <w:r>
          <w:rPr>
            <w:noProof/>
            <w:webHidden/>
          </w:rPr>
          <w:fldChar w:fldCharType="begin"/>
        </w:r>
        <w:r>
          <w:rPr>
            <w:noProof/>
            <w:webHidden/>
          </w:rPr>
          <w:instrText xml:space="preserve"> PAGEREF _Toc22768997 \h </w:instrText>
        </w:r>
        <w:r>
          <w:rPr>
            <w:noProof/>
            <w:webHidden/>
          </w:rPr>
        </w:r>
      </w:ins>
      <w:r>
        <w:rPr>
          <w:noProof/>
          <w:webHidden/>
        </w:rPr>
        <w:fldChar w:fldCharType="separate"/>
      </w:r>
      <w:ins w:id="80" w:author="Pedro Oliveira" w:date="2019-10-24T00:24:00Z">
        <w:r>
          <w:rPr>
            <w:noProof/>
            <w:webHidden/>
          </w:rPr>
          <w:t>40</w:t>
        </w:r>
      </w:ins>
      <w:ins w:id="81" w:author="Pedro Oliveira" w:date="2019-10-24T00:22:00Z">
        <w:r>
          <w:rPr>
            <w:noProof/>
            <w:webHidden/>
          </w:rPr>
          <w:fldChar w:fldCharType="end"/>
        </w:r>
        <w:r w:rsidRPr="005C14A1">
          <w:rPr>
            <w:rStyle w:val="Hyperlink"/>
            <w:noProof/>
          </w:rPr>
          <w:fldChar w:fldCharType="end"/>
        </w:r>
      </w:ins>
    </w:p>
    <w:p w14:paraId="24220761" w14:textId="2284C5D0" w:rsidR="009F0D6A" w:rsidRDefault="009F0D6A">
      <w:pPr>
        <w:pStyle w:val="TableofFigures"/>
        <w:tabs>
          <w:tab w:val="right" w:leader="dot" w:pos="9061"/>
        </w:tabs>
        <w:rPr>
          <w:ins w:id="82" w:author="Pedro Oliveira" w:date="2019-10-24T00:22:00Z"/>
          <w:noProof/>
        </w:rPr>
      </w:pPr>
      <w:ins w:id="83" w:author="Pedro Oliveira" w:date="2019-10-24T00:22:00Z">
        <w:r w:rsidRPr="005C14A1">
          <w:rPr>
            <w:rStyle w:val="Hyperlink"/>
            <w:noProof/>
          </w:rPr>
          <w:fldChar w:fldCharType="begin"/>
        </w:r>
        <w:r w:rsidRPr="005C14A1">
          <w:rPr>
            <w:rStyle w:val="Hyperlink"/>
            <w:noProof/>
          </w:rPr>
          <w:instrText xml:space="preserve"> </w:instrText>
        </w:r>
        <w:r>
          <w:rPr>
            <w:noProof/>
          </w:rPr>
          <w:instrText>HYPERLINK \l "_Toc22768998"</w:instrText>
        </w:r>
        <w:r w:rsidRPr="005C14A1">
          <w:rPr>
            <w:rStyle w:val="Hyperlink"/>
            <w:noProof/>
          </w:rPr>
          <w:instrText xml:space="preserve"> </w:instrText>
        </w:r>
        <w:r w:rsidRPr="005C14A1">
          <w:rPr>
            <w:rStyle w:val="Hyperlink"/>
            <w:noProof/>
          </w:rPr>
        </w:r>
        <w:r w:rsidRPr="005C14A1">
          <w:rPr>
            <w:rStyle w:val="Hyperlink"/>
            <w:noProof/>
          </w:rPr>
          <w:fldChar w:fldCharType="separate"/>
        </w:r>
        <w:r w:rsidRPr="005C14A1">
          <w:rPr>
            <w:rStyle w:val="Hyperlink"/>
            <w:noProof/>
          </w:rPr>
          <w:t>Figura 17: Placa Altera DE2-115 e interface adaptadora construída.</w:t>
        </w:r>
        <w:r>
          <w:rPr>
            <w:noProof/>
            <w:webHidden/>
          </w:rPr>
          <w:tab/>
        </w:r>
        <w:r>
          <w:rPr>
            <w:noProof/>
            <w:webHidden/>
          </w:rPr>
          <w:fldChar w:fldCharType="begin"/>
        </w:r>
        <w:r>
          <w:rPr>
            <w:noProof/>
            <w:webHidden/>
          </w:rPr>
          <w:instrText xml:space="preserve"> PAGEREF _Toc22768998 \h </w:instrText>
        </w:r>
        <w:r>
          <w:rPr>
            <w:noProof/>
            <w:webHidden/>
          </w:rPr>
        </w:r>
      </w:ins>
      <w:r>
        <w:rPr>
          <w:noProof/>
          <w:webHidden/>
        </w:rPr>
        <w:fldChar w:fldCharType="separate"/>
      </w:r>
      <w:ins w:id="84" w:author="Pedro Oliveira" w:date="2019-10-24T00:24:00Z">
        <w:r>
          <w:rPr>
            <w:noProof/>
            <w:webHidden/>
          </w:rPr>
          <w:t>41</w:t>
        </w:r>
      </w:ins>
      <w:ins w:id="85" w:author="Pedro Oliveira" w:date="2019-10-24T00:22:00Z">
        <w:r>
          <w:rPr>
            <w:noProof/>
            <w:webHidden/>
          </w:rPr>
          <w:fldChar w:fldCharType="end"/>
        </w:r>
        <w:r w:rsidRPr="005C14A1">
          <w:rPr>
            <w:rStyle w:val="Hyperlink"/>
            <w:noProof/>
          </w:rPr>
          <w:fldChar w:fldCharType="end"/>
        </w:r>
      </w:ins>
    </w:p>
    <w:p w14:paraId="65B90728" w14:textId="5A4CFFEA" w:rsidR="00D731C6" w:rsidRDefault="009F0D6A">
      <w:pPr>
        <w:spacing w:after="160" w:line="259" w:lineRule="auto"/>
        <w:jc w:val="left"/>
        <w:rPr>
          <w:b/>
          <w:bCs/>
          <w:szCs w:val="24"/>
          <w:lang w:val="pt-BR"/>
        </w:rPr>
      </w:pPr>
      <w:ins w:id="86" w:author="Pedro Oliveira" w:date="2019-10-24T00:22:00Z">
        <w:r>
          <w:rPr>
            <w:b/>
            <w:bCs/>
            <w:szCs w:val="24"/>
            <w:lang w:val="pt-BR"/>
          </w:rPr>
          <w:fldChar w:fldCharType="end"/>
        </w:r>
      </w:ins>
      <w:r w:rsidR="00D731C6">
        <w:rPr>
          <w:b/>
          <w:bCs/>
          <w:szCs w:val="24"/>
          <w:lang w:val="pt-BR"/>
        </w:rPr>
        <w:br w:type="page"/>
      </w:r>
    </w:p>
    <w:p w14:paraId="4F22B8B2" w14:textId="3A16757C" w:rsidR="00D731C6" w:rsidRPr="008A2B52" w:rsidDel="009F0D6A" w:rsidRDefault="00D731C6" w:rsidP="008A2B52">
      <w:pPr>
        <w:spacing w:after="160" w:line="259" w:lineRule="auto"/>
        <w:jc w:val="center"/>
        <w:rPr>
          <w:del w:id="87" w:author="Pedro Oliveira" w:date="2019-10-24T00:24:00Z"/>
          <w:b/>
          <w:bCs/>
          <w:sz w:val="28"/>
          <w:szCs w:val="28"/>
          <w:lang w:val="pt-BR"/>
        </w:rPr>
      </w:pPr>
      <w:del w:id="88" w:author="Pedro Oliveira" w:date="2019-10-24T00:24:00Z">
        <w:r w:rsidRPr="008A2B52" w:rsidDel="009F0D6A">
          <w:rPr>
            <w:b/>
            <w:bCs/>
            <w:sz w:val="28"/>
            <w:szCs w:val="28"/>
            <w:lang w:val="pt-BR"/>
          </w:rPr>
          <w:lastRenderedPageBreak/>
          <w:delText xml:space="preserve">LISTA DE </w:delText>
        </w:r>
        <w:r w:rsidR="00F321E1" w:rsidRPr="008A2B52" w:rsidDel="009F0D6A">
          <w:rPr>
            <w:b/>
            <w:bCs/>
            <w:sz w:val="28"/>
            <w:szCs w:val="28"/>
            <w:lang w:val="pt-BR"/>
          </w:rPr>
          <w:delText>TABEL</w:delText>
        </w:r>
        <w:r w:rsidRPr="008A2B52" w:rsidDel="009F0D6A">
          <w:rPr>
            <w:b/>
            <w:bCs/>
            <w:sz w:val="28"/>
            <w:szCs w:val="28"/>
            <w:lang w:val="pt-BR"/>
          </w:rPr>
          <w:delText>AS</w:delText>
        </w:r>
      </w:del>
    </w:p>
    <w:p w14:paraId="6A5B593A" w14:textId="172514DA" w:rsidR="00D731C6" w:rsidDel="009F0D6A" w:rsidRDefault="00D731C6">
      <w:pPr>
        <w:spacing w:after="160" w:line="259" w:lineRule="auto"/>
        <w:jc w:val="left"/>
        <w:rPr>
          <w:del w:id="89" w:author="Pedro Oliveira" w:date="2019-10-24T00:24:00Z"/>
          <w:b/>
          <w:bCs/>
          <w:szCs w:val="24"/>
          <w:lang w:val="pt-BR"/>
        </w:rPr>
      </w:pPr>
    </w:p>
    <w:p w14:paraId="36FF1EC4" w14:textId="302B5E80" w:rsidR="00F321E1" w:rsidDel="009F0D6A" w:rsidRDefault="00F321E1">
      <w:pPr>
        <w:spacing w:after="160" w:line="259" w:lineRule="auto"/>
        <w:jc w:val="left"/>
        <w:rPr>
          <w:del w:id="90" w:author="Pedro Oliveira" w:date="2019-10-24T00:24:00Z"/>
          <w:b/>
          <w:bCs/>
          <w:szCs w:val="24"/>
          <w:lang w:val="pt-BR"/>
        </w:rPr>
      </w:pPr>
      <w:del w:id="91" w:author="Pedro Oliveira" w:date="2019-10-24T00:24:00Z">
        <w:r w:rsidDel="009F0D6A">
          <w:rPr>
            <w:b/>
            <w:bCs/>
            <w:szCs w:val="24"/>
            <w:lang w:val="pt-BR"/>
          </w:rPr>
          <w:br w:type="page"/>
        </w:r>
      </w:del>
    </w:p>
    <w:p w14:paraId="7ECD6C94" w14:textId="732AB6FC" w:rsidR="00F321E1" w:rsidRPr="008A2B52" w:rsidRDefault="00F321E1" w:rsidP="008A2B52">
      <w:pPr>
        <w:spacing w:after="160" w:line="259" w:lineRule="auto"/>
        <w:jc w:val="center"/>
        <w:rPr>
          <w:b/>
          <w:bCs/>
          <w:sz w:val="28"/>
          <w:szCs w:val="28"/>
          <w:lang w:val="pt-BR"/>
        </w:rPr>
      </w:pPr>
      <w:r w:rsidRPr="008A2B52">
        <w:rPr>
          <w:b/>
          <w:bCs/>
          <w:sz w:val="28"/>
          <w:szCs w:val="28"/>
          <w:lang w:val="pt-BR"/>
        </w:rPr>
        <w:t xml:space="preserve">LISTA DE </w:t>
      </w:r>
      <w:r w:rsidR="008A2B52" w:rsidRPr="008A2B52">
        <w:rPr>
          <w:b/>
          <w:bCs/>
          <w:sz w:val="28"/>
          <w:szCs w:val="28"/>
          <w:lang w:val="pt-BR"/>
        </w:rPr>
        <w:t xml:space="preserve">SIGLAS </w:t>
      </w:r>
      <w:r w:rsidR="001207E2">
        <w:rPr>
          <w:b/>
          <w:bCs/>
          <w:sz w:val="28"/>
          <w:szCs w:val="28"/>
          <w:lang w:val="pt-BR"/>
        </w:rPr>
        <w:t xml:space="preserve">E </w:t>
      </w:r>
      <w:r w:rsidRPr="008A2B52">
        <w:rPr>
          <w:b/>
          <w:bCs/>
          <w:sz w:val="28"/>
          <w:szCs w:val="28"/>
          <w:lang w:val="pt-BR"/>
        </w:rPr>
        <w:t>ABREVIATURAS</w:t>
      </w:r>
    </w:p>
    <w:p w14:paraId="57A72E84" w14:textId="6262CE29" w:rsidR="005467F0" w:rsidRDefault="005467F0">
      <w:pPr>
        <w:spacing w:after="160" w:line="259" w:lineRule="auto"/>
        <w:jc w:val="left"/>
        <w:rPr>
          <w:szCs w:val="24"/>
          <w:lang w:val="pt-BR"/>
        </w:rPr>
      </w:pPr>
      <w:r>
        <w:rPr>
          <w:szCs w:val="24"/>
          <w:lang w:val="pt-BR"/>
        </w:rPr>
        <w:t>HDL</w:t>
      </w:r>
      <w:r w:rsidR="004E4C6A">
        <w:rPr>
          <w:szCs w:val="24"/>
          <w:lang w:val="pt-BR"/>
        </w:rPr>
        <w:t xml:space="preserve"> – Hardware </w:t>
      </w:r>
      <w:proofErr w:type="spellStart"/>
      <w:r w:rsidR="004E4C6A">
        <w:rPr>
          <w:szCs w:val="24"/>
          <w:lang w:val="pt-BR"/>
        </w:rPr>
        <w:t>Description</w:t>
      </w:r>
      <w:proofErr w:type="spellEnd"/>
      <w:r w:rsidR="004E4C6A">
        <w:rPr>
          <w:szCs w:val="24"/>
          <w:lang w:val="pt-BR"/>
        </w:rPr>
        <w:t xml:space="preserve"> </w:t>
      </w:r>
      <w:proofErr w:type="spellStart"/>
      <w:r w:rsidR="004E4C6A">
        <w:rPr>
          <w:szCs w:val="24"/>
          <w:lang w:val="pt-BR"/>
        </w:rPr>
        <w:t>Language</w:t>
      </w:r>
      <w:proofErr w:type="spellEnd"/>
    </w:p>
    <w:p w14:paraId="277AD8BB" w14:textId="69855DA7" w:rsidR="00F321E1" w:rsidRDefault="00693937">
      <w:pPr>
        <w:spacing w:after="160" w:line="259" w:lineRule="auto"/>
        <w:jc w:val="left"/>
        <w:rPr>
          <w:szCs w:val="24"/>
          <w:lang w:val="pt-BR"/>
        </w:rPr>
      </w:pPr>
      <w:r>
        <w:rPr>
          <w:szCs w:val="24"/>
          <w:lang w:val="pt-BR"/>
        </w:rPr>
        <w:t>FPGA</w:t>
      </w:r>
      <w:r w:rsidR="004E4C6A">
        <w:rPr>
          <w:szCs w:val="24"/>
          <w:lang w:val="pt-BR"/>
        </w:rPr>
        <w:t xml:space="preserve"> – Field </w:t>
      </w:r>
      <w:proofErr w:type="spellStart"/>
      <w:r w:rsidR="004E4C6A">
        <w:rPr>
          <w:szCs w:val="24"/>
          <w:lang w:val="pt-BR"/>
        </w:rPr>
        <w:t>Programmable</w:t>
      </w:r>
      <w:proofErr w:type="spellEnd"/>
      <w:r w:rsidR="004E4C6A">
        <w:rPr>
          <w:szCs w:val="24"/>
          <w:lang w:val="pt-BR"/>
        </w:rPr>
        <w:t xml:space="preserve"> Gate </w:t>
      </w:r>
      <w:proofErr w:type="spellStart"/>
      <w:r w:rsidR="004E4C6A">
        <w:rPr>
          <w:szCs w:val="24"/>
          <w:lang w:val="pt-BR"/>
        </w:rPr>
        <w:t>Array</w:t>
      </w:r>
      <w:proofErr w:type="spellEnd"/>
    </w:p>
    <w:p w14:paraId="503F1428" w14:textId="21E9781D" w:rsidR="00693937" w:rsidRDefault="00693937">
      <w:pPr>
        <w:spacing w:after="160" w:line="259" w:lineRule="auto"/>
        <w:jc w:val="left"/>
        <w:rPr>
          <w:szCs w:val="24"/>
          <w:lang w:val="pt-BR"/>
        </w:rPr>
      </w:pPr>
      <w:r>
        <w:rPr>
          <w:szCs w:val="24"/>
          <w:lang w:val="pt-BR"/>
        </w:rPr>
        <w:t>VHDL</w:t>
      </w:r>
      <w:r w:rsidR="004E4C6A">
        <w:rPr>
          <w:szCs w:val="24"/>
          <w:lang w:val="pt-BR"/>
        </w:rPr>
        <w:t xml:space="preserve"> – VLSI Hardware </w:t>
      </w:r>
      <w:proofErr w:type="spellStart"/>
      <w:r w:rsidR="004E4C6A">
        <w:rPr>
          <w:szCs w:val="24"/>
          <w:lang w:val="pt-BR"/>
        </w:rPr>
        <w:t>Description</w:t>
      </w:r>
      <w:proofErr w:type="spellEnd"/>
      <w:r w:rsidR="004E4C6A">
        <w:rPr>
          <w:szCs w:val="24"/>
          <w:lang w:val="pt-BR"/>
        </w:rPr>
        <w:t xml:space="preserve"> </w:t>
      </w:r>
      <w:proofErr w:type="spellStart"/>
      <w:r w:rsidR="004E4C6A">
        <w:rPr>
          <w:szCs w:val="24"/>
          <w:lang w:val="pt-BR"/>
        </w:rPr>
        <w:t>Language</w:t>
      </w:r>
      <w:proofErr w:type="spellEnd"/>
    </w:p>
    <w:p w14:paraId="14B1AA62" w14:textId="0F46A011" w:rsidR="002A2532" w:rsidRDefault="002A2532">
      <w:pPr>
        <w:spacing w:after="160" w:line="259" w:lineRule="auto"/>
        <w:jc w:val="left"/>
        <w:rPr>
          <w:szCs w:val="24"/>
          <w:lang w:val="pt-BR"/>
        </w:rPr>
      </w:pPr>
      <w:r>
        <w:rPr>
          <w:szCs w:val="24"/>
          <w:lang w:val="pt-BR"/>
        </w:rPr>
        <w:t xml:space="preserve">VLSI – </w:t>
      </w:r>
      <w:proofErr w:type="spellStart"/>
      <w:r>
        <w:rPr>
          <w:szCs w:val="24"/>
          <w:lang w:val="pt-BR"/>
        </w:rPr>
        <w:t>Very</w:t>
      </w:r>
      <w:proofErr w:type="spellEnd"/>
      <w:r>
        <w:rPr>
          <w:szCs w:val="24"/>
          <w:lang w:val="pt-BR"/>
        </w:rPr>
        <w:t xml:space="preserve"> </w:t>
      </w:r>
      <w:proofErr w:type="spellStart"/>
      <w:r>
        <w:rPr>
          <w:szCs w:val="24"/>
          <w:lang w:val="pt-BR"/>
        </w:rPr>
        <w:t>Large</w:t>
      </w:r>
      <w:proofErr w:type="spellEnd"/>
      <w:r>
        <w:rPr>
          <w:szCs w:val="24"/>
          <w:lang w:val="pt-BR"/>
        </w:rPr>
        <w:t xml:space="preserve"> </w:t>
      </w:r>
      <w:proofErr w:type="spellStart"/>
      <w:r>
        <w:rPr>
          <w:szCs w:val="24"/>
          <w:lang w:val="pt-BR"/>
        </w:rPr>
        <w:t>Scale</w:t>
      </w:r>
      <w:proofErr w:type="spellEnd"/>
      <w:r>
        <w:rPr>
          <w:szCs w:val="24"/>
          <w:lang w:val="pt-BR"/>
        </w:rPr>
        <w:t xml:space="preserve"> </w:t>
      </w:r>
      <w:proofErr w:type="spellStart"/>
      <w:r>
        <w:rPr>
          <w:szCs w:val="24"/>
          <w:lang w:val="pt-BR"/>
        </w:rPr>
        <w:t>of</w:t>
      </w:r>
      <w:proofErr w:type="spellEnd"/>
      <w:r>
        <w:rPr>
          <w:szCs w:val="24"/>
          <w:lang w:val="pt-BR"/>
        </w:rPr>
        <w:t xml:space="preserve"> </w:t>
      </w:r>
      <w:proofErr w:type="spellStart"/>
      <w:r>
        <w:rPr>
          <w:szCs w:val="24"/>
          <w:lang w:val="pt-BR"/>
        </w:rPr>
        <w:t>Integration</w:t>
      </w:r>
      <w:proofErr w:type="spellEnd"/>
    </w:p>
    <w:p w14:paraId="4725E316" w14:textId="20B1200E" w:rsidR="00693937" w:rsidRDefault="00693937">
      <w:pPr>
        <w:spacing w:after="160" w:line="259" w:lineRule="auto"/>
        <w:jc w:val="left"/>
        <w:rPr>
          <w:szCs w:val="24"/>
          <w:lang w:val="pt-BR"/>
        </w:rPr>
      </w:pPr>
      <w:r>
        <w:rPr>
          <w:szCs w:val="24"/>
          <w:lang w:val="pt-BR"/>
        </w:rPr>
        <w:t>RS232</w:t>
      </w:r>
    </w:p>
    <w:p w14:paraId="0095B19A" w14:textId="4F0C13F8" w:rsidR="00693937" w:rsidRDefault="00693937">
      <w:pPr>
        <w:spacing w:after="160" w:line="259" w:lineRule="auto"/>
        <w:jc w:val="left"/>
        <w:rPr>
          <w:szCs w:val="24"/>
          <w:lang w:val="pt-BR"/>
        </w:rPr>
      </w:pPr>
      <w:r>
        <w:rPr>
          <w:szCs w:val="24"/>
          <w:lang w:val="pt-BR"/>
        </w:rPr>
        <w:t>CLB</w:t>
      </w:r>
      <w:r w:rsidR="004E4C6A">
        <w:rPr>
          <w:szCs w:val="24"/>
          <w:lang w:val="pt-BR"/>
        </w:rPr>
        <w:t xml:space="preserve"> – </w:t>
      </w:r>
      <w:proofErr w:type="spellStart"/>
      <w:r w:rsidR="004E4C6A">
        <w:rPr>
          <w:szCs w:val="24"/>
          <w:lang w:val="pt-BR"/>
        </w:rPr>
        <w:t>Configurable</w:t>
      </w:r>
      <w:proofErr w:type="spellEnd"/>
      <w:r w:rsidR="004E4C6A">
        <w:rPr>
          <w:szCs w:val="24"/>
          <w:lang w:val="pt-BR"/>
        </w:rPr>
        <w:t xml:space="preserve"> </w:t>
      </w:r>
      <w:proofErr w:type="spellStart"/>
      <w:r w:rsidR="004E4C6A">
        <w:rPr>
          <w:szCs w:val="24"/>
          <w:lang w:val="pt-BR"/>
        </w:rPr>
        <w:t>Logic</w:t>
      </w:r>
      <w:proofErr w:type="spellEnd"/>
      <w:r w:rsidR="004E4C6A">
        <w:rPr>
          <w:szCs w:val="24"/>
          <w:lang w:val="pt-BR"/>
        </w:rPr>
        <w:t xml:space="preserve"> </w:t>
      </w:r>
      <w:proofErr w:type="spellStart"/>
      <w:r w:rsidR="004E4C6A">
        <w:rPr>
          <w:szCs w:val="24"/>
          <w:lang w:val="pt-BR"/>
        </w:rPr>
        <w:t>Block</w:t>
      </w:r>
      <w:proofErr w:type="spellEnd"/>
    </w:p>
    <w:p w14:paraId="528089A4" w14:textId="5032C786" w:rsidR="00693937" w:rsidRDefault="00693937">
      <w:pPr>
        <w:spacing w:after="160" w:line="259" w:lineRule="auto"/>
        <w:jc w:val="left"/>
        <w:rPr>
          <w:szCs w:val="24"/>
          <w:lang w:val="pt-BR"/>
        </w:rPr>
      </w:pPr>
      <w:r>
        <w:rPr>
          <w:szCs w:val="24"/>
          <w:lang w:val="pt-BR"/>
        </w:rPr>
        <w:t>IOB</w:t>
      </w:r>
      <w:r w:rsidR="004E4C6A">
        <w:rPr>
          <w:szCs w:val="24"/>
          <w:lang w:val="pt-BR"/>
        </w:rPr>
        <w:t xml:space="preserve"> – Input/Output </w:t>
      </w:r>
      <w:proofErr w:type="spellStart"/>
      <w:r w:rsidR="004E4C6A">
        <w:rPr>
          <w:szCs w:val="24"/>
          <w:lang w:val="pt-BR"/>
        </w:rPr>
        <w:t>Block</w:t>
      </w:r>
      <w:proofErr w:type="spellEnd"/>
    </w:p>
    <w:p w14:paraId="3B31C81A" w14:textId="4CB24927" w:rsidR="005467F0" w:rsidRDefault="00693937">
      <w:pPr>
        <w:spacing w:after="160" w:line="259" w:lineRule="auto"/>
        <w:jc w:val="left"/>
        <w:rPr>
          <w:szCs w:val="24"/>
          <w:lang w:val="pt-BR"/>
        </w:rPr>
      </w:pPr>
      <w:r>
        <w:rPr>
          <w:szCs w:val="24"/>
          <w:lang w:val="pt-BR"/>
        </w:rPr>
        <w:t>SM</w:t>
      </w:r>
      <w:r w:rsidR="004E4C6A">
        <w:rPr>
          <w:szCs w:val="24"/>
          <w:lang w:val="pt-BR"/>
        </w:rPr>
        <w:t xml:space="preserve"> - </w:t>
      </w:r>
    </w:p>
    <w:p w14:paraId="616FFECA" w14:textId="142C01BA" w:rsidR="004E4C6A" w:rsidRDefault="005467F0">
      <w:pPr>
        <w:spacing w:after="160" w:line="259" w:lineRule="auto"/>
        <w:jc w:val="left"/>
        <w:rPr>
          <w:szCs w:val="24"/>
          <w:lang w:val="pt-BR"/>
        </w:rPr>
      </w:pPr>
      <w:r>
        <w:rPr>
          <w:szCs w:val="24"/>
          <w:lang w:val="pt-BR"/>
        </w:rPr>
        <w:t>PMT</w:t>
      </w:r>
      <w:r w:rsidR="004E4C6A">
        <w:rPr>
          <w:szCs w:val="24"/>
          <w:lang w:val="pt-BR"/>
        </w:rPr>
        <w:t xml:space="preserve"> – </w:t>
      </w:r>
      <w:proofErr w:type="spellStart"/>
      <w:r w:rsidR="004E4C6A">
        <w:rPr>
          <w:szCs w:val="24"/>
          <w:lang w:val="pt-BR"/>
        </w:rPr>
        <w:t>Photomultiplier</w:t>
      </w:r>
      <w:proofErr w:type="spellEnd"/>
      <w:r w:rsidR="004E4C6A">
        <w:rPr>
          <w:szCs w:val="24"/>
          <w:lang w:val="pt-BR"/>
        </w:rPr>
        <w:t xml:space="preserve"> Tube</w:t>
      </w:r>
    </w:p>
    <w:p w14:paraId="13850BE4" w14:textId="1A539D97" w:rsidR="004E4C6A" w:rsidRDefault="004E4C6A">
      <w:pPr>
        <w:spacing w:after="160" w:line="259" w:lineRule="auto"/>
        <w:jc w:val="left"/>
        <w:rPr>
          <w:szCs w:val="24"/>
          <w:lang w:val="pt-BR"/>
        </w:rPr>
      </w:pPr>
      <w:r>
        <w:rPr>
          <w:szCs w:val="24"/>
          <w:lang w:val="pt-BR"/>
        </w:rPr>
        <w:t xml:space="preserve">VLSI – </w:t>
      </w:r>
      <w:proofErr w:type="spellStart"/>
      <w:r>
        <w:rPr>
          <w:szCs w:val="24"/>
          <w:lang w:val="pt-BR"/>
        </w:rPr>
        <w:t>Very</w:t>
      </w:r>
      <w:proofErr w:type="spellEnd"/>
      <w:r>
        <w:rPr>
          <w:szCs w:val="24"/>
          <w:lang w:val="pt-BR"/>
        </w:rPr>
        <w:t xml:space="preserve"> </w:t>
      </w:r>
      <w:proofErr w:type="spellStart"/>
      <w:r>
        <w:rPr>
          <w:szCs w:val="24"/>
          <w:lang w:val="pt-BR"/>
        </w:rPr>
        <w:t>Large</w:t>
      </w:r>
      <w:proofErr w:type="spellEnd"/>
      <w:r>
        <w:rPr>
          <w:szCs w:val="24"/>
          <w:lang w:val="pt-BR"/>
        </w:rPr>
        <w:t xml:space="preserve"> </w:t>
      </w:r>
      <w:proofErr w:type="spellStart"/>
      <w:r>
        <w:rPr>
          <w:szCs w:val="24"/>
          <w:lang w:val="pt-BR"/>
        </w:rPr>
        <w:t>Scale</w:t>
      </w:r>
      <w:proofErr w:type="spellEnd"/>
      <w:r>
        <w:rPr>
          <w:szCs w:val="24"/>
          <w:lang w:val="pt-BR"/>
        </w:rPr>
        <w:t xml:space="preserve"> </w:t>
      </w:r>
      <w:proofErr w:type="spellStart"/>
      <w:r>
        <w:rPr>
          <w:szCs w:val="24"/>
          <w:lang w:val="pt-BR"/>
        </w:rPr>
        <w:t>Integration</w:t>
      </w:r>
      <w:proofErr w:type="spellEnd"/>
    </w:p>
    <w:p w14:paraId="575ACFB5" w14:textId="3C3594D2" w:rsidR="004E4C6A" w:rsidRDefault="004E4C6A">
      <w:pPr>
        <w:spacing w:after="160" w:line="259" w:lineRule="auto"/>
        <w:jc w:val="left"/>
        <w:rPr>
          <w:szCs w:val="24"/>
          <w:lang w:val="pt-BR"/>
        </w:rPr>
      </w:pPr>
      <w:r>
        <w:rPr>
          <w:szCs w:val="24"/>
          <w:lang w:val="pt-BR"/>
        </w:rPr>
        <w:t>CI</w:t>
      </w:r>
      <w:r w:rsidR="00EE6AC5">
        <w:rPr>
          <w:szCs w:val="24"/>
          <w:lang w:val="pt-BR"/>
        </w:rPr>
        <w:t xml:space="preserve"> – Circuitos Integrados</w:t>
      </w:r>
    </w:p>
    <w:p w14:paraId="6E9B11DB" w14:textId="774AF0DE" w:rsidR="00EE6AC5" w:rsidRDefault="00EE6AC5">
      <w:pPr>
        <w:spacing w:after="160" w:line="259" w:lineRule="auto"/>
        <w:jc w:val="left"/>
        <w:rPr>
          <w:szCs w:val="24"/>
          <w:lang w:val="pt-BR"/>
        </w:rPr>
      </w:pPr>
      <w:r>
        <w:rPr>
          <w:szCs w:val="24"/>
          <w:lang w:val="pt-BR"/>
        </w:rPr>
        <w:t xml:space="preserve">PLD – </w:t>
      </w:r>
      <w:proofErr w:type="spellStart"/>
      <w:r>
        <w:rPr>
          <w:szCs w:val="24"/>
          <w:lang w:val="pt-BR"/>
        </w:rPr>
        <w:t>Programmable</w:t>
      </w:r>
      <w:proofErr w:type="spellEnd"/>
      <w:r>
        <w:rPr>
          <w:szCs w:val="24"/>
          <w:lang w:val="pt-BR"/>
        </w:rPr>
        <w:t xml:space="preserve"> </w:t>
      </w:r>
      <w:proofErr w:type="spellStart"/>
      <w:r>
        <w:rPr>
          <w:szCs w:val="24"/>
          <w:lang w:val="pt-BR"/>
        </w:rPr>
        <w:t>Logic</w:t>
      </w:r>
      <w:proofErr w:type="spellEnd"/>
      <w:r>
        <w:rPr>
          <w:szCs w:val="24"/>
          <w:lang w:val="pt-BR"/>
        </w:rPr>
        <w:t xml:space="preserve"> Device</w:t>
      </w:r>
    </w:p>
    <w:p w14:paraId="11076C9D" w14:textId="247F07F2" w:rsidR="00270AAE" w:rsidRDefault="00270AAE">
      <w:pPr>
        <w:spacing w:after="160" w:line="259" w:lineRule="auto"/>
        <w:jc w:val="left"/>
        <w:rPr>
          <w:szCs w:val="24"/>
          <w:lang w:val="pt-BR"/>
        </w:rPr>
      </w:pPr>
      <w:r>
        <w:rPr>
          <w:szCs w:val="24"/>
          <w:lang w:val="pt-BR"/>
        </w:rPr>
        <w:t xml:space="preserve">TTL – Transistor </w:t>
      </w:r>
      <w:proofErr w:type="spellStart"/>
      <w:r>
        <w:rPr>
          <w:szCs w:val="24"/>
          <w:lang w:val="pt-BR"/>
        </w:rPr>
        <w:t>Transistor</w:t>
      </w:r>
      <w:proofErr w:type="spellEnd"/>
      <w:r>
        <w:rPr>
          <w:szCs w:val="24"/>
          <w:lang w:val="pt-BR"/>
        </w:rPr>
        <w:t xml:space="preserve"> </w:t>
      </w:r>
      <w:proofErr w:type="spellStart"/>
      <w:r>
        <w:rPr>
          <w:szCs w:val="24"/>
          <w:lang w:val="pt-BR"/>
        </w:rPr>
        <w:t>Logic</w:t>
      </w:r>
      <w:proofErr w:type="spellEnd"/>
    </w:p>
    <w:p w14:paraId="38608ED4" w14:textId="5303E7F1" w:rsidR="009554F9" w:rsidRDefault="009554F9">
      <w:pPr>
        <w:spacing w:after="160" w:line="259" w:lineRule="auto"/>
        <w:jc w:val="left"/>
        <w:rPr>
          <w:szCs w:val="24"/>
          <w:lang w:val="pt-BR"/>
        </w:rPr>
      </w:pPr>
      <w:r>
        <w:rPr>
          <w:szCs w:val="24"/>
          <w:lang w:val="pt-BR"/>
        </w:rPr>
        <w:t>CPLD</w:t>
      </w:r>
    </w:p>
    <w:p w14:paraId="6441E601" w14:textId="6CC84BBA" w:rsidR="009554F9" w:rsidRDefault="009554F9">
      <w:pPr>
        <w:spacing w:after="160" w:line="259" w:lineRule="auto"/>
        <w:jc w:val="left"/>
        <w:rPr>
          <w:szCs w:val="24"/>
          <w:lang w:val="pt-BR"/>
        </w:rPr>
      </w:pPr>
      <w:r>
        <w:rPr>
          <w:szCs w:val="24"/>
          <w:lang w:val="pt-BR"/>
        </w:rPr>
        <w:t>HCPLD</w:t>
      </w:r>
    </w:p>
    <w:p w14:paraId="5B0E1E19" w14:textId="0B24AE02" w:rsidR="009554F9" w:rsidRDefault="009554F9">
      <w:pPr>
        <w:spacing w:after="160" w:line="259" w:lineRule="auto"/>
        <w:jc w:val="left"/>
        <w:rPr>
          <w:szCs w:val="24"/>
          <w:lang w:val="pt-BR"/>
        </w:rPr>
      </w:pPr>
      <w:r>
        <w:rPr>
          <w:szCs w:val="24"/>
          <w:lang w:val="pt-BR"/>
        </w:rPr>
        <w:t>SPLD</w:t>
      </w:r>
    </w:p>
    <w:p w14:paraId="06E0507B" w14:textId="75584BA4" w:rsidR="00F321E1" w:rsidRDefault="00F321E1">
      <w:pPr>
        <w:spacing w:after="160" w:line="259" w:lineRule="auto"/>
        <w:jc w:val="left"/>
        <w:rPr>
          <w:b/>
          <w:bCs/>
          <w:szCs w:val="24"/>
          <w:lang w:val="pt-BR"/>
        </w:rPr>
      </w:pPr>
      <w:r>
        <w:rPr>
          <w:b/>
          <w:bCs/>
          <w:szCs w:val="24"/>
          <w:lang w:val="pt-BR"/>
        </w:rPr>
        <w:br w:type="page"/>
      </w:r>
    </w:p>
    <w:p w14:paraId="0B0FD619" w14:textId="2BEB6493" w:rsidR="00D731C6" w:rsidRPr="008B4E77" w:rsidRDefault="00D731C6" w:rsidP="003725B0">
      <w:pPr>
        <w:pStyle w:val="Heading1"/>
        <w:numPr>
          <w:ilvl w:val="0"/>
          <w:numId w:val="22"/>
        </w:numPr>
      </w:pPr>
      <w:bookmarkStart w:id="92" w:name="_Toc22768809"/>
      <w:r w:rsidRPr="008B4E77">
        <w:lastRenderedPageBreak/>
        <w:t>INTRODUÇÃO</w:t>
      </w:r>
      <w:bookmarkEnd w:id="92"/>
    </w:p>
    <w:p w14:paraId="5C2A90AA" w14:textId="17D69B2F" w:rsidR="008C342C" w:rsidRDefault="00E470D8" w:rsidP="00150551">
      <w:pPr>
        <w:rPr>
          <w:lang w:val="pt-BR"/>
        </w:rPr>
      </w:pPr>
      <w:r>
        <w:rPr>
          <w:lang w:val="pt-BR"/>
        </w:rPr>
        <w:t xml:space="preserve">Um sistema digital é composto por dispositivos interconectados </w:t>
      </w:r>
      <w:r w:rsidR="003A1184">
        <w:rPr>
          <w:lang w:val="pt-BR"/>
        </w:rPr>
        <w:t xml:space="preserve">que tomam sinais digitais em suas entradas, </w:t>
      </w:r>
      <w:r w:rsidR="005C3973">
        <w:rPr>
          <w:lang w:val="pt-BR"/>
        </w:rPr>
        <w:t>manipula</w:t>
      </w:r>
      <w:r w:rsidR="00EB7BF8">
        <w:rPr>
          <w:lang w:val="pt-BR"/>
        </w:rPr>
        <w:t>m</w:t>
      </w:r>
      <w:r w:rsidR="005C3973">
        <w:rPr>
          <w:lang w:val="pt-BR"/>
        </w:rPr>
        <w:t>, armazena</w:t>
      </w:r>
      <w:r w:rsidR="00EB7BF8">
        <w:rPr>
          <w:lang w:val="pt-BR"/>
        </w:rPr>
        <w:t>m</w:t>
      </w:r>
      <w:r w:rsidR="005C3973">
        <w:rPr>
          <w:lang w:val="pt-BR"/>
        </w:rPr>
        <w:t>, processa</w:t>
      </w:r>
      <w:r w:rsidR="00EB7BF8">
        <w:rPr>
          <w:lang w:val="pt-BR"/>
        </w:rPr>
        <w:t>m</w:t>
      </w:r>
      <w:r w:rsidR="005C3973">
        <w:rPr>
          <w:lang w:val="pt-BR"/>
        </w:rPr>
        <w:t xml:space="preserve"> e transmit</w:t>
      </w:r>
      <w:r w:rsidR="00EB7BF8">
        <w:rPr>
          <w:lang w:val="pt-BR"/>
        </w:rPr>
        <w:t>em</w:t>
      </w:r>
      <w:r w:rsidR="005C3973">
        <w:rPr>
          <w:lang w:val="pt-BR"/>
        </w:rPr>
        <w:t xml:space="preserve"> </w:t>
      </w:r>
      <w:r w:rsidR="00EB7BF8">
        <w:rPr>
          <w:lang w:val="pt-BR"/>
        </w:rPr>
        <w:t>informações</w:t>
      </w:r>
      <w:r w:rsidR="005C3973">
        <w:rPr>
          <w:lang w:val="pt-BR"/>
        </w:rPr>
        <w:t xml:space="preserve"> </w:t>
      </w:r>
      <w:r w:rsidR="00216655">
        <w:rPr>
          <w:lang w:val="pt-BR"/>
        </w:rPr>
        <w:t>em forma de sinais digitais</w:t>
      </w:r>
      <w:r w:rsidR="003A1184">
        <w:rPr>
          <w:lang w:val="pt-BR"/>
        </w:rPr>
        <w:t xml:space="preserve"> em suas saídas</w:t>
      </w:r>
      <w:r w:rsidR="000630C0">
        <w:rPr>
          <w:lang w:val="pt-BR"/>
        </w:rPr>
        <w:t xml:space="preserve">. </w:t>
      </w:r>
      <w:r w:rsidR="00BC21E0">
        <w:rPr>
          <w:lang w:val="pt-BR"/>
        </w:rPr>
        <w:t>Essencialmente, estes dispositivos são eletrônicos</w:t>
      </w:r>
      <w:r w:rsidR="008C342C">
        <w:rPr>
          <w:lang w:val="pt-BR"/>
        </w:rPr>
        <w:t xml:space="preserve">, </w:t>
      </w:r>
      <w:r w:rsidR="00BC21E0">
        <w:rPr>
          <w:lang w:val="pt-BR"/>
        </w:rPr>
        <w:t xml:space="preserve">mas </w:t>
      </w:r>
      <w:r w:rsidR="008C342C">
        <w:rPr>
          <w:lang w:val="pt-BR"/>
        </w:rPr>
        <w:t>dispositivos mecânicos, pneumáticos ou magnéticos também podem compor um sistema digital</w:t>
      </w:r>
      <w:r w:rsidR="003A1184">
        <w:rPr>
          <w:lang w:val="pt-BR"/>
        </w:rPr>
        <w:t xml:space="preserve"> </w:t>
      </w:r>
      <w:r w:rsidR="008C342C">
        <w:rPr>
          <w:lang w:val="pt-BR"/>
        </w:rPr>
        <w:t>[</w:t>
      </w:r>
      <w:r w:rsidR="00D91756">
        <w:rPr>
          <w:lang w:val="pt-BR"/>
        </w:rPr>
        <w:t>1</w:t>
      </w:r>
      <w:r w:rsidR="008C342C">
        <w:rPr>
          <w:lang w:val="pt-BR"/>
        </w:rPr>
        <w:t>]</w:t>
      </w:r>
      <w:r w:rsidR="003A1184">
        <w:rPr>
          <w:lang w:val="pt-BR"/>
        </w:rPr>
        <w:t xml:space="preserve">. Sistemas digitais </w:t>
      </w:r>
      <w:r w:rsidR="0090470E">
        <w:rPr>
          <w:lang w:val="pt-BR"/>
        </w:rPr>
        <w:t>são amplamente utilizados em áreas de processamento de sinais (i.e., áudio, imagem, voz)</w:t>
      </w:r>
      <w:r w:rsidR="00AA0C4C">
        <w:rPr>
          <w:lang w:val="pt-BR"/>
        </w:rPr>
        <w:t>, telecomunicações, computação, armazenamento de dados</w:t>
      </w:r>
      <w:r w:rsidR="00720EB8">
        <w:rPr>
          <w:lang w:val="pt-BR"/>
        </w:rPr>
        <w:t>,</w:t>
      </w:r>
      <w:r w:rsidR="00AA0C4C">
        <w:rPr>
          <w:lang w:val="pt-BR"/>
        </w:rPr>
        <w:t xml:space="preserve"> entre outros</w:t>
      </w:r>
      <w:r w:rsidR="00720EB8">
        <w:rPr>
          <w:lang w:val="pt-BR"/>
        </w:rPr>
        <w:t>, sendo tão comuns na rotina das pessoas que a maioria delas nem os percebe</w:t>
      </w:r>
      <w:r w:rsidR="00AC5551">
        <w:rPr>
          <w:lang w:val="pt-BR"/>
        </w:rPr>
        <w:t>m</w:t>
      </w:r>
      <w:r w:rsidR="00720EB8">
        <w:rPr>
          <w:lang w:val="pt-BR"/>
        </w:rPr>
        <w:t xml:space="preserve">. </w:t>
      </w:r>
      <w:r w:rsidR="00AC5551">
        <w:rPr>
          <w:lang w:val="pt-BR"/>
        </w:rPr>
        <w:t>A maior</w:t>
      </w:r>
      <w:r w:rsidR="00127BE1">
        <w:rPr>
          <w:lang w:val="pt-BR"/>
        </w:rPr>
        <w:t>ia</w:t>
      </w:r>
      <w:r w:rsidR="00AC5551">
        <w:rPr>
          <w:lang w:val="pt-BR"/>
        </w:rPr>
        <w:t xml:space="preserve"> d</w:t>
      </w:r>
      <w:r w:rsidR="00127BE1">
        <w:rPr>
          <w:lang w:val="pt-BR"/>
        </w:rPr>
        <w:t>os</w:t>
      </w:r>
      <w:r w:rsidR="00AC5551">
        <w:rPr>
          <w:lang w:val="pt-BR"/>
        </w:rPr>
        <w:t xml:space="preserve"> sistemas eletrônicos são parcialmente ou totalmente digitais</w:t>
      </w:r>
      <w:r w:rsidR="00127BE1">
        <w:rPr>
          <w:lang w:val="pt-BR"/>
        </w:rPr>
        <w:t xml:space="preserve"> e, características como a</w:t>
      </w:r>
      <w:r w:rsidR="0059114C">
        <w:rPr>
          <w:lang w:val="pt-BR"/>
        </w:rPr>
        <w:t xml:space="preserve"> simplicidade</w:t>
      </w:r>
      <w:r w:rsidR="005F7B41">
        <w:rPr>
          <w:lang w:val="pt-BR"/>
        </w:rPr>
        <w:t xml:space="preserve"> do projeto</w:t>
      </w:r>
      <w:r w:rsidR="0059114C">
        <w:rPr>
          <w:lang w:val="pt-BR"/>
        </w:rPr>
        <w:t xml:space="preserve">, versatilidade e </w:t>
      </w:r>
      <w:r w:rsidR="0005625A">
        <w:rPr>
          <w:lang w:val="pt-BR"/>
        </w:rPr>
        <w:t>capacidade</w:t>
      </w:r>
      <w:r w:rsidR="0059114C">
        <w:rPr>
          <w:lang w:val="pt-BR"/>
        </w:rPr>
        <w:t xml:space="preserve"> de produzir sistemas grandes e complexos</w:t>
      </w:r>
      <w:r w:rsidR="00461B02">
        <w:rPr>
          <w:lang w:val="pt-BR"/>
        </w:rPr>
        <w:t xml:space="preserve">, </w:t>
      </w:r>
      <w:r w:rsidR="0005625A">
        <w:rPr>
          <w:lang w:val="pt-BR"/>
        </w:rPr>
        <w:t>fazem destes excelentes para processamento e armazenamento de informação</w:t>
      </w:r>
      <w:r w:rsidR="00D05ED0">
        <w:rPr>
          <w:lang w:val="pt-BR"/>
        </w:rPr>
        <w:t xml:space="preserve"> [2].</w:t>
      </w:r>
    </w:p>
    <w:p w14:paraId="7DBAC225" w14:textId="058B34E7" w:rsidR="009A0305" w:rsidRDefault="00B06B58" w:rsidP="00150551">
      <w:pPr>
        <w:rPr>
          <w:lang w:val="pt-BR"/>
        </w:rPr>
      </w:pPr>
      <w:r>
        <w:rPr>
          <w:lang w:val="pt-BR"/>
        </w:rPr>
        <w:t>A invenção do transistor bipolar de junção em 1948 pelos físicos John Bardeen</w:t>
      </w:r>
      <w:r w:rsidR="00947DD9">
        <w:rPr>
          <w:lang w:val="pt-BR"/>
        </w:rPr>
        <w:t xml:space="preserve">, </w:t>
      </w:r>
      <w:r>
        <w:rPr>
          <w:lang w:val="pt-BR"/>
        </w:rPr>
        <w:t>Walter Brattain</w:t>
      </w:r>
      <w:r w:rsidR="00947DD9">
        <w:rPr>
          <w:lang w:val="pt-BR"/>
        </w:rPr>
        <w:t xml:space="preserve"> e Willian Shockley revolucionou a forma como computadores e outros sistemas eletrônicos </w:t>
      </w:r>
      <w:r w:rsidR="002322C4">
        <w:rPr>
          <w:lang w:val="pt-BR"/>
        </w:rPr>
        <w:t>fo</w:t>
      </w:r>
      <w:r w:rsidR="00947DD9">
        <w:rPr>
          <w:lang w:val="pt-BR"/>
        </w:rPr>
        <w:t>ram construídos. O transistor é um</w:t>
      </w:r>
      <w:r>
        <w:rPr>
          <w:lang w:val="pt-BR"/>
        </w:rPr>
        <w:t xml:space="preserve"> dispositivo semicondutor utilizado como uma chave elétrica que p</w:t>
      </w:r>
      <w:r w:rsidR="00947DD9">
        <w:rPr>
          <w:lang w:val="pt-BR"/>
        </w:rPr>
        <w:t xml:space="preserve">ermite </w:t>
      </w:r>
      <w:r w:rsidR="0028149F">
        <w:rPr>
          <w:lang w:val="pt-BR"/>
        </w:rPr>
        <w:t>a</w:t>
      </w:r>
      <w:r w:rsidR="00947DD9">
        <w:rPr>
          <w:lang w:val="pt-BR"/>
        </w:rPr>
        <w:t xml:space="preserve"> passagem de corrente entre dois de seus terminai</w:t>
      </w:r>
      <w:r w:rsidR="0028149F">
        <w:rPr>
          <w:lang w:val="pt-BR"/>
        </w:rPr>
        <w:t xml:space="preserve">s </w:t>
      </w:r>
      <w:proofErr w:type="gramStart"/>
      <w:r w:rsidR="0028149F">
        <w:rPr>
          <w:lang w:val="pt-BR"/>
        </w:rPr>
        <w:t>à</w:t>
      </w:r>
      <w:proofErr w:type="gramEnd"/>
      <w:r w:rsidR="0028149F">
        <w:rPr>
          <w:lang w:val="pt-BR"/>
        </w:rPr>
        <w:t xml:space="preserve"> partir de uma corrente injetada em um terceiro terminal.</w:t>
      </w:r>
      <w:r w:rsidR="00414B67">
        <w:rPr>
          <w:lang w:val="pt-BR"/>
        </w:rPr>
        <w:t xml:space="preserve"> Inicialmente eram utilizados como </w:t>
      </w:r>
      <w:r w:rsidR="00631ED1">
        <w:rPr>
          <w:lang w:val="pt-BR"/>
        </w:rPr>
        <w:t>componentes discretos, mas com</w:t>
      </w:r>
      <w:r w:rsidR="00056692">
        <w:rPr>
          <w:lang w:val="pt-BR"/>
        </w:rPr>
        <w:t xml:space="preserve"> o avanço da tecnologia, engenheiros foram capazes de criar circuitos eletrônicos</w:t>
      </w:r>
      <w:r w:rsidR="00290B62">
        <w:rPr>
          <w:lang w:val="pt-BR"/>
        </w:rPr>
        <w:t xml:space="preserve"> contendo dispositivos cada vez menores e agrupá-los em um único chip, </w:t>
      </w:r>
      <w:r w:rsidR="006E03F4">
        <w:rPr>
          <w:lang w:val="pt-BR"/>
        </w:rPr>
        <w:t xml:space="preserve">com quantidades que </w:t>
      </w:r>
      <w:r w:rsidR="00290A79">
        <w:rPr>
          <w:lang w:val="pt-BR"/>
        </w:rPr>
        <w:t>ultra</w:t>
      </w:r>
      <w:r w:rsidR="006E03F4">
        <w:rPr>
          <w:lang w:val="pt-BR"/>
        </w:rPr>
        <w:t xml:space="preserve">passam a ordem de </w:t>
      </w:r>
      <w:r w:rsidR="00290A79">
        <w:rPr>
          <w:lang w:val="pt-BR"/>
        </w:rPr>
        <w:t>centenas de milhares</w:t>
      </w:r>
      <w:r w:rsidR="006E03F4">
        <w:rPr>
          <w:lang w:val="pt-BR"/>
        </w:rPr>
        <w:t xml:space="preserve"> de unidades.</w:t>
      </w:r>
      <w:r w:rsidR="00290B62">
        <w:rPr>
          <w:lang w:val="pt-BR"/>
        </w:rPr>
        <w:t xml:space="preserve"> </w:t>
      </w:r>
      <w:r w:rsidR="00CB3AAA">
        <w:rPr>
          <w:lang w:val="pt-BR"/>
        </w:rPr>
        <w:t>Esta tecnologia é nomeada de circuito</w:t>
      </w:r>
      <w:r w:rsidR="00C61CA6">
        <w:rPr>
          <w:lang w:val="pt-BR"/>
        </w:rPr>
        <w:t xml:space="preserve"> </w:t>
      </w:r>
      <w:r w:rsidR="00CB3AAA">
        <w:rPr>
          <w:lang w:val="pt-BR"/>
        </w:rPr>
        <w:t>integrado</w:t>
      </w:r>
      <w:r w:rsidR="002322C4">
        <w:rPr>
          <w:lang w:val="pt-BR"/>
        </w:rPr>
        <w:t xml:space="preserve"> (</w:t>
      </w:r>
      <w:r w:rsidR="00631ED1">
        <w:rPr>
          <w:lang w:val="pt-BR"/>
        </w:rPr>
        <w:t>CI</w:t>
      </w:r>
      <w:r w:rsidR="002322C4">
        <w:rPr>
          <w:lang w:val="pt-BR"/>
        </w:rPr>
        <w:t>)</w:t>
      </w:r>
      <w:r w:rsidR="00CB3AAA">
        <w:rPr>
          <w:lang w:val="pt-BR"/>
        </w:rPr>
        <w:t xml:space="preserve">, </w:t>
      </w:r>
      <w:r w:rsidR="00C61CA6">
        <w:rPr>
          <w:lang w:val="pt-BR"/>
        </w:rPr>
        <w:t>e</w:t>
      </w:r>
      <w:r w:rsidR="00255E5D">
        <w:rPr>
          <w:lang w:val="pt-BR"/>
        </w:rPr>
        <w:t xml:space="preserve"> </w:t>
      </w:r>
      <w:r w:rsidR="009A0305">
        <w:rPr>
          <w:lang w:val="pt-BR"/>
        </w:rPr>
        <w:t xml:space="preserve">graças ao constante desenvolvimento e aprimoramento dos recursos que são empregados, </w:t>
      </w:r>
      <w:r w:rsidR="00255E5D">
        <w:rPr>
          <w:lang w:val="pt-BR"/>
        </w:rPr>
        <w:t xml:space="preserve">a </w:t>
      </w:r>
      <w:r w:rsidR="0022529A">
        <w:rPr>
          <w:lang w:val="pt-BR"/>
        </w:rPr>
        <w:t>indústria eletrônica deu saltos gigantescos com relação às demais</w:t>
      </w:r>
      <w:r w:rsidR="00531D92">
        <w:rPr>
          <w:lang w:val="pt-BR"/>
        </w:rPr>
        <w:t xml:space="preserve">, </w:t>
      </w:r>
      <w:r w:rsidR="00796D1A">
        <w:rPr>
          <w:lang w:val="pt-BR"/>
        </w:rPr>
        <w:t xml:space="preserve">pois os </w:t>
      </w:r>
      <w:proofErr w:type="spellStart"/>
      <w:r w:rsidR="00796D1A">
        <w:rPr>
          <w:lang w:val="pt-BR"/>
        </w:rPr>
        <w:t>C</w:t>
      </w:r>
      <w:r w:rsidR="00531D92">
        <w:rPr>
          <w:lang w:val="pt-BR"/>
        </w:rPr>
        <w:t>I</w:t>
      </w:r>
      <w:r w:rsidR="00796D1A">
        <w:rPr>
          <w:lang w:val="pt-BR"/>
        </w:rPr>
        <w:t>s</w:t>
      </w:r>
      <w:proofErr w:type="spellEnd"/>
      <w:r w:rsidR="00796D1A">
        <w:rPr>
          <w:lang w:val="pt-BR"/>
        </w:rPr>
        <w:t xml:space="preserve"> são  expressivamente baratos quando produzidos em larga </w:t>
      </w:r>
      <w:r w:rsidR="00796D1A">
        <w:rPr>
          <w:lang w:val="pt-BR"/>
        </w:rPr>
        <w:lastRenderedPageBreak/>
        <w:t>escala, confiáveis e consomem muito pouca potência</w:t>
      </w:r>
      <w:r w:rsidR="0069652E">
        <w:rPr>
          <w:lang w:val="pt-BR"/>
        </w:rPr>
        <w:t>.</w:t>
      </w:r>
      <w:r w:rsidR="0070553C">
        <w:rPr>
          <w:lang w:val="pt-BR"/>
        </w:rPr>
        <w:t xml:space="preserve"> </w:t>
      </w:r>
      <w:r w:rsidR="00531D92">
        <w:rPr>
          <w:lang w:val="pt-BR"/>
        </w:rPr>
        <w:t xml:space="preserve">Publicada em como uma </w:t>
      </w:r>
      <w:r w:rsidR="0070553C">
        <w:rPr>
          <w:lang w:val="pt-BR"/>
        </w:rPr>
        <w:t xml:space="preserve">observação, em meados dos anos 60, Gordon E. Moore previu que o número de transistores </w:t>
      </w:r>
      <w:r w:rsidR="00731B3F">
        <w:rPr>
          <w:lang w:val="pt-BR"/>
        </w:rPr>
        <w:t>dos circuitos integrados teria um aumento de 100% pelo mesmo custo, a cada 18 mes</w:t>
      </w:r>
      <w:r w:rsidR="00692AAA">
        <w:rPr>
          <w:lang w:val="pt-BR"/>
        </w:rPr>
        <w:t>e</w:t>
      </w:r>
      <w:r w:rsidR="00731B3F">
        <w:rPr>
          <w:lang w:val="pt-BR"/>
        </w:rPr>
        <w:t>s</w:t>
      </w:r>
      <w:r w:rsidR="00692AAA">
        <w:rPr>
          <w:lang w:val="pt-BR"/>
        </w:rPr>
        <w:t xml:space="preserve"> [3]</w:t>
      </w:r>
      <w:r w:rsidR="00731B3F">
        <w:rPr>
          <w:lang w:val="pt-BR"/>
        </w:rPr>
        <w:t>.</w:t>
      </w:r>
      <w:r w:rsidR="0039379D">
        <w:rPr>
          <w:lang w:val="pt-BR"/>
        </w:rPr>
        <w:t xml:space="preserve"> </w:t>
      </w:r>
      <w:r w:rsidR="0070606D">
        <w:rPr>
          <w:lang w:val="pt-BR"/>
        </w:rPr>
        <w:t xml:space="preserve">Essa observação tornou-se realidade e ficou conhecida como </w:t>
      </w:r>
      <w:r w:rsidR="0070606D" w:rsidRPr="001D5284">
        <w:rPr>
          <w:i/>
          <w:iCs/>
          <w:lang w:val="pt-BR"/>
        </w:rPr>
        <w:t>Lei de Moore</w:t>
      </w:r>
      <w:r w:rsidR="0070606D">
        <w:rPr>
          <w:lang w:val="pt-BR"/>
        </w:rPr>
        <w:t xml:space="preserve">, </w:t>
      </w:r>
      <w:r w:rsidR="009E776D">
        <w:rPr>
          <w:lang w:val="pt-BR"/>
        </w:rPr>
        <w:t xml:space="preserve">sendo estabelecida como </w:t>
      </w:r>
      <w:r w:rsidR="0070606D">
        <w:rPr>
          <w:lang w:val="pt-BR"/>
        </w:rPr>
        <w:t>uma premissa para a indústria de semicondutores</w:t>
      </w:r>
      <w:r w:rsidR="009E776D">
        <w:rPr>
          <w:lang w:val="pt-BR"/>
        </w:rPr>
        <w:t xml:space="preserve"> do século XX</w:t>
      </w:r>
      <w:r w:rsidR="0070606D">
        <w:rPr>
          <w:lang w:val="pt-BR"/>
        </w:rPr>
        <w:t xml:space="preserve">, que investiram </w:t>
      </w:r>
      <w:r w:rsidR="00160744">
        <w:rPr>
          <w:lang w:val="pt-BR"/>
        </w:rPr>
        <w:t>fortemente</w:t>
      </w:r>
      <w:r w:rsidR="009E776D">
        <w:rPr>
          <w:lang w:val="pt-BR"/>
        </w:rPr>
        <w:t xml:space="preserve"> em pesquisa e desenvolvimento</w:t>
      </w:r>
      <w:r w:rsidR="00160744">
        <w:rPr>
          <w:lang w:val="pt-BR"/>
        </w:rPr>
        <w:t>, proporcionando</w:t>
      </w:r>
      <w:r w:rsidR="009E776D">
        <w:rPr>
          <w:lang w:val="pt-BR"/>
        </w:rPr>
        <w:t xml:space="preserve"> </w:t>
      </w:r>
      <w:r w:rsidR="00160744">
        <w:rPr>
          <w:lang w:val="pt-BR"/>
        </w:rPr>
        <w:t xml:space="preserve">evolução </w:t>
      </w:r>
      <w:r w:rsidR="006926CF">
        <w:rPr>
          <w:lang w:val="pt-BR"/>
        </w:rPr>
        <w:t xml:space="preserve">contínua do desempenho e </w:t>
      </w:r>
      <w:r w:rsidR="009E776D">
        <w:rPr>
          <w:lang w:val="pt-BR"/>
        </w:rPr>
        <w:t>produ</w:t>
      </w:r>
      <w:r w:rsidR="006926CF">
        <w:rPr>
          <w:lang w:val="pt-BR"/>
        </w:rPr>
        <w:t>ção</w:t>
      </w:r>
      <w:r w:rsidR="009E776D">
        <w:rPr>
          <w:lang w:val="pt-BR"/>
        </w:rPr>
        <w:t xml:space="preserve"> em larga escala </w:t>
      </w:r>
      <w:r w:rsidR="007B10AB">
        <w:rPr>
          <w:lang w:val="pt-BR"/>
        </w:rPr>
        <w:t xml:space="preserve">com </w:t>
      </w:r>
      <w:r w:rsidR="009E776D">
        <w:rPr>
          <w:lang w:val="pt-BR"/>
        </w:rPr>
        <w:t>custos cada vez mais acessíveis</w:t>
      </w:r>
      <w:r w:rsidR="00692AAA">
        <w:rPr>
          <w:lang w:val="pt-BR"/>
        </w:rPr>
        <w:t>.</w:t>
      </w:r>
    </w:p>
    <w:p w14:paraId="728DF815" w14:textId="77777777" w:rsidR="00D15F4A" w:rsidRDefault="00D15F4A">
      <w:pPr>
        <w:spacing w:after="160" w:line="259" w:lineRule="auto"/>
        <w:jc w:val="left"/>
        <w:rPr>
          <w:lang w:val="pt-BR"/>
        </w:rPr>
      </w:pPr>
    </w:p>
    <w:p w14:paraId="1C68E4F6" w14:textId="77777777" w:rsidR="00D15F4A" w:rsidRDefault="00D15F4A">
      <w:pPr>
        <w:spacing w:after="160" w:line="259" w:lineRule="auto"/>
        <w:jc w:val="left"/>
        <w:rPr>
          <w:lang w:val="pt-BR"/>
        </w:rPr>
      </w:pPr>
    </w:p>
    <w:p w14:paraId="364CF0AB" w14:textId="67DED2EC" w:rsidR="006926CF" w:rsidRDefault="00601209">
      <w:pPr>
        <w:spacing w:after="160" w:line="259" w:lineRule="auto"/>
        <w:jc w:val="left"/>
        <w:rPr>
          <w:lang w:val="pt-BR"/>
        </w:rPr>
      </w:pPr>
      <w:r>
        <w:rPr>
          <w:lang w:val="pt-BR"/>
        </w:rPr>
        <w:t>No capítulo 2</w:t>
      </w:r>
      <w:ins w:id="93" w:author="Pedro Oliveira" w:date="2019-10-23T23:50:00Z">
        <w:r w:rsidR="00A74296">
          <w:rPr>
            <w:lang w:val="pt-BR"/>
          </w:rPr>
          <w:t xml:space="preserve"> são apresentados os fundament</w:t>
        </w:r>
      </w:ins>
      <w:ins w:id="94" w:author="Pedro Oliveira" w:date="2019-10-23T23:51:00Z">
        <w:r w:rsidR="00A74296">
          <w:rPr>
            <w:lang w:val="pt-BR"/>
          </w:rPr>
          <w:t xml:space="preserve">os teóricos relativos aos dispositivos lógicos programáveis, os principais tipos de dispositivos, </w:t>
        </w:r>
      </w:ins>
      <w:ins w:id="95" w:author="Pedro Oliveira" w:date="2019-10-23T23:52:00Z">
        <w:r w:rsidR="00A74296">
          <w:rPr>
            <w:lang w:val="pt-BR"/>
          </w:rPr>
          <w:t xml:space="preserve">sua arquitetura e princípio de funcionamento. </w:t>
        </w:r>
      </w:ins>
      <w:del w:id="96" w:author="Pedro Oliveira" w:date="2019-10-23T23:50:00Z">
        <w:r w:rsidDel="00A74296">
          <w:rPr>
            <w:lang w:val="pt-BR"/>
          </w:rPr>
          <w:delText>......</w:delText>
        </w:r>
      </w:del>
    </w:p>
    <w:p w14:paraId="6BC65E39" w14:textId="23A31219" w:rsidR="00601209" w:rsidRDefault="00601209">
      <w:pPr>
        <w:spacing w:after="160" w:line="259" w:lineRule="auto"/>
        <w:jc w:val="left"/>
        <w:rPr>
          <w:lang w:val="pt-BR"/>
        </w:rPr>
      </w:pPr>
      <w:r>
        <w:rPr>
          <w:lang w:val="pt-BR"/>
        </w:rPr>
        <w:t>No capítulo 3...........</w:t>
      </w:r>
    </w:p>
    <w:p w14:paraId="41FA0A6B" w14:textId="4E4F19E6" w:rsidR="00601209" w:rsidRDefault="00601209">
      <w:pPr>
        <w:spacing w:after="160" w:line="259" w:lineRule="auto"/>
        <w:jc w:val="left"/>
        <w:rPr>
          <w:lang w:val="pt-BR"/>
        </w:rPr>
      </w:pPr>
      <w:r>
        <w:rPr>
          <w:lang w:val="pt-BR"/>
        </w:rPr>
        <w:t>No capítulo 4........</w:t>
      </w:r>
    </w:p>
    <w:p w14:paraId="4BA16FC2" w14:textId="77777777" w:rsidR="00601209" w:rsidRDefault="00601209">
      <w:pPr>
        <w:spacing w:after="160" w:line="259" w:lineRule="auto"/>
        <w:jc w:val="left"/>
        <w:rPr>
          <w:lang w:val="pt-BR"/>
        </w:rPr>
      </w:pPr>
    </w:p>
    <w:p w14:paraId="3599E8EF" w14:textId="77777777" w:rsidR="00601209" w:rsidRDefault="00601209">
      <w:pPr>
        <w:spacing w:after="160" w:line="259" w:lineRule="auto"/>
        <w:jc w:val="left"/>
        <w:rPr>
          <w:lang w:val="pt-BR"/>
        </w:rPr>
      </w:pPr>
    </w:p>
    <w:p w14:paraId="1D9A1596" w14:textId="38ABF749" w:rsidR="00601209" w:rsidRDefault="00601209" w:rsidP="00601209">
      <w:pPr>
        <w:pStyle w:val="Heading2"/>
      </w:pPr>
      <w:bookmarkStart w:id="97" w:name="_Toc22768810"/>
      <w:r>
        <w:t>Revisão Bibliográfica</w:t>
      </w:r>
      <w:bookmarkEnd w:id="97"/>
    </w:p>
    <w:p w14:paraId="1CDD146E" w14:textId="686589D7" w:rsidR="00F00FDC" w:rsidRDefault="00F00FDC">
      <w:pPr>
        <w:spacing w:after="160" w:line="259" w:lineRule="auto"/>
        <w:jc w:val="left"/>
        <w:rPr>
          <w:lang w:val="pt-BR"/>
        </w:rPr>
      </w:pPr>
    </w:p>
    <w:p w14:paraId="1A65DAB2" w14:textId="77777777" w:rsidR="00F00FDC" w:rsidRDefault="00F00FDC">
      <w:pPr>
        <w:spacing w:after="160" w:line="259" w:lineRule="auto"/>
        <w:jc w:val="left"/>
        <w:rPr>
          <w:lang w:val="pt-BR"/>
        </w:rPr>
      </w:pPr>
    </w:p>
    <w:p w14:paraId="735F8EDD" w14:textId="2A9E2DDE" w:rsidR="009029B1" w:rsidRDefault="009029B1" w:rsidP="00CA1ACA">
      <w:pPr>
        <w:pStyle w:val="Heading2"/>
      </w:pPr>
      <w:bookmarkStart w:id="98" w:name="_Toc22768811"/>
      <w:r w:rsidRPr="005E79B1">
        <w:t>Objetivos</w:t>
      </w:r>
      <w:bookmarkEnd w:id="98"/>
    </w:p>
    <w:p w14:paraId="11526F66" w14:textId="453A231A" w:rsidR="005E79B1" w:rsidRDefault="00515D50" w:rsidP="005E79B1">
      <w:pPr>
        <w:rPr>
          <w:lang w:val="pt-BR"/>
        </w:rPr>
      </w:pPr>
      <w:r>
        <w:rPr>
          <w:lang w:val="pt-BR"/>
        </w:rPr>
        <w:t>O objetivo deste trabalho é apresentar um sistema digital para contagem de pulsos de até 8 canais independentes ao longo do tempo, utiliz</w:t>
      </w:r>
      <w:r w:rsidR="001C1BF8">
        <w:rPr>
          <w:lang w:val="pt-BR"/>
        </w:rPr>
        <w:t>ando tecnologia baseada em FPGA e uma placa de desenvolvimento e prototipagem</w:t>
      </w:r>
      <w:r>
        <w:rPr>
          <w:lang w:val="pt-BR"/>
        </w:rPr>
        <w:t xml:space="preserve"> </w:t>
      </w:r>
    </w:p>
    <w:p w14:paraId="1DBB3904" w14:textId="3C141EB8" w:rsidR="00BD058C" w:rsidRPr="005E79B1" w:rsidRDefault="00BD058C" w:rsidP="00C047A6">
      <w:pPr>
        <w:pStyle w:val="Heading3"/>
      </w:pPr>
      <w:bookmarkStart w:id="99" w:name="_Toc22768812"/>
      <w:r w:rsidRPr="005E79B1">
        <w:t>Objetivos específicos</w:t>
      </w:r>
      <w:bookmarkEnd w:id="99"/>
    </w:p>
    <w:p w14:paraId="320841FC" w14:textId="0797E6D4" w:rsidR="009029B1" w:rsidRDefault="001C1BF8" w:rsidP="001C1BF8">
      <w:pPr>
        <w:pStyle w:val="ListParagraph"/>
        <w:numPr>
          <w:ilvl w:val="0"/>
          <w:numId w:val="26"/>
        </w:numPr>
        <w:rPr>
          <w:lang w:val="pt-BR"/>
        </w:rPr>
      </w:pPr>
      <w:r>
        <w:rPr>
          <w:lang w:val="pt-BR"/>
        </w:rPr>
        <w:t>Escrita da lógica programável em VHDL;</w:t>
      </w:r>
    </w:p>
    <w:p w14:paraId="6BAD0424" w14:textId="16FB3FFF" w:rsidR="00EC219A" w:rsidRPr="007451EB" w:rsidRDefault="001C1BF8" w:rsidP="007451EB">
      <w:pPr>
        <w:pStyle w:val="ListParagraph"/>
        <w:numPr>
          <w:ilvl w:val="0"/>
          <w:numId w:val="26"/>
        </w:numPr>
        <w:rPr>
          <w:lang w:val="pt-BR"/>
        </w:rPr>
      </w:pPr>
      <w:r>
        <w:rPr>
          <w:lang w:val="pt-BR"/>
        </w:rPr>
        <w:lastRenderedPageBreak/>
        <w:t xml:space="preserve">Escrita de um programa em </w:t>
      </w:r>
      <w:proofErr w:type="spellStart"/>
      <w:r>
        <w:rPr>
          <w:lang w:val="pt-BR"/>
        </w:rPr>
        <w:t>matlab</w:t>
      </w:r>
      <w:proofErr w:type="spellEnd"/>
      <w:r>
        <w:rPr>
          <w:lang w:val="pt-BR"/>
        </w:rPr>
        <w:t xml:space="preserve"> para aquisição, leitura armazenamento e visualização em tempo real </w:t>
      </w:r>
      <w:r w:rsidR="007451EB">
        <w:rPr>
          <w:lang w:val="pt-BR"/>
        </w:rPr>
        <w:t>da contagem.</w:t>
      </w:r>
    </w:p>
    <w:p w14:paraId="2DDF7BDF" w14:textId="59B40EEA" w:rsidR="00D731C6" w:rsidRDefault="009A3C05" w:rsidP="003725B0">
      <w:pPr>
        <w:pStyle w:val="Heading1"/>
      </w:pPr>
      <w:bookmarkStart w:id="100" w:name="_Toc22768813"/>
      <w:r>
        <w:t>DISPOSITIVOS LÓGICOS PROGRAMÁVEIS</w:t>
      </w:r>
      <w:bookmarkEnd w:id="100"/>
    </w:p>
    <w:p w14:paraId="31BDE4C4" w14:textId="6F7C6FF7" w:rsidR="00270AAE" w:rsidRDefault="00270AAE" w:rsidP="00D8079B">
      <w:pPr>
        <w:rPr>
          <w:lang w:val="pt-BR"/>
        </w:rPr>
      </w:pPr>
      <w:r>
        <w:rPr>
          <w:lang w:val="pt-BR"/>
        </w:rPr>
        <w:t xml:space="preserve">Neste </w:t>
      </w:r>
      <w:r w:rsidR="00402F67">
        <w:rPr>
          <w:lang w:val="pt-BR"/>
        </w:rPr>
        <w:t>capítulo</w:t>
      </w:r>
      <w:r>
        <w:rPr>
          <w:lang w:val="pt-BR"/>
        </w:rPr>
        <w:t xml:space="preserve"> são apresentados os conceitos fundamentais relativos ao funcionamento de alguns dispositivos lógicos programáveis</w:t>
      </w:r>
      <w:r w:rsidR="003B4613">
        <w:rPr>
          <w:lang w:val="pt-BR"/>
        </w:rPr>
        <w:t xml:space="preserve"> (</w:t>
      </w:r>
      <w:proofErr w:type="spellStart"/>
      <w:r w:rsidR="003B4613">
        <w:rPr>
          <w:lang w:val="pt-BR"/>
        </w:rPr>
        <w:t>PLDs</w:t>
      </w:r>
      <w:proofErr w:type="spellEnd"/>
      <w:r w:rsidR="003B4613">
        <w:rPr>
          <w:lang w:val="pt-BR"/>
        </w:rPr>
        <w:t>).</w:t>
      </w:r>
    </w:p>
    <w:p w14:paraId="7FBDAEC2" w14:textId="2ABEE161" w:rsidR="003B4613" w:rsidRDefault="003E1295" w:rsidP="00D8079B">
      <w:pPr>
        <w:rPr>
          <w:lang w:val="pt-BR"/>
        </w:rPr>
      </w:pPr>
      <w:r>
        <w:rPr>
          <w:lang w:val="pt-BR"/>
        </w:rPr>
        <w:t>Com a introdução dos Circuitos Integrados na década de 60, a crescente demanda por dispositivos com maior capacidade</w:t>
      </w:r>
      <w:r w:rsidR="005D008B">
        <w:rPr>
          <w:lang w:val="pt-BR"/>
        </w:rPr>
        <w:t xml:space="preserve"> de processamento</w:t>
      </w:r>
      <w:r w:rsidR="00C57067">
        <w:rPr>
          <w:lang w:val="pt-BR"/>
        </w:rPr>
        <w:t xml:space="preserve"> e </w:t>
      </w:r>
      <w:r w:rsidR="005D008B">
        <w:rPr>
          <w:lang w:val="pt-BR"/>
        </w:rPr>
        <w:t>em</w:t>
      </w:r>
      <w:r w:rsidR="00C57067">
        <w:rPr>
          <w:lang w:val="pt-BR"/>
        </w:rPr>
        <w:t xml:space="preserve"> tamanhos reduzidos</w:t>
      </w:r>
      <w:r w:rsidR="005D008B">
        <w:rPr>
          <w:lang w:val="pt-BR"/>
        </w:rPr>
        <w:t>,</w:t>
      </w:r>
      <w:r w:rsidR="00BE69EB">
        <w:rPr>
          <w:lang w:val="pt-BR"/>
        </w:rPr>
        <w:t xml:space="preserve"> no qual a lógica seria definida apenas pelo usuário final era propícia </w:t>
      </w:r>
      <w:r>
        <w:rPr>
          <w:lang w:val="pt-BR"/>
        </w:rPr>
        <w:t xml:space="preserve"> </w:t>
      </w:r>
      <w:r w:rsidR="00005EC9">
        <w:rPr>
          <w:lang w:val="pt-BR"/>
        </w:rPr>
        <w:t xml:space="preserve">para o surgimento dos </w:t>
      </w:r>
      <w:proofErr w:type="spellStart"/>
      <w:r w:rsidR="00005EC9">
        <w:rPr>
          <w:lang w:val="pt-BR"/>
        </w:rPr>
        <w:t>PLDs</w:t>
      </w:r>
      <w:proofErr w:type="spellEnd"/>
      <w:r w:rsidR="00005EC9">
        <w:rPr>
          <w:lang w:val="pt-BR"/>
        </w:rPr>
        <w:t xml:space="preserve">. Assim, </w:t>
      </w:r>
      <w:proofErr w:type="spellStart"/>
      <w:r w:rsidR="00005EC9">
        <w:rPr>
          <w:lang w:val="pt-BR"/>
        </w:rPr>
        <w:t>PLDs</w:t>
      </w:r>
      <w:proofErr w:type="spellEnd"/>
      <w:r w:rsidR="00005EC9">
        <w:rPr>
          <w:lang w:val="pt-BR"/>
        </w:rPr>
        <w:t xml:space="preserve"> podem ser definidos como circuitos integrados que são configurados pelo usuário, eliminando esta etapa da fabricação d</w:t>
      </w:r>
      <w:r w:rsidR="00775F33">
        <w:rPr>
          <w:lang w:val="pt-BR"/>
        </w:rPr>
        <w:t xml:space="preserve">o CI e consequentemente, facilitando mudanças posteriores no projeto [4]. </w:t>
      </w:r>
    </w:p>
    <w:p w14:paraId="49176FD5" w14:textId="6949844C" w:rsidR="00741683" w:rsidRDefault="00741683" w:rsidP="009D01EF">
      <w:pPr>
        <w:spacing w:after="160"/>
        <w:rPr>
          <w:lang w:val="pt-BR"/>
        </w:rPr>
      </w:pPr>
      <w:r>
        <w:rPr>
          <w:lang w:val="pt-BR"/>
        </w:rPr>
        <w:t xml:space="preserve">O progresso de tecnologias de integração em escalas muito grandes (VLSI, </w:t>
      </w:r>
      <w:proofErr w:type="spellStart"/>
      <w:r>
        <w:rPr>
          <w:lang w:val="pt-BR"/>
        </w:rPr>
        <w:t>Very</w:t>
      </w:r>
      <w:proofErr w:type="spellEnd"/>
      <w:r>
        <w:rPr>
          <w:lang w:val="pt-BR"/>
        </w:rPr>
        <w:t xml:space="preserve"> </w:t>
      </w:r>
      <w:proofErr w:type="spellStart"/>
      <w:r>
        <w:rPr>
          <w:lang w:val="pt-BR"/>
        </w:rPr>
        <w:t>Large</w:t>
      </w:r>
      <w:proofErr w:type="spellEnd"/>
      <w:r>
        <w:rPr>
          <w:lang w:val="pt-BR"/>
        </w:rPr>
        <w:t xml:space="preserve"> </w:t>
      </w:r>
      <w:proofErr w:type="spellStart"/>
      <w:r>
        <w:rPr>
          <w:lang w:val="pt-BR"/>
        </w:rPr>
        <w:t>Scale</w:t>
      </w:r>
      <w:proofErr w:type="spellEnd"/>
      <w:r>
        <w:rPr>
          <w:lang w:val="pt-BR"/>
        </w:rPr>
        <w:t xml:space="preserve"> </w:t>
      </w:r>
      <w:proofErr w:type="spellStart"/>
      <w:r>
        <w:rPr>
          <w:lang w:val="pt-BR"/>
        </w:rPr>
        <w:t>Integration</w:t>
      </w:r>
      <w:proofErr w:type="spellEnd"/>
      <w:r>
        <w:rPr>
          <w:lang w:val="pt-BR"/>
        </w:rPr>
        <w:t>) possibilitou o projeto de chips especiais que podem ser configurados pelo usuário para implementar diferentes circuitos lógicos. Estes chips são conhecidos como Dispositivos Lógicos Programáveis (</w:t>
      </w:r>
      <w:proofErr w:type="spellStart"/>
      <w:r>
        <w:rPr>
          <w:lang w:val="pt-BR"/>
        </w:rPr>
        <w:t>PLDs</w:t>
      </w:r>
      <w:proofErr w:type="spellEnd"/>
      <w:r>
        <w:rPr>
          <w:lang w:val="pt-BR"/>
        </w:rPr>
        <w:t xml:space="preserve">, </w:t>
      </w:r>
      <w:proofErr w:type="spellStart"/>
      <w:r>
        <w:rPr>
          <w:lang w:val="pt-BR"/>
        </w:rPr>
        <w:t>Programmable</w:t>
      </w:r>
      <w:proofErr w:type="spellEnd"/>
      <w:r>
        <w:rPr>
          <w:lang w:val="pt-BR"/>
        </w:rPr>
        <w:t xml:space="preserve"> </w:t>
      </w:r>
      <w:proofErr w:type="spellStart"/>
      <w:r>
        <w:rPr>
          <w:lang w:val="pt-BR"/>
        </w:rPr>
        <w:t>Logic</w:t>
      </w:r>
      <w:proofErr w:type="spellEnd"/>
      <w:r>
        <w:rPr>
          <w:lang w:val="pt-BR"/>
        </w:rPr>
        <w:t xml:space="preserve"> Devices). Contém uma arquitetura geral baseada em chaves programáveis que permitem configurar as rotas dos circuitos internos para realizarem a função desejada. O programador ou usuário final consegue mudar a configuração destas chaves ao escrever um programa em uma linguagem de descrição de hardware (HDL,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tais como VHDL, </w:t>
      </w:r>
      <w:proofErr w:type="spellStart"/>
      <w:r>
        <w:rPr>
          <w:lang w:val="pt-BR"/>
        </w:rPr>
        <w:t>Verilog</w:t>
      </w:r>
      <w:proofErr w:type="spellEnd"/>
      <w:r>
        <w:rPr>
          <w:lang w:val="pt-BR"/>
        </w:rPr>
        <w:t xml:space="preserve"> ou </w:t>
      </w:r>
      <w:proofErr w:type="spellStart"/>
      <w:r>
        <w:rPr>
          <w:lang w:val="pt-BR"/>
        </w:rPr>
        <w:t>SystemVerilog</w:t>
      </w:r>
      <w:proofErr w:type="spellEnd"/>
      <w:r>
        <w:rPr>
          <w:lang w:val="pt-BR"/>
        </w:rPr>
        <w:t xml:space="preserve">, e gravando este programa no chip. Como </w:t>
      </w:r>
      <w:proofErr w:type="spellStart"/>
      <w:r>
        <w:rPr>
          <w:lang w:val="pt-BR"/>
        </w:rPr>
        <w:t>PLDs</w:t>
      </w:r>
      <w:proofErr w:type="spellEnd"/>
      <w:r>
        <w:rPr>
          <w:lang w:val="pt-BR"/>
        </w:rPr>
        <w:t xml:space="preserve"> são em geral reprogramáveis, eles tornam-se ótimos para prototipagem, uma vez que o projetista pode programar o PLD para realizar uma tarefa, fazer mudanças na descrição de hardware e reprogramá-lo para testar novamente no mesmo chip. </w:t>
      </w:r>
      <w:r w:rsidR="00855AE7">
        <w:rPr>
          <w:lang w:val="pt-BR"/>
        </w:rPr>
        <w:t xml:space="preserve">Outra vantagem oferecida pelo fato do dispositivo ser reprogramado em hardware é a redução de custos para prototipagem. </w:t>
      </w:r>
      <w:r w:rsidR="00D8079B">
        <w:rPr>
          <w:lang w:val="pt-BR"/>
        </w:rPr>
        <w:t xml:space="preserve">Uma </w:t>
      </w:r>
      <w:r w:rsidR="00D8079B">
        <w:rPr>
          <w:lang w:val="pt-BR"/>
        </w:rPr>
        <w:lastRenderedPageBreak/>
        <w:t>desvantagem está no fato de que a performance pode ser limitada quando comparada à um ASIC (</w:t>
      </w:r>
      <w:proofErr w:type="spellStart"/>
      <w:r w:rsidR="00D8079B">
        <w:rPr>
          <w:lang w:val="pt-BR"/>
        </w:rPr>
        <w:t>Application</w:t>
      </w:r>
      <w:proofErr w:type="spellEnd"/>
      <w:r w:rsidR="00D8079B">
        <w:rPr>
          <w:lang w:val="pt-BR"/>
        </w:rPr>
        <w:t xml:space="preserve"> </w:t>
      </w:r>
      <w:proofErr w:type="spellStart"/>
      <w:r w:rsidR="00D8079B">
        <w:rPr>
          <w:lang w:val="pt-BR"/>
        </w:rPr>
        <w:t>Specific</w:t>
      </w:r>
      <w:proofErr w:type="spellEnd"/>
      <w:r w:rsidR="00D8079B">
        <w:rPr>
          <w:lang w:val="pt-BR"/>
        </w:rPr>
        <w:t xml:space="preserve"> </w:t>
      </w:r>
      <w:proofErr w:type="spellStart"/>
      <w:r w:rsidR="00D8079B">
        <w:rPr>
          <w:lang w:val="pt-BR"/>
        </w:rPr>
        <w:t>Integrated</w:t>
      </w:r>
      <w:proofErr w:type="spellEnd"/>
      <w:r w:rsidR="00D8079B">
        <w:rPr>
          <w:lang w:val="pt-BR"/>
        </w:rPr>
        <w:t xml:space="preserve"> </w:t>
      </w:r>
      <w:proofErr w:type="spellStart"/>
      <w:r w:rsidR="00D8079B">
        <w:rPr>
          <w:lang w:val="pt-BR"/>
        </w:rPr>
        <w:t>Circuit</w:t>
      </w:r>
      <w:proofErr w:type="spellEnd"/>
      <w:r w:rsidR="00D8079B">
        <w:rPr>
          <w:lang w:val="pt-BR"/>
        </w:rPr>
        <w:t xml:space="preserve">) ou à um CI, isto porque as funções que são realizadas </w:t>
      </w:r>
      <w:proofErr w:type="gramStart"/>
      <w:r w:rsidR="00D8079B">
        <w:rPr>
          <w:lang w:val="pt-BR"/>
        </w:rPr>
        <w:t>à</w:t>
      </w:r>
      <w:proofErr w:type="gramEnd"/>
      <w:r w:rsidR="00D8079B">
        <w:rPr>
          <w:lang w:val="pt-BR"/>
        </w:rPr>
        <w:t xml:space="preserve"> partir de alguns blocos existentes dentro do </w:t>
      </w:r>
      <w:proofErr w:type="spellStart"/>
      <w:r w:rsidR="00D8079B">
        <w:rPr>
          <w:lang w:val="pt-BR"/>
        </w:rPr>
        <w:t>PLDs</w:t>
      </w:r>
      <w:proofErr w:type="spellEnd"/>
      <w:r w:rsidR="00D8079B">
        <w:rPr>
          <w:lang w:val="pt-BR"/>
        </w:rPr>
        <w:t xml:space="preserve"> [5].</w:t>
      </w:r>
    </w:p>
    <w:p w14:paraId="4EF13720" w14:textId="47840284" w:rsidR="00D8079B" w:rsidRDefault="00390C9E" w:rsidP="009D01EF">
      <w:pPr>
        <w:spacing w:after="160"/>
        <w:rPr>
          <w:lang w:val="pt-BR"/>
        </w:rPr>
      </w:pPr>
      <w:r>
        <w:rPr>
          <w:lang w:val="pt-BR"/>
        </w:rPr>
        <w:t xml:space="preserve">Alguns </w:t>
      </w:r>
      <w:r w:rsidR="006102CA">
        <w:rPr>
          <w:lang w:val="pt-BR"/>
        </w:rPr>
        <w:t xml:space="preserve">dos exemplos de </w:t>
      </w:r>
      <w:proofErr w:type="spellStart"/>
      <w:r w:rsidR="006102CA">
        <w:rPr>
          <w:lang w:val="pt-BR"/>
        </w:rPr>
        <w:t>PLDs</w:t>
      </w:r>
      <w:proofErr w:type="spellEnd"/>
      <w:r w:rsidR="006102CA">
        <w:rPr>
          <w:lang w:val="pt-BR"/>
        </w:rPr>
        <w:t xml:space="preserve"> que podem ser encontrados no mercado incluem:</w:t>
      </w:r>
    </w:p>
    <w:p w14:paraId="0543449D" w14:textId="74C34A93" w:rsidR="003A3D6A" w:rsidRDefault="00EF0C36" w:rsidP="00EF0C36">
      <w:pPr>
        <w:pStyle w:val="ListParagraph"/>
        <w:numPr>
          <w:ilvl w:val="0"/>
          <w:numId w:val="15"/>
        </w:numPr>
        <w:spacing w:after="160"/>
        <w:rPr>
          <w:lang w:val="pt-BR"/>
        </w:rPr>
      </w:pPr>
      <w:r>
        <w:rPr>
          <w:lang w:val="pt-BR"/>
        </w:rPr>
        <w:t xml:space="preserve">Dispositivos </w:t>
      </w:r>
      <w:r w:rsidR="000823D5">
        <w:rPr>
          <w:lang w:val="pt-BR"/>
        </w:rPr>
        <w:t>L</w:t>
      </w:r>
      <w:r>
        <w:rPr>
          <w:lang w:val="pt-BR"/>
        </w:rPr>
        <w:t xml:space="preserve">ógicos </w:t>
      </w:r>
      <w:r w:rsidR="000823D5">
        <w:rPr>
          <w:lang w:val="pt-BR"/>
        </w:rPr>
        <w:t>P</w:t>
      </w:r>
      <w:r>
        <w:rPr>
          <w:lang w:val="pt-BR"/>
        </w:rPr>
        <w:t xml:space="preserve">rogramáveis </w:t>
      </w:r>
      <w:r w:rsidR="00A20B81">
        <w:rPr>
          <w:lang w:val="pt-BR"/>
        </w:rPr>
        <w:t>S</w:t>
      </w:r>
      <w:r>
        <w:rPr>
          <w:lang w:val="pt-BR"/>
        </w:rPr>
        <w:t>imples (SPLD)</w:t>
      </w:r>
    </w:p>
    <w:p w14:paraId="5C29A8F2" w14:textId="76CB30DC" w:rsidR="003A3D6A" w:rsidRDefault="00EF0C36" w:rsidP="00EF0C36">
      <w:pPr>
        <w:pStyle w:val="ListParagraph"/>
        <w:spacing w:after="160"/>
        <w:rPr>
          <w:lang w:val="pt-BR"/>
        </w:rPr>
      </w:pPr>
      <w:r>
        <w:rPr>
          <w:lang w:val="pt-BR"/>
        </w:rPr>
        <w:t>-</w:t>
      </w:r>
      <w:r w:rsidR="009157D7">
        <w:rPr>
          <w:lang w:val="pt-BR"/>
        </w:rPr>
        <w:t xml:space="preserve"> </w:t>
      </w:r>
      <w:r w:rsidR="003A3D6A">
        <w:rPr>
          <w:lang w:val="pt-BR"/>
        </w:rPr>
        <w:t>Arranjo Lógico Programável (PLA)</w:t>
      </w:r>
    </w:p>
    <w:p w14:paraId="41B4DA71" w14:textId="0A2FAD17" w:rsidR="009157D7" w:rsidRDefault="009157D7" w:rsidP="00EF0C36">
      <w:pPr>
        <w:pStyle w:val="ListParagraph"/>
        <w:spacing w:after="160"/>
        <w:rPr>
          <w:lang w:val="pt-BR"/>
        </w:rPr>
      </w:pPr>
      <w:r>
        <w:rPr>
          <w:lang w:val="pt-BR"/>
        </w:rPr>
        <w:t>- Lógica de Arranjo Programável (PAL)</w:t>
      </w:r>
    </w:p>
    <w:p w14:paraId="19D84C1B" w14:textId="09172042" w:rsidR="000823D5" w:rsidRDefault="00EF0C36" w:rsidP="000823D5">
      <w:pPr>
        <w:pStyle w:val="ListParagraph"/>
        <w:spacing w:after="160"/>
        <w:rPr>
          <w:lang w:val="pt-BR"/>
        </w:rPr>
      </w:pPr>
      <w:r>
        <w:rPr>
          <w:lang w:val="pt-BR"/>
        </w:rPr>
        <w:t xml:space="preserve">- </w:t>
      </w:r>
      <w:r w:rsidR="003A3D6A">
        <w:rPr>
          <w:lang w:val="pt-BR"/>
        </w:rPr>
        <w:t xml:space="preserve">Lógica de Arranjo </w:t>
      </w:r>
      <w:r w:rsidR="00CB474E">
        <w:rPr>
          <w:lang w:val="pt-BR"/>
        </w:rPr>
        <w:t>Genérico</w:t>
      </w:r>
      <w:r w:rsidR="003A3D6A">
        <w:rPr>
          <w:lang w:val="pt-BR"/>
        </w:rPr>
        <w:t xml:space="preserve"> (GAL)</w:t>
      </w:r>
    </w:p>
    <w:p w14:paraId="573D3D5F" w14:textId="654C5D27" w:rsidR="000823D5" w:rsidRPr="00830574" w:rsidRDefault="000823D5" w:rsidP="00830574">
      <w:pPr>
        <w:pStyle w:val="ListParagraph"/>
        <w:numPr>
          <w:ilvl w:val="0"/>
          <w:numId w:val="20"/>
        </w:numPr>
        <w:spacing w:after="160"/>
        <w:rPr>
          <w:lang w:val="pt-BR"/>
        </w:rPr>
      </w:pPr>
      <w:r w:rsidRPr="00830574">
        <w:rPr>
          <w:lang w:val="pt-BR"/>
        </w:rPr>
        <w:t>Dispositivos Lógicos de Alta Complexidade</w:t>
      </w:r>
      <w:r w:rsidR="00830574" w:rsidRPr="00830574">
        <w:rPr>
          <w:lang w:val="pt-BR"/>
        </w:rPr>
        <w:t xml:space="preserve"> (HCPLD)</w:t>
      </w:r>
    </w:p>
    <w:p w14:paraId="150D4D1E" w14:textId="4E32B0F5" w:rsidR="00CE22CE" w:rsidRDefault="00830574" w:rsidP="00830574">
      <w:pPr>
        <w:pStyle w:val="ListParagraph"/>
        <w:spacing w:after="160"/>
        <w:rPr>
          <w:lang w:val="pt-BR"/>
        </w:rPr>
      </w:pPr>
      <w:r>
        <w:rPr>
          <w:lang w:val="pt-BR"/>
        </w:rPr>
        <w:t xml:space="preserve">- </w:t>
      </w:r>
      <w:r w:rsidR="00EC189C">
        <w:rPr>
          <w:lang w:val="pt-BR"/>
        </w:rPr>
        <w:t xml:space="preserve">Dispositivo </w:t>
      </w:r>
      <w:r w:rsidR="00D14AB9">
        <w:rPr>
          <w:lang w:val="pt-BR"/>
        </w:rPr>
        <w:t>L</w:t>
      </w:r>
      <w:r w:rsidR="00EC189C">
        <w:rPr>
          <w:lang w:val="pt-BR"/>
        </w:rPr>
        <w:t xml:space="preserve">ógico </w:t>
      </w:r>
      <w:r w:rsidR="00D14AB9">
        <w:rPr>
          <w:lang w:val="pt-BR"/>
        </w:rPr>
        <w:t>P</w:t>
      </w:r>
      <w:r w:rsidR="00EC189C">
        <w:rPr>
          <w:lang w:val="pt-BR"/>
        </w:rPr>
        <w:t xml:space="preserve">rogramáveis </w:t>
      </w:r>
      <w:r w:rsidR="00D14AB9">
        <w:rPr>
          <w:lang w:val="pt-BR"/>
        </w:rPr>
        <w:t>C</w:t>
      </w:r>
      <w:r w:rsidR="00EC189C">
        <w:rPr>
          <w:lang w:val="pt-BR"/>
        </w:rPr>
        <w:t>omplexo (CPLD)</w:t>
      </w:r>
    </w:p>
    <w:p w14:paraId="6E3F0321" w14:textId="0429741C" w:rsidR="00CE22CE" w:rsidRPr="00CE22CE" w:rsidRDefault="00830574" w:rsidP="00830574">
      <w:pPr>
        <w:pStyle w:val="ListParagraph"/>
        <w:spacing w:after="160"/>
        <w:rPr>
          <w:lang w:val="pt-BR"/>
        </w:rPr>
      </w:pPr>
      <w:r>
        <w:rPr>
          <w:lang w:val="pt-BR"/>
        </w:rPr>
        <w:t xml:space="preserve">- </w:t>
      </w:r>
      <w:r w:rsidR="00CE22CE">
        <w:rPr>
          <w:lang w:val="pt-BR"/>
        </w:rPr>
        <w:t>Arranjo de Portas Programáveis em Campo (FPGA)</w:t>
      </w:r>
    </w:p>
    <w:p w14:paraId="0F9471D9" w14:textId="0E5C0D97" w:rsidR="009D01EF" w:rsidRDefault="00CE22CE" w:rsidP="00C32B83">
      <w:pPr>
        <w:rPr>
          <w:lang w:val="pt-BR"/>
        </w:rPr>
      </w:pPr>
      <w:r>
        <w:rPr>
          <w:lang w:val="pt-BR"/>
        </w:rPr>
        <w:t xml:space="preserve">Estes diferentes tipos de </w:t>
      </w:r>
      <w:proofErr w:type="spellStart"/>
      <w:r>
        <w:rPr>
          <w:lang w:val="pt-BR"/>
        </w:rPr>
        <w:t>PLDs</w:t>
      </w:r>
      <w:proofErr w:type="spellEnd"/>
      <w:r>
        <w:rPr>
          <w:lang w:val="pt-BR"/>
        </w:rPr>
        <w:t xml:space="preserve"> apresentam variações quanto à sua arquitetura interna</w:t>
      </w:r>
      <w:r w:rsidR="00ED4162">
        <w:rPr>
          <w:lang w:val="pt-BR"/>
        </w:rPr>
        <w:t xml:space="preserve">, sendo que os fabricantes de </w:t>
      </w:r>
      <w:proofErr w:type="spellStart"/>
      <w:r w:rsidR="00ED4162">
        <w:rPr>
          <w:lang w:val="pt-BR"/>
        </w:rPr>
        <w:t>PLDs</w:t>
      </w:r>
      <w:proofErr w:type="spellEnd"/>
      <w:r w:rsidR="00ED4162">
        <w:rPr>
          <w:lang w:val="pt-BR"/>
        </w:rPr>
        <w:t xml:space="preserve"> escolhem diferentes arquiteturas para implementação de blocos lógicos e chaves de interconexão. </w:t>
      </w:r>
      <w:r w:rsidR="00675A00">
        <w:rPr>
          <w:lang w:val="pt-BR"/>
        </w:rPr>
        <w:t xml:space="preserve">A quantidade de portas lógicas evidencia as diferenças entre os </w:t>
      </w:r>
      <w:proofErr w:type="spellStart"/>
      <w:r w:rsidR="00675A00">
        <w:rPr>
          <w:lang w:val="pt-BR"/>
        </w:rPr>
        <w:t>SPLDs</w:t>
      </w:r>
      <w:proofErr w:type="spellEnd"/>
      <w:r w:rsidR="00675A00">
        <w:rPr>
          <w:lang w:val="pt-BR"/>
        </w:rPr>
        <w:t xml:space="preserve"> e </w:t>
      </w:r>
      <w:proofErr w:type="spellStart"/>
      <w:r w:rsidR="00675A00">
        <w:rPr>
          <w:lang w:val="pt-BR"/>
        </w:rPr>
        <w:t>HCPLDs</w:t>
      </w:r>
      <w:proofErr w:type="spellEnd"/>
      <w:r w:rsidR="00675A00">
        <w:rPr>
          <w:lang w:val="pt-BR"/>
        </w:rPr>
        <w:t xml:space="preserve">. Enquanto </w:t>
      </w:r>
      <w:proofErr w:type="spellStart"/>
      <w:r w:rsidR="00675A00">
        <w:rPr>
          <w:lang w:val="pt-BR"/>
        </w:rPr>
        <w:t>SPLDs</w:t>
      </w:r>
      <w:proofErr w:type="spellEnd"/>
      <w:r w:rsidR="00675A00">
        <w:rPr>
          <w:lang w:val="pt-BR"/>
        </w:rPr>
        <w:t xml:space="preserve"> possuem geralmente</w:t>
      </w:r>
      <w:r w:rsidR="00F42DFA">
        <w:rPr>
          <w:lang w:val="pt-BR"/>
        </w:rPr>
        <w:t xml:space="preserve"> menos de 600 portas, os </w:t>
      </w:r>
      <w:proofErr w:type="spellStart"/>
      <w:r w:rsidR="00F42DFA">
        <w:rPr>
          <w:lang w:val="pt-BR"/>
        </w:rPr>
        <w:t>HCPLDs</w:t>
      </w:r>
      <w:proofErr w:type="spellEnd"/>
      <w:r w:rsidR="00F42DFA">
        <w:rPr>
          <w:lang w:val="pt-BR"/>
        </w:rPr>
        <w:t xml:space="preserve"> chegam a centenas de milhares.</w:t>
      </w:r>
      <w:r w:rsidR="00675A00">
        <w:rPr>
          <w:lang w:val="pt-BR"/>
        </w:rPr>
        <w:t xml:space="preserve"> </w:t>
      </w:r>
      <w:r w:rsidR="00006072">
        <w:rPr>
          <w:lang w:val="pt-BR"/>
        </w:rPr>
        <w:t xml:space="preserve"> Os FPGAs possuem maior quantidade de portas dentre os vários </w:t>
      </w:r>
      <w:proofErr w:type="spellStart"/>
      <w:r w:rsidR="00006072">
        <w:rPr>
          <w:lang w:val="pt-BR"/>
        </w:rPr>
        <w:t>PLDs</w:t>
      </w:r>
      <w:proofErr w:type="spellEnd"/>
      <w:r w:rsidR="00006072">
        <w:rPr>
          <w:lang w:val="pt-BR"/>
        </w:rPr>
        <w:t>, o que permite acomodar designs maiores e mais complexos em seu chip e por isso são apresentados no próximo capítulo.</w:t>
      </w:r>
    </w:p>
    <w:p w14:paraId="30C3A01F" w14:textId="77777777" w:rsidR="00006072" w:rsidRDefault="00006072" w:rsidP="009D01EF">
      <w:pPr>
        <w:rPr>
          <w:lang w:val="pt-BR"/>
        </w:rPr>
      </w:pPr>
    </w:p>
    <w:p w14:paraId="35BB120F" w14:textId="55A09FD5" w:rsidR="00741683" w:rsidRDefault="00C42164" w:rsidP="003725B0">
      <w:pPr>
        <w:pStyle w:val="Heading2"/>
      </w:pPr>
      <w:bookmarkStart w:id="101" w:name="_Toc22768814"/>
      <w:r>
        <w:t>Arranjo Lógico Programável (PLA)</w:t>
      </w:r>
      <w:bookmarkEnd w:id="101"/>
    </w:p>
    <w:p w14:paraId="17DA2475" w14:textId="3C62F75E" w:rsidR="00C42164" w:rsidRDefault="00C42164" w:rsidP="00C32B83">
      <w:pPr>
        <w:rPr>
          <w:lang w:val="pt-BR"/>
        </w:rPr>
      </w:pPr>
      <w:r>
        <w:rPr>
          <w:lang w:val="pt-BR"/>
        </w:rPr>
        <w:t xml:space="preserve">Os </w:t>
      </w:r>
      <w:proofErr w:type="spellStart"/>
      <w:r>
        <w:rPr>
          <w:lang w:val="pt-BR"/>
        </w:rPr>
        <w:t>PLAs</w:t>
      </w:r>
      <w:proofErr w:type="spellEnd"/>
      <w:r>
        <w:rPr>
          <w:lang w:val="pt-BR"/>
        </w:rPr>
        <w:t xml:space="preserve"> foram os primeiros </w:t>
      </w:r>
      <w:proofErr w:type="spellStart"/>
      <w:r>
        <w:rPr>
          <w:lang w:val="pt-BR"/>
        </w:rPr>
        <w:t>PLDs</w:t>
      </w:r>
      <w:proofErr w:type="spellEnd"/>
      <w:r>
        <w:rPr>
          <w:lang w:val="pt-BR"/>
        </w:rPr>
        <w:t xml:space="preserve"> disponíveis no mercado. Sua estrutura interna é baseada na ideia de que as funções lógicas podem ser </w:t>
      </w:r>
      <w:r w:rsidR="00BB333B">
        <w:rPr>
          <w:lang w:val="pt-BR"/>
        </w:rPr>
        <w:t xml:space="preserve">realizadas na forma de soma de produtos e, por isso, uma PLA consiste </w:t>
      </w:r>
      <w:r w:rsidR="003B4995">
        <w:rPr>
          <w:lang w:val="pt-BR"/>
        </w:rPr>
        <w:t>em</w:t>
      </w:r>
      <w:r w:rsidR="00BB333B">
        <w:rPr>
          <w:lang w:val="pt-BR"/>
        </w:rPr>
        <w:t xml:space="preserve"> um conjunto de portas lógicas AND e </w:t>
      </w:r>
      <w:r w:rsidR="00BB333B">
        <w:rPr>
          <w:lang w:val="pt-BR"/>
        </w:rPr>
        <w:lastRenderedPageBreak/>
        <w:t>OR. As entradas de um PLA passam através de um</w:t>
      </w:r>
      <w:r w:rsidR="003B4995">
        <w:rPr>
          <w:lang w:val="pt-BR"/>
        </w:rPr>
        <w:t xml:space="preserve">a série </w:t>
      </w:r>
      <w:r w:rsidR="00BB333B">
        <w:rPr>
          <w:lang w:val="pt-BR"/>
        </w:rPr>
        <w:t>de buffers</w:t>
      </w:r>
      <w:r w:rsidR="003B4995">
        <w:rPr>
          <w:lang w:val="pt-BR"/>
        </w:rPr>
        <w:t xml:space="preserve">, que fornecem o valor verdadeiro da entrada ou seu complemento para um bloco chamado de plano, ou arranjo AND, que realiza os produtos das entradas. </w:t>
      </w:r>
      <w:r w:rsidR="00D01BF7">
        <w:rPr>
          <w:lang w:val="pt-BR"/>
        </w:rPr>
        <w:t>Estes produtos servem como entradas para o plano OR, que faz a soma dos produtos da entrada, gerando assim, uma soma de produtos na saída da PLA.</w:t>
      </w:r>
    </w:p>
    <w:p w14:paraId="1417BBBD" w14:textId="345F4F34" w:rsidR="00C32B83" w:rsidRDefault="008174D7" w:rsidP="00C32B83">
      <w:pPr>
        <w:rPr>
          <w:lang w:val="pt-BR"/>
        </w:rPr>
      </w:pPr>
      <w:r>
        <w:rPr>
          <w:lang w:val="pt-BR"/>
        </w:rPr>
        <w:t>O PLA é eficiente no aspecto de área necessária para implementação em CI e, por esta razão, são frequentemente empregados como parte de chips maiores, como microprocessadores</w:t>
      </w:r>
      <w:r w:rsidR="00EE5AFD">
        <w:rPr>
          <w:lang w:val="pt-BR"/>
        </w:rPr>
        <w:t>, e neste caso, um PLA é feito de tal forma que as conexões às portas AND e OR são fixas, mais que programáveis</w:t>
      </w:r>
      <w:r w:rsidR="00C56557">
        <w:rPr>
          <w:lang w:val="pt-BR"/>
        </w:rPr>
        <w:t xml:space="preserve"> [6].</w:t>
      </w:r>
    </w:p>
    <w:p w14:paraId="3E9C0999" w14:textId="77777777" w:rsidR="00931751" w:rsidRDefault="00D01BF7" w:rsidP="00931751">
      <w:pPr>
        <w:keepNext/>
        <w:jc w:val="center"/>
      </w:pPr>
      <w:r>
        <w:rPr>
          <w:noProof/>
        </w:rPr>
        <w:drawing>
          <wp:inline distT="0" distB="0" distL="0" distR="0" wp14:anchorId="244D3D3B" wp14:editId="032413C9">
            <wp:extent cx="3672677" cy="37909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aturation sat="0"/>
                              </a14:imgEffect>
                            </a14:imgLayer>
                          </a14:imgProps>
                        </a:ext>
                      </a:extLst>
                    </a:blip>
                    <a:stretch>
                      <a:fillRect/>
                    </a:stretch>
                  </pic:blipFill>
                  <pic:spPr>
                    <a:xfrm>
                      <a:off x="0" y="0"/>
                      <a:ext cx="3686087" cy="3804792"/>
                    </a:xfrm>
                    <a:prstGeom prst="rect">
                      <a:avLst/>
                    </a:prstGeom>
                    <a:solidFill>
                      <a:schemeClr val="accent1">
                        <a:alpha val="0"/>
                      </a:schemeClr>
                    </a:solidFill>
                  </pic:spPr>
                </pic:pic>
              </a:graphicData>
            </a:graphic>
          </wp:inline>
        </w:drawing>
      </w:r>
    </w:p>
    <w:p w14:paraId="1AADE7E1" w14:textId="33B7CCC5" w:rsidR="00D01BF7" w:rsidRDefault="00751A9F" w:rsidP="00A74B6F">
      <w:pPr>
        <w:pStyle w:val="Caption"/>
        <w:rPr>
          <w:lang w:val="pt-BR"/>
        </w:rPr>
      </w:pPr>
      <w:bookmarkStart w:id="102" w:name="_Toc22768982"/>
      <w:proofErr w:type="spellStart"/>
      <w:r>
        <w:t>Figura</w:t>
      </w:r>
      <w:proofErr w:type="spellEnd"/>
      <w:r>
        <w:t xml:space="preserve"> </w:t>
      </w:r>
      <w:r>
        <w:fldChar w:fldCharType="begin"/>
      </w:r>
      <w:r>
        <w:instrText xml:space="preserve"> SEQ Figura \* ARABIC </w:instrText>
      </w:r>
      <w:r>
        <w:fldChar w:fldCharType="separate"/>
      </w:r>
      <w:r w:rsidR="00E80531">
        <w:rPr>
          <w:noProof/>
        </w:rPr>
        <w:t>1</w:t>
      </w:r>
      <w:r>
        <w:fldChar w:fldCharType="end"/>
      </w:r>
      <w:r>
        <w:t xml:space="preserve">: </w:t>
      </w:r>
      <w:proofErr w:type="spellStart"/>
      <w:r>
        <w:t>Diagrama</w:t>
      </w:r>
      <w:proofErr w:type="spellEnd"/>
      <w:r>
        <w:t xml:space="preserve"> de </w:t>
      </w:r>
      <w:proofErr w:type="spellStart"/>
      <w:r>
        <w:t>portas</w:t>
      </w:r>
      <w:proofErr w:type="spellEnd"/>
      <w:r>
        <w:t xml:space="preserve"> de um PLA. Fonte: [6]</w:t>
      </w:r>
      <w:bookmarkEnd w:id="102"/>
    </w:p>
    <w:p w14:paraId="13617485" w14:textId="77777777" w:rsidR="00773EAF" w:rsidRDefault="00773EAF" w:rsidP="00D01BF7">
      <w:pPr>
        <w:jc w:val="center"/>
        <w:rPr>
          <w:lang w:val="pt-BR"/>
        </w:rPr>
      </w:pPr>
    </w:p>
    <w:p w14:paraId="40274296" w14:textId="60606115" w:rsidR="00D01BF7" w:rsidRDefault="00C32B83" w:rsidP="00C32B83">
      <w:pPr>
        <w:pStyle w:val="Heading2"/>
      </w:pPr>
      <w:bookmarkStart w:id="103" w:name="_Toc22768815"/>
      <w:r>
        <w:t>Lógica de Arranjo Programável (PAL)</w:t>
      </w:r>
      <w:bookmarkEnd w:id="103"/>
    </w:p>
    <w:p w14:paraId="6C79405D" w14:textId="0E7E2C93" w:rsidR="00C32B83" w:rsidRDefault="00EE5AFD" w:rsidP="00C56557">
      <w:pPr>
        <w:rPr>
          <w:lang w:val="pt-BR"/>
        </w:rPr>
      </w:pPr>
      <w:r>
        <w:rPr>
          <w:lang w:val="pt-BR"/>
        </w:rPr>
        <w:t>Em uma PLA tanto o planto AND e OR são programáveis</w:t>
      </w:r>
      <w:r w:rsidR="00305236">
        <w:rPr>
          <w:lang w:val="pt-BR"/>
        </w:rPr>
        <w:t xml:space="preserve">, o que trazia dificuldades para os fabricantes </w:t>
      </w:r>
      <w:r w:rsidR="0099457B">
        <w:rPr>
          <w:lang w:val="pt-BR"/>
        </w:rPr>
        <w:t xml:space="preserve">fazê-los corretamente </w:t>
      </w:r>
      <w:proofErr w:type="gramStart"/>
      <w:r w:rsidR="0099457B">
        <w:rPr>
          <w:lang w:val="pt-BR"/>
        </w:rPr>
        <w:t>e também</w:t>
      </w:r>
      <w:proofErr w:type="gramEnd"/>
      <w:r w:rsidR="0099457B">
        <w:rPr>
          <w:lang w:val="pt-BR"/>
        </w:rPr>
        <w:t xml:space="preserve"> a performance de velocidade era </w:t>
      </w:r>
      <w:r w:rsidR="0099457B">
        <w:rPr>
          <w:lang w:val="pt-BR"/>
        </w:rPr>
        <w:lastRenderedPageBreak/>
        <w:t>reduzida. Esta ocasião favoreceram o desenvolvimento de um dispositivo semelhante</w:t>
      </w:r>
      <w:r w:rsidR="004C6E6D">
        <w:rPr>
          <w:lang w:val="pt-BR"/>
        </w:rPr>
        <w:t xml:space="preserve"> no qual o plano AND é programável, porém, o plano OR é fixo. Este chip é chamado de Lógica de Arranjo Programável (PAL), e possui uma fabricação mais simples assim como possue</w:t>
      </w:r>
      <w:r w:rsidR="00773EAF">
        <w:rPr>
          <w:lang w:val="pt-BR"/>
        </w:rPr>
        <w:t>m</w:t>
      </w:r>
      <w:r w:rsidR="004C6E6D">
        <w:rPr>
          <w:lang w:val="pt-BR"/>
        </w:rPr>
        <w:t xml:space="preserve"> uma melhor performance, o que fez com que estes dispositivos se tornassem populares. </w:t>
      </w:r>
      <w:r w:rsidR="0099457B">
        <w:rPr>
          <w:lang w:val="pt-BR"/>
        </w:rPr>
        <w:t xml:space="preserve"> </w:t>
      </w:r>
      <w:r w:rsidR="00773EAF">
        <w:rPr>
          <w:lang w:val="pt-BR"/>
        </w:rPr>
        <w:t xml:space="preserve">Em comparação com PLA, estes dispositivos são menos flexíveis e, para compensar, geralmente são fabricados em uma faixa de tamanhos, com </w:t>
      </w:r>
      <w:r w:rsidR="00150551">
        <w:rPr>
          <w:lang w:val="pt-BR"/>
        </w:rPr>
        <w:t>alto número de entradas e saídas</w:t>
      </w:r>
      <w:r w:rsidR="00C56557">
        <w:rPr>
          <w:lang w:val="pt-BR"/>
        </w:rPr>
        <w:t xml:space="preserve"> [6].</w:t>
      </w:r>
    </w:p>
    <w:p w14:paraId="63AC437E" w14:textId="77777777" w:rsidR="00751A9F" w:rsidRDefault="00150551" w:rsidP="00751A9F">
      <w:pPr>
        <w:keepNext/>
        <w:jc w:val="center"/>
      </w:pPr>
      <w:r>
        <w:rPr>
          <w:noProof/>
        </w:rPr>
        <w:drawing>
          <wp:inline distT="0" distB="0" distL="0" distR="0" wp14:anchorId="705C6140" wp14:editId="1A17AF02">
            <wp:extent cx="3943350" cy="305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3963893" cy="3072006"/>
                    </a:xfrm>
                    <a:prstGeom prst="rect">
                      <a:avLst/>
                    </a:prstGeom>
                  </pic:spPr>
                </pic:pic>
              </a:graphicData>
            </a:graphic>
          </wp:inline>
        </w:drawing>
      </w:r>
    </w:p>
    <w:p w14:paraId="6681FBFC" w14:textId="0B20BB4A" w:rsidR="00150551" w:rsidRDefault="00751A9F" w:rsidP="00A74B6F">
      <w:pPr>
        <w:pStyle w:val="Caption"/>
        <w:rPr>
          <w:lang w:val="pt-BR"/>
        </w:rPr>
      </w:pPr>
      <w:bookmarkStart w:id="104" w:name="_Toc22768983"/>
      <w:proofErr w:type="spellStart"/>
      <w:r>
        <w:t>Figura</w:t>
      </w:r>
      <w:proofErr w:type="spellEnd"/>
      <w:r>
        <w:t xml:space="preserve"> </w:t>
      </w:r>
      <w:r>
        <w:fldChar w:fldCharType="begin"/>
      </w:r>
      <w:r>
        <w:instrText xml:space="preserve"> SEQ Figura \* ARABIC </w:instrText>
      </w:r>
      <w:r>
        <w:fldChar w:fldCharType="separate"/>
      </w:r>
      <w:r w:rsidR="00E80531">
        <w:rPr>
          <w:noProof/>
        </w:rPr>
        <w:t>2</w:t>
      </w:r>
      <w:r>
        <w:fldChar w:fldCharType="end"/>
      </w:r>
      <w:r>
        <w:t xml:space="preserve">: </w:t>
      </w:r>
      <w:proofErr w:type="spellStart"/>
      <w:r>
        <w:t>Exemplo</w:t>
      </w:r>
      <w:proofErr w:type="spellEnd"/>
      <w:r>
        <w:t xml:space="preserve"> de PAL. Fonte: [6]</w:t>
      </w:r>
      <w:bookmarkEnd w:id="104"/>
    </w:p>
    <w:p w14:paraId="661C2F12" w14:textId="6246C118" w:rsidR="00741683" w:rsidRDefault="00741683" w:rsidP="00270AAE">
      <w:pPr>
        <w:rPr>
          <w:lang w:val="pt-BR"/>
        </w:rPr>
      </w:pPr>
    </w:p>
    <w:p w14:paraId="4F6AA3B6" w14:textId="68F8D02B" w:rsidR="00741683" w:rsidRDefault="00D9201C" w:rsidP="00F66E21">
      <w:pPr>
        <w:pStyle w:val="Heading2"/>
      </w:pPr>
      <w:bookmarkStart w:id="105" w:name="_Toc22768816"/>
      <w:r>
        <w:t>Arranjo de Lógica Genérico (GAL)</w:t>
      </w:r>
      <w:bookmarkEnd w:id="105"/>
    </w:p>
    <w:p w14:paraId="2C56E8F3" w14:textId="3B69683A" w:rsidR="00D9201C" w:rsidRDefault="005A2AA6" w:rsidP="00C72AD5">
      <w:pPr>
        <w:rPr>
          <w:lang w:val="pt-BR"/>
        </w:rPr>
      </w:pPr>
      <w:r>
        <w:rPr>
          <w:lang w:val="pt-BR"/>
        </w:rPr>
        <w:t xml:space="preserve">Em dispositivos do tipo GAL, há uma evolução na arquitetura com relação aos </w:t>
      </w:r>
      <w:proofErr w:type="spellStart"/>
      <w:r>
        <w:rPr>
          <w:lang w:val="pt-BR"/>
        </w:rPr>
        <w:t>PLDs</w:t>
      </w:r>
      <w:proofErr w:type="spellEnd"/>
      <w:r>
        <w:rPr>
          <w:lang w:val="pt-BR"/>
        </w:rPr>
        <w:t xml:space="preserve"> citados anteriormente, </w:t>
      </w:r>
      <w:r w:rsidR="00712DD8">
        <w:rPr>
          <w:lang w:val="pt-BR"/>
        </w:rPr>
        <w:t xml:space="preserve">pois </w:t>
      </w:r>
      <w:r w:rsidR="002A789D">
        <w:rPr>
          <w:lang w:val="pt-BR"/>
        </w:rPr>
        <w:t>eles contêm</w:t>
      </w:r>
      <w:r w:rsidR="00712DD8">
        <w:rPr>
          <w:lang w:val="pt-BR"/>
        </w:rPr>
        <w:t xml:space="preserve"> uma macro célula de lógica de saída programável</w:t>
      </w:r>
      <w:r w:rsidR="002A789D">
        <w:rPr>
          <w:lang w:val="pt-BR"/>
        </w:rPr>
        <w:t xml:space="preserve"> (</w:t>
      </w:r>
      <w:r w:rsidR="002A789D" w:rsidRPr="00E82A27">
        <w:rPr>
          <w:i/>
          <w:iCs/>
          <w:lang w:val="pt-BR"/>
        </w:rPr>
        <w:t xml:space="preserve">output </w:t>
      </w:r>
      <w:proofErr w:type="spellStart"/>
      <w:r w:rsidR="002A789D" w:rsidRPr="00E82A27">
        <w:rPr>
          <w:i/>
          <w:iCs/>
          <w:lang w:val="pt-BR"/>
        </w:rPr>
        <w:t>logic</w:t>
      </w:r>
      <w:proofErr w:type="spellEnd"/>
      <w:r w:rsidR="002A789D" w:rsidRPr="00E82A27">
        <w:rPr>
          <w:i/>
          <w:iCs/>
          <w:lang w:val="pt-BR"/>
        </w:rPr>
        <w:t xml:space="preserve"> </w:t>
      </w:r>
      <w:proofErr w:type="spellStart"/>
      <w:r w:rsidR="002A789D" w:rsidRPr="00E82A27">
        <w:rPr>
          <w:i/>
          <w:iCs/>
          <w:lang w:val="pt-BR"/>
        </w:rPr>
        <w:t>macrocell</w:t>
      </w:r>
      <w:proofErr w:type="spellEnd"/>
      <w:r w:rsidR="002A789D">
        <w:rPr>
          <w:lang w:val="pt-BR"/>
        </w:rPr>
        <w:t>, OLMC)</w:t>
      </w:r>
      <w:r w:rsidR="00712DD8">
        <w:rPr>
          <w:lang w:val="pt-BR"/>
        </w:rPr>
        <w:t xml:space="preserve">, que é formada por </w:t>
      </w:r>
      <w:proofErr w:type="spellStart"/>
      <w:r w:rsidR="00712DD8">
        <w:rPr>
          <w:lang w:val="pt-BR"/>
        </w:rPr>
        <w:t>flip-flops</w:t>
      </w:r>
      <w:proofErr w:type="spellEnd"/>
      <w:r w:rsidR="00712DD8">
        <w:rPr>
          <w:lang w:val="pt-BR"/>
        </w:rPr>
        <w:t xml:space="preserve">  que podem implementar </w:t>
      </w:r>
      <w:r w:rsidR="002A789D">
        <w:rPr>
          <w:lang w:val="pt-BR"/>
        </w:rPr>
        <w:t>a função de r</w:t>
      </w:r>
      <w:r w:rsidR="00712DD8">
        <w:rPr>
          <w:lang w:val="pt-BR"/>
        </w:rPr>
        <w:t>egistrador e</w:t>
      </w:r>
      <w:r w:rsidR="002A789D">
        <w:rPr>
          <w:lang w:val="pt-BR"/>
        </w:rPr>
        <w:t>/ou</w:t>
      </w:r>
      <w:r w:rsidR="00712DD8">
        <w:rPr>
          <w:lang w:val="pt-BR"/>
        </w:rPr>
        <w:t xml:space="preserve"> contador, buffer</w:t>
      </w:r>
      <w:r w:rsidR="002A789D">
        <w:rPr>
          <w:lang w:val="pt-BR"/>
        </w:rPr>
        <w:t xml:space="preserve">s para as saídas e multiplexadores  para seleção de modos de operação. </w:t>
      </w:r>
      <w:r w:rsidR="001A3A13">
        <w:rPr>
          <w:lang w:val="pt-BR"/>
        </w:rPr>
        <w:t xml:space="preserve">Outra vantagem, é que </w:t>
      </w:r>
      <w:proofErr w:type="spellStart"/>
      <w:r>
        <w:rPr>
          <w:lang w:val="pt-BR"/>
        </w:rPr>
        <w:t>C</w:t>
      </w:r>
      <w:r w:rsidR="001A3A13">
        <w:rPr>
          <w:lang w:val="pt-BR"/>
        </w:rPr>
        <w:t>I</w:t>
      </w:r>
      <w:r>
        <w:rPr>
          <w:lang w:val="pt-BR"/>
        </w:rPr>
        <w:t>s</w:t>
      </w:r>
      <w:proofErr w:type="spellEnd"/>
      <w:r>
        <w:rPr>
          <w:lang w:val="pt-BR"/>
        </w:rPr>
        <w:t xml:space="preserve"> G</w:t>
      </w:r>
      <w:r w:rsidR="00853424">
        <w:rPr>
          <w:lang w:val="pt-BR"/>
        </w:rPr>
        <w:t>a</w:t>
      </w:r>
      <w:r>
        <w:rPr>
          <w:lang w:val="pt-BR"/>
        </w:rPr>
        <w:t>l</w:t>
      </w:r>
      <w:r w:rsidR="00853424">
        <w:rPr>
          <w:lang w:val="pt-BR"/>
        </w:rPr>
        <w:t xml:space="preserve"> usam matriz programável EEPROM para realizar as conexões das portas nos planos </w:t>
      </w:r>
      <w:r w:rsidR="00853424">
        <w:rPr>
          <w:lang w:val="pt-BR"/>
        </w:rPr>
        <w:lastRenderedPageBreak/>
        <w:t>AND/OR</w:t>
      </w:r>
      <w:r w:rsidR="00E6080F">
        <w:rPr>
          <w:lang w:val="pt-BR"/>
        </w:rPr>
        <w:t xml:space="preserve">, </w:t>
      </w:r>
      <w:r w:rsidR="008F2C98">
        <w:rPr>
          <w:lang w:val="pt-BR"/>
        </w:rPr>
        <w:t>podendo s</w:t>
      </w:r>
      <w:r w:rsidR="00E6080F">
        <w:rPr>
          <w:lang w:val="pt-BR"/>
        </w:rPr>
        <w:t>er</w:t>
      </w:r>
      <w:r w:rsidR="008F2C98">
        <w:rPr>
          <w:lang w:val="pt-BR"/>
        </w:rPr>
        <w:t xml:space="preserve"> </w:t>
      </w:r>
      <w:r w:rsidR="00E6080F">
        <w:rPr>
          <w:lang w:val="pt-BR"/>
        </w:rPr>
        <w:t>programadas ao menos cem vezes.</w:t>
      </w:r>
      <w:r w:rsidR="008F2C98">
        <w:rPr>
          <w:lang w:val="pt-BR"/>
        </w:rPr>
        <w:t xml:space="preserve"> Posições </w:t>
      </w:r>
      <w:r w:rsidR="0057093A">
        <w:rPr>
          <w:lang w:val="pt-BR"/>
        </w:rPr>
        <w:t>específicas na matriz EEPROM são usadas para controlar as conexões programáveis</w:t>
      </w:r>
      <w:r w:rsidR="00BE7807">
        <w:rPr>
          <w:lang w:val="pt-BR"/>
        </w:rPr>
        <w:t xml:space="preserve"> [1]</w:t>
      </w:r>
      <w:r w:rsidR="00D740CB">
        <w:rPr>
          <w:lang w:val="pt-BR"/>
        </w:rPr>
        <w:t xml:space="preserve">. </w:t>
      </w:r>
    </w:p>
    <w:p w14:paraId="2D2AF892" w14:textId="77777777" w:rsidR="00D740CB" w:rsidRDefault="00E82A27" w:rsidP="00D740CB">
      <w:pPr>
        <w:keepNext/>
        <w:jc w:val="center"/>
      </w:pPr>
      <w:r>
        <w:rPr>
          <w:noProof/>
        </w:rPr>
        <w:drawing>
          <wp:inline distT="0" distB="0" distL="0" distR="0" wp14:anchorId="28B1CF49" wp14:editId="7A398EE3">
            <wp:extent cx="4621902" cy="23336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885" cy="2339675"/>
                    </a:xfrm>
                    <a:prstGeom prst="rect">
                      <a:avLst/>
                    </a:prstGeom>
                  </pic:spPr>
                </pic:pic>
              </a:graphicData>
            </a:graphic>
          </wp:inline>
        </w:drawing>
      </w:r>
    </w:p>
    <w:p w14:paraId="11BDA396" w14:textId="63EB0C8D" w:rsidR="00620AC2" w:rsidRDefault="00755326" w:rsidP="00A74B6F">
      <w:pPr>
        <w:pStyle w:val="Caption"/>
        <w:rPr>
          <w:lang w:val="pt-BR"/>
        </w:rPr>
      </w:pPr>
      <w:bookmarkStart w:id="106" w:name="_Toc22768984"/>
      <w:proofErr w:type="spellStart"/>
      <w:r>
        <w:t>Figura</w:t>
      </w:r>
      <w:proofErr w:type="spellEnd"/>
      <w:r>
        <w:t xml:space="preserve"> </w:t>
      </w:r>
      <w:r>
        <w:fldChar w:fldCharType="begin"/>
      </w:r>
      <w:r>
        <w:instrText xml:space="preserve"> SEQ Figura \* ARABIC </w:instrText>
      </w:r>
      <w:r>
        <w:fldChar w:fldCharType="separate"/>
      </w:r>
      <w:r w:rsidR="00E80531">
        <w:rPr>
          <w:noProof/>
        </w:rPr>
        <w:t>3</w:t>
      </w:r>
      <w:r>
        <w:fldChar w:fldCharType="end"/>
      </w:r>
      <w:r>
        <w:t xml:space="preserve">: </w:t>
      </w:r>
      <w:proofErr w:type="spellStart"/>
      <w:r>
        <w:t>Estrutura</w:t>
      </w:r>
      <w:proofErr w:type="spellEnd"/>
      <w:r>
        <w:t xml:space="preserve"> </w:t>
      </w:r>
      <w:proofErr w:type="spellStart"/>
      <w:r>
        <w:t>Interna</w:t>
      </w:r>
      <w:proofErr w:type="spellEnd"/>
      <w:r>
        <w:t xml:space="preserve"> de um GAL. Fonte: [</w:t>
      </w:r>
      <w:r w:rsidR="00BE7807">
        <w:t>1</w:t>
      </w:r>
      <w:r>
        <w:t>]</w:t>
      </w:r>
      <w:bookmarkEnd w:id="106"/>
    </w:p>
    <w:p w14:paraId="449355BB" w14:textId="2BB2EEA2" w:rsidR="00EF0C36" w:rsidRDefault="00EF0C36" w:rsidP="00EF0C36">
      <w:pPr>
        <w:pStyle w:val="Heading2"/>
      </w:pPr>
      <w:bookmarkStart w:id="107" w:name="_Toc22768817"/>
      <w:r>
        <w:t>Dispositivo Lógico Programável Complexo (CPLD)</w:t>
      </w:r>
      <w:bookmarkEnd w:id="107"/>
      <w:r>
        <w:t xml:space="preserve"> </w:t>
      </w:r>
    </w:p>
    <w:p w14:paraId="05180A0A" w14:textId="6F628782" w:rsidR="00761854" w:rsidRDefault="00586E31" w:rsidP="003B68D6">
      <w:pPr>
        <w:rPr>
          <w:lang w:val="pt-BR"/>
        </w:rPr>
      </w:pPr>
      <w:r>
        <w:rPr>
          <w:lang w:val="pt-BR"/>
        </w:rPr>
        <w:t xml:space="preserve">Os </w:t>
      </w:r>
      <w:proofErr w:type="spellStart"/>
      <w:r>
        <w:rPr>
          <w:lang w:val="pt-BR"/>
        </w:rPr>
        <w:t>SPLDs</w:t>
      </w:r>
      <w:proofErr w:type="spellEnd"/>
      <w:r>
        <w:rPr>
          <w:lang w:val="pt-BR"/>
        </w:rPr>
        <w:t xml:space="preserve"> vistos são</w:t>
      </w:r>
      <w:r w:rsidR="00287012">
        <w:rPr>
          <w:lang w:val="pt-BR"/>
        </w:rPr>
        <w:t xml:space="preserve"> </w:t>
      </w:r>
      <w:r>
        <w:rPr>
          <w:lang w:val="pt-BR"/>
        </w:rPr>
        <w:t>ú</w:t>
      </w:r>
      <w:r w:rsidR="00287012">
        <w:rPr>
          <w:lang w:val="pt-BR"/>
        </w:rPr>
        <w:t xml:space="preserve">teis para implementação de </w:t>
      </w:r>
      <w:r w:rsidR="00F0717E">
        <w:rPr>
          <w:lang w:val="pt-BR"/>
        </w:rPr>
        <w:t xml:space="preserve">diversos </w:t>
      </w:r>
      <w:r w:rsidR="00287012">
        <w:rPr>
          <w:lang w:val="pt-BR"/>
        </w:rPr>
        <w:t>circuitos digitais</w:t>
      </w:r>
      <w:r w:rsidR="00D83EA9">
        <w:rPr>
          <w:lang w:val="pt-BR"/>
        </w:rPr>
        <w:t xml:space="preserve"> que não requerem muito mais que do que 32 entradas e saídas quando combinadas. Quando </w:t>
      </w:r>
      <w:r w:rsidR="00775AAB">
        <w:rPr>
          <w:lang w:val="pt-BR"/>
        </w:rPr>
        <w:t xml:space="preserve">é necessário um circuito com mais entradas e saídas, são empregados múltiplos </w:t>
      </w:r>
      <w:proofErr w:type="spellStart"/>
      <w:r w:rsidR="00775AAB">
        <w:rPr>
          <w:lang w:val="pt-BR"/>
        </w:rPr>
        <w:t>PLAs</w:t>
      </w:r>
      <w:proofErr w:type="spellEnd"/>
      <w:r w:rsidR="00775AAB">
        <w:rPr>
          <w:lang w:val="pt-BR"/>
        </w:rPr>
        <w:t xml:space="preserve"> ou </w:t>
      </w:r>
      <w:proofErr w:type="spellStart"/>
      <w:r w:rsidR="00775AAB">
        <w:rPr>
          <w:lang w:val="pt-BR"/>
        </w:rPr>
        <w:t>PALs</w:t>
      </w:r>
      <w:proofErr w:type="spellEnd"/>
      <w:r w:rsidR="00775AAB">
        <w:rPr>
          <w:lang w:val="pt-BR"/>
        </w:rPr>
        <w:t xml:space="preserve">, </w:t>
      </w:r>
      <w:r w:rsidR="009222B5">
        <w:rPr>
          <w:lang w:val="pt-BR"/>
        </w:rPr>
        <w:t>podendo compromet</w:t>
      </w:r>
      <w:r w:rsidR="00FB3002">
        <w:rPr>
          <w:lang w:val="pt-BR"/>
        </w:rPr>
        <w:t>e</w:t>
      </w:r>
      <w:r w:rsidR="009222B5">
        <w:rPr>
          <w:lang w:val="pt-BR"/>
        </w:rPr>
        <w:t>r a área d</w:t>
      </w:r>
      <w:r w:rsidR="00FB3002">
        <w:rPr>
          <w:lang w:val="pt-BR"/>
        </w:rPr>
        <w:t>a</w:t>
      </w:r>
      <w:r w:rsidR="009222B5">
        <w:rPr>
          <w:lang w:val="pt-BR"/>
        </w:rPr>
        <w:t xml:space="preserve"> </w:t>
      </w:r>
      <w:r w:rsidR="00FB3002">
        <w:rPr>
          <w:lang w:val="pt-BR"/>
        </w:rPr>
        <w:t>PCI</w:t>
      </w:r>
      <w:r w:rsidR="009222B5">
        <w:rPr>
          <w:lang w:val="pt-BR"/>
        </w:rPr>
        <w:t xml:space="preserve"> ou até mesmo a performance do projeto</w:t>
      </w:r>
      <w:r w:rsidR="00E27628">
        <w:rPr>
          <w:lang w:val="pt-BR"/>
        </w:rPr>
        <w:t xml:space="preserve"> [5]</w:t>
      </w:r>
      <w:r w:rsidR="009222B5">
        <w:rPr>
          <w:lang w:val="pt-BR"/>
        </w:rPr>
        <w:t>. Nestes casos, pode ser utilizado</w:t>
      </w:r>
      <w:r w:rsidR="00775AAB">
        <w:rPr>
          <w:lang w:val="pt-BR"/>
        </w:rPr>
        <w:t xml:space="preserve"> um CI mais sofisticado</w:t>
      </w:r>
      <w:r w:rsidR="009222B5">
        <w:rPr>
          <w:lang w:val="pt-BR"/>
        </w:rPr>
        <w:t xml:space="preserve">, chamado </w:t>
      </w:r>
      <w:r w:rsidR="00761854">
        <w:rPr>
          <w:lang w:val="pt-BR"/>
        </w:rPr>
        <w:t xml:space="preserve">Dispositivo Lógico Programável Complexo, </w:t>
      </w:r>
      <w:r w:rsidR="009222B5">
        <w:rPr>
          <w:lang w:val="pt-BR"/>
        </w:rPr>
        <w:t>CPLD</w:t>
      </w:r>
      <w:r w:rsidR="00E27628">
        <w:rPr>
          <w:lang w:val="pt-BR"/>
        </w:rPr>
        <w:t xml:space="preserve">. </w:t>
      </w:r>
      <w:r w:rsidR="00CA5A20">
        <w:rPr>
          <w:lang w:val="pt-BR"/>
        </w:rPr>
        <w:t xml:space="preserve">Os </w:t>
      </w:r>
      <w:proofErr w:type="spellStart"/>
      <w:r w:rsidR="00CA5A20">
        <w:rPr>
          <w:lang w:val="pt-BR"/>
        </w:rPr>
        <w:t>CPLDs</w:t>
      </w:r>
      <w:proofErr w:type="spellEnd"/>
      <w:r w:rsidR="00CA5A20">
        <w:rPr>
          <w:lang w:val="pt-BR"/>
        </w:rPr>
        <w:t xml:space="preserve"> foram introduzidos no mercado pela Altera Corp</w:t>
      </w:r>
      <w:r w:rsidR="00847F4C">
        <w:rPr>
          <w:lang w:val="pt-BR"/>
        </w:rPr>
        <w:t>oration</w:t>
      </w:r>
      <w:r w:rsidR="00CA5A20">
        <w:rPr>
          <w:lang w:val="pt-BR"/>
        </w:rPr>
        <w:t xml:space="preserve"> em 1983, sendo inicialmente chamado de Dispositivo Lógico Programável Apagável (EPLD</w:t>
      </w:r>
      <w:r w:rsidR="004F54F2">
        <w:rPr>
          <w:lang w:val="pt-BR"/>
        </w:rPr>
        <w:t xml:space="preserve">, </w:t>
      </w:r>
      <w:r w:rsidR="004F54F2" w:rsidRPr="004F54F2">
        <w:rPr>
          <w:i/>
          <w:iCs/>
        </w:rPr>
        <w:t>Erasable Programmable Logic Device</w:t>
      </w:r>
      <w:r w:rsidR="00CA5A20">
        <w:rPr>
          <w:lang w:val="pt-BR"/>
        </w:rPr>
        <w:t>)</w:t>
      </w:r>
      <w:r w:rsidR="004F54F2">
        <w:rPr>
          <w:lang w:val="pt-BR"/>
        </w:rPr>
        <w:t xml:space="preserve"> e, posteriormente, como CPLD</w:t>
      </w:r>
      <w:r w:rsidR="002F4756">
        <w:rPr>
          <w:lang w:val="pt-BR"/>
        </w:rPr>
        <w:t xml:space="preserve"> [4]</w:t>
      </w:r>
      <w:r w:rsidR="00847F4C">
        <w:rPr>
          <w:lang w:val="pt-BR"/>
        </w:rPr>
        <w:t>.</w:t>
      </w:r>
    </w:p>
    <w:p w14:paraId="7F62DDAC" w14:textId="564A0BB0" w:rsidR="00CA5A20" w:rsidRPr="00DB1090" w:rsidRDefault="00761854" w:rsidP="003B68D6">
      <w:pPr>
        <w:rPr>
          <w:lang w:val="pt-BR"/>
        </w:rPr>
      </w:pPr>
      <w:r>
        <w:rPr>
          <w:lang w:val="pt-BR"/>
        </w:rPr>
        <w:t xml:space="preserve">Os </w:t>
      </w:r>
      <w:proofErr w:type="spellStart"/>
      <w:r>
        <w:rPr>
          <w:lang w:val="pt-BR"/>
        </w:rPr>
        <w:t>CPLDs</w:t>
      </w:r>
      <w:proofErr w:type="spellEnd"/>
      <w:r>
        <w:rPr>
          <w:lang w:val="pt-BR"/>
        </w:rPr>
        <w:t xml:space="preserve"> </w:t>
      </w:r>
      <w:r w:rsidR="00847F4C">
        <w:rPr>
          <w:lang w:val="pt-BR"/>
        </w:rPr>
        <w:t xml:space="preserve"> </w:t>
      </w:r>
      <w:r>
        <w:rPr>
          <w:lang w:val="pt-BR"/>
        </w:rPr>
        <w:t xml:space="preserve">podem ser </w:t>
      </w:r>
      <w:r w:rsidR="00DB1090">
        <w:rPr>
          <w:lang w:val="pt-BR"/>
        </w:rPr>
        <w:t xml:space="preserve">programados e </w:t>
      </w:r>
      <w:r>
        <w:rPr>
          <w:lang w:val="pt-BR"/>
        </w:rPr>
        <w:t>reprogramados pelo usuário</w:t>
      </w:r>
      <w:r w:rsidR="00DB1090">
        <w:rPr>
          <w:lang w:val="pt-BR"/>
        </w:rPr>
        <w:t>, possuem um alto desempenho, baixo custo e uma alta capacidade de integração, podendo ser utilizado para aplicações como Máquinas de Estado Finitas (</w:t>
      </w:r>
      <w:proofErr w:type="spellStart"/>
      <w:r w:rsidR="00DB1090">
        <w:rPr>
          <w:lang w:val="pt-BR"/>
        </w:rPr>
        <w:t>FSM</w:t>
      </w:r>
      <w:r w:rsidR="00493D11">
        <w:rPr>
          <w:lang w:val="pt-BR"/>
        </w:rPr>
        <w:t>s</w:t>
      </w:r>
      <w:proofErr w:type="spellEnd"/>
      <w:r w:rsidR="00DB1090">
        <w:rPr>
          <w:lang w:val="pt-BR"/>
        </w:rPr>
        <w:t xml:space="preserve">, </w:t>
      </w:r>
      <w:proofErr w:type="spellStart"/>
      <w:r w:rsidR="00DB1090" w:rsidRPr="00DB1090">
        <w:rPr>
          <w:i/>
          <w:iCs/>
          <w:lang w:val="pt-BR"/>
        </w:rPr>
        <w:t>Finite</w:t>
      </w:r>
      <w:proofErr w:type="spellEnd"/>
      <w:r w:rsidR="00DB1090" w:rsidRPr="00DB1090">
        <w:rPr>
          <w:i/>
          <w:iCs/>
          <w:lang w:val="pt-BR"/>
        </w:rPr>
        <w:t xml:space="preserve"> </w:t>
      </w:r>
      <w:proofErr w:type="spellStart"/>
      <w:r w:rsidR="00DB1090" w:rsidRPr="00DB1090">
        <w:rPr>
          <w:i/>
          <w:iCs/>
          <w:lang w:val="pt-BR"/>
        </w:rPr>
        <w:t>State</w:t>
      </w:r>
      <w:proofErr w:type="spellEnd"/>
      <w:r w:rsidR="00DB1090" w:rsidRPr="00DB1090">
        <w:rPr>
          <w:i/>
          <w:iCs/>
          <w:lang w:val="pt-BR"/>
        </w:rPr>
        <w:t xml:space="preserve"> </w:t>
      </w:r>
      <w:proofErr w:type="spellStart"/>
      <w:r w:rsidR="00DB1090" w:rsidRPr="00DB1090">
        <w:rPr>
          <w:i/>
          <w:iCs/>
          <w:lang w:val="pt-BR"/>
        </w:rPr>
        <w:t>Machine</w:t>
      </w:r>
      <w:r w:rsidR="00493D11">
        <w:rPr>
          <w:i/>
          <w:iCs/>
          <w:lang w:val="pt-BR"/>
        </w:rPr>
        <w:t>s</w:t>
      </w:r>
      <w:proofErr w:type="spellEnd"/>
      <w:r w:rsidR="00DB1090">
        <w:rPr>
          <w:lang w:val="pt-BR"/>
        </w:rPr>
        <w:t>)</w:t>
      </w:r>
      <w:r w:rsidR="00493D11">
        <w:rPr>
          <w:lang w:val="pt-BR"/>
        </w:rPr>
        <w:t xml:space="preserve"> decodificadores de sinais, entre outros. Algumas vantagens com relação aos </w:t>
      </w:r>
      <w:proofErr w:type="spellStart"/>
      <w:r w:rsidR="00493D11">
        <w:rPr>
          <w:lang w:val="pt-BR"/>
        </w:rPr>
        <w:t>ASICs</w:t>
      </w:r>
      <w:proofErr w:type="spellEnd"/>
      <w:r w:rsidR="00493D11">
        <w:rPr>
          <w:lang w:val="pt-BR"/>
        </w:rPr>
        <w:t xml:space="preserve"> tradicionais são a </w:t>
      </w:r>
      <w:proofErr w:type="spellStart"/>
      <w:r w:rsidR="00493D11">
        <w:rPr>
          <w:lang w:val="pt-BR"/>
        </w:rPr>
        <w:t>reprogramabilidade</w:t>
      </w:r>
      <w:proofErr w:type="spellEnd"/>
      <w:r w:rsidR="00493D11">
        <w:rPr>
          <w:lang w:val="pt-BR"/>
        </w:rPr>
        <w:t xml:space="preserve">, o uso da tecnologia CMOS proporcionando </w:t>
      </w:r>
      <w:r w:rsidR="00493D11">
        <w:rPr>
          <w:lang w:val="pt-BR"/>
        </w:rPr>
        <w:lastRenderedPageBreak/>
        <w:t>menor consumo de energia, integração em larga escala</w:t>
      </w:r>
      <w:r w:rsidR="00D12626">
        <w:rPr>
          <w:lang w:val="pt-BR"/>
        </w:rPr>
        <w:t xml:space="preserve"> e tempo de desenvolvimento reduzido</w:t>
      </w:r>
      <w:r w:rsidR="00D15F22">
        <w:rPr>
          <w:lang w:val="pt-BR"/>
        </w:rPr>
        <w:t xml:space="preserve"> [4].</w:t>
      </w:r>
    </w:p>
    <w:p w14:paraId="7C710432" w14:textId="61D78485" w:rsidR="009D26C6" w:rsidRPr="00A042F3" w:rsidRDefault="00E27628" w:rsidP="003B68D6">
      <w:pPr>
        <w:rPr>
          <w:lang w:val="pt-BR"/>
        </w:rPr>
      </w:pPr>
      <w:r>
        <w:rPr>
          <w:lang w:val="pt-BR"/>
        </w:rPr>
        <w:t xml:space="preserve">Um CPLD </w:t>
      </w:r>
      <w:r w:rsidR="00660FA0">
        <w:rPr>
          <w:lang w:val="pt-BR"/>
        </w:rPr>
        <w:t>pode conter de</w:t>
      </w:r>
      <w:r>
        <w:rPr>
          <w:lang w:val="pt-BR"/>
        </w:rPr>
        <w:t xml:space="preserve"> </w:t>
      </w:r>
      <w:r w:rsidR="00D15F22">
        <w:rPr>
          <w:lang w:val="pt-BR"/>
        </w:rPr>
        <w:t xml:space="preserve">2 </w:t>
      </w:r>
      <w:proofErr w:type="gramStart"/>
      <w:r w:rsidR="00D15F22">
        <w:rPr>
          <w:lang w:val="pt-BR"/>
        </w:rPr>
        <w:t>à</w:t>
      </w:r>
      <w:proofErr w:type="gramEnd"/>
      <w:r w:rsidR="00D15F22">
        <w:rPr>
          <w:lang w:val="pt-BR"/>
        </w:rPr>
        <w:t xml:space="preserve"> 100</w:t>
      </w:r>
      <w:r w:rsidR="00660FA0" w:rsidRPr="00660FA0">
        <w:rPr>
          <w:lang w:val="pt-BR"/>
        </w:rPr>
        <w:t xml:space="preserve"> </w:t>
      </w:r>
      <w:r w:rsidR="00660FA0">
        <w:rPr>
          <w:lang w:val="pt-BR"/>
        </w:rPr>
        <w:t>blocos de circuitos</w:t>
      </w:r>
      <w:r w:rsidR="00D15F22">
        <w:rPr>
          <w:lang w:val="pt-BR"/>
        </w:rPr>
        <w:t xml:space="preserve"> </w:t>
      </w:r>
      <w:r>
        <w:rPr>
          <w:lang w:val="pt-BR"/>
        </w:rPr>
        <w:t xml:space="preserve">semelhantes aos PLA ou PAL em um único chip. </w:t>
      </w:r>
      <w:r w:rsidR="00A042F3">
        <w:rPr>
          <w:lang w:val="pt-BR"/>
        </w:rPr>
        <w:t xml:space="preserve">Os blocos são interconectados por uma Matriz de Chaves Programáveis ou Arranjo de Interconexão, permitindo a conexão de todos os blocos de </w:t>
      </w:r>
      <w:proofErr w:type="spellStart"/>
      <w:r w:rsidR="00A042F3">
        <w:rPr>
          <w:lang w:val="pt-BR"/>
        </w:rPr>
        <w:t>CPLDs</w:t>
      </w:r>
      <w:proofErr w:type="spellEnd"/>
      <w:r w:rsidR="006D1FDA">
        <w:rPr>
          <w:lang w:val="pt-BR"/>
        </w:rPr>
        <w:t xml:space="preserve"> [2]</w:t>
      </w:r>
      <w:r w:rsidR="00A042F3">
        <w:rPr>
          <w:lang w:val="pt-BR"/>
        </w:rPr>
        <w:t xml:space="preserve">. </w:t>
      </w:r>
      <w:r w:rsidR="00AE3A59">
        <w:rPr>
          <w:lang w:val="pt-BR"/>
        </w:rPr>
        <w:t xml:space="preserve">A </w:t>
      </w:r>
      <w:r w:rsidR="00AE3A59">
        <w:rPr>
          <w:lang w:val="pt-BR"/>
        </w:rPr>
        <w:fldChar w:fldCharType="begin"/>
      </w:r>
      <w:r w:rsidR="00AE3A59">
        <w:rPr>
          <w:lang w:val="pt-BR"/>
        </w:rPr>
        <w:instrText xml:space="preserve"> REF _Ref21201005 \h </w:instrText>
      </w:r>
      <w:r w:rsidR="00AE3A59">
        <w:rPr>
          <w:lang w:val="pt-BR"/>
        </w:rPr>
      </w:r>
      <w:r w:rsidR="00AE3A59">
        <w:rPr>
          <w:lang w:val="pt-BR"/>
        </w:rPr>
        <w:fldChar w:fldCharType="separate"/>
      </w:r>
      <w:proofErr w:type="spellStart"/>
      <w:r w:rsidR="00AE3A59">
        <w:t>Figura</w:t>
      </w:r>
      <w:proofErr w:type="spellEnd"/>
      <w:r w:rsidR="00AE3A59">
        <w:t xml:space="preserve"> </w:t>
      </w:r>
      <w:r w:rsidR="00AE3A59">
        <w:rPr>
          <w:noProof/>
        </w:rPr>
        <w:t>4</w:t>
      </w:r>
      <w:r w:rsidR="00AE3A59">
        <w:rPr>
          <w:lang w:val="pt-BR"/>
        </w:rPr>
        <w:fldChar w:fldCharType="end"/>
      </w:r>
      <w:r w:rsidR="00AE3A59">
        <w:rPr>
          <w:lang w:val="pt-BR"/>
        </w:rPr>
        <w:t xml:space="preserve"> mostra a estrutura interna de um CPLD. </w:t>
      </w:r>
    </w:p>
    <w:p w14:paraId="10C0C4FC" w14:textId="77777777" w:rsidR="00755326" w:rsidRDefault="001446DA" w:rsidP="00755326">
      <w:pPr>
        <w:keepNext/>
        <w:jc w:val="center"/>
      </w:pPr>
      <w:r>
        <w:rPr>
          <w:noProof/>
          <w:lang w:val="pt-BR"/>
        </w:rPr>
        <w:drawing>
          <wp:inline distT="0" distB="0" distL="0" distR="0" wp14:anchorId="1C718573" wp14:editId="3574253D">
            <wp:extent cx="3337560" cy="1928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3591" cy="1960866"/>
                    </a:xfrm>
                    <a:prstGeom prst="rect">
                      <a:avLst/>
                    </a:prstGeom>
                    <a:noFill/>
                    <a:ln>
                      <a:noFill/>
                    </a:ln>
                  </pic:spPr>
                </pic:pic>
              </a:graphicData>
            </a:graphic>
          </wp:inline>
        </w:drawing>
      </w:r>
    </w:p>
    <w:p w14:paraId="3F0FF189" w14:textId="07F43315" w:rsidR="008E41E0" w:rsidRPr="009157D7" w:rsidRDefault="00755326" w:rsidP="00A74B6F">
      <w:pPr>
        <w:pStyle w:val="Caption"/>
        <w:rPr>
          <w:lang w:val="pt-BR"/>
        </w:rPr>
      </w:pPr>
      <w:bookmarkStart w:id="108" w:name="_Ref21201005"/>
      <w:bookmarkStart w:id="109" w:name="_Toc22768985"/>
      <w:proofErr w:type="spellStart"/>
      <w:r>
        <w:t>Figura</w:t>
      </w:r>
      <w:proofErr w:type="spellEnd"/>
      <w:r>
        <w:t xml:space="preserve"> </w:t>
      </w:r>
      <w:r>
        <w:fldChar w:fldCharType="begin"/>
      </w:r>
      <w:r>
        <w:instrText xml:space="preserve"> SEQ Figura \* ARABIC </w:instrText>
      </w:r>
      <w:r>
        <w:fldChar w:fldCharType="separate"/>
      </w:r>
      <w:r w:rsidR="00E80531">
        <w:rPr>
          <w:noProof/>
        </w:rPr>
        <w:t>4</w:t>
      </w:r>
      <w:r>
        <w:fldChar w:fldCharType="end"/>
      </w:r>
      <w:bookmarkEnd w:id="108"/>
      <w:r>
        <w:t xml:space="preserve">: </w:t>
      </w:r>
      <w:proofErr w:type="spellStart"/>
      <w:r>
        <w:t>Estrutura</w:t>
      </w:r>
      <w:proofErr w:type="spellEnd"/>
      <w:r>
        <w:t xml:space="preserve"> </w:t>
      </w:r>
      <w:proofErr w:type="spellStart"/>
      <w:r>
        <w:t>Interna</w:t>
      </w:r>
      <w:proofErr w:type="spellEnd"/>
      <w:r>
        <w:t xml:space="preserve"> de um CPLD. Fonte: O Autor</w:t>
      </w:r>
      <w:bookmarkEnd w:id="109"/>
    </w:p>
    <w:p w14:paraId="2A030972" w14:textId="77777777" w:rsidR="00C93E30" w:rsidRDefault="00C93E30">
      <w:pPr>
        <w:spacing w:after="160" w:line="259" w:lineRule="auto"/>
        <w:jc w:val="left"/>
        <w:rPr>
          <w:rFonts w:eastAsiaTheme="majorEastAsia" w:cstheme="majorBidi"/>
          <w:b/>
          <w:bCs/>
          <w:color w:val="000000" w:themeColor="text1"/>
          <w:sz w:val="28"/>
          <w:szCs w:val="28"/>
          <w:lang w:val="pt-BR"/>
        </w:rPr>
      </w:pPr>
    </w:p>
    <w:p w14:paraId="3A319181" w14:textId="570B7DF7" w:rsidR="00CA1ACA" w:rsidRDefault="00620AC2" w:rsidP="00FB62EF">
      <w:pPr>
        <w:pStyle w:val="Heading2"/>
      </w:pPr>
      <w:bookmarkStart w:id="110" w:name="_Toc22768818"/>
      <w:r>
        <w:t>F</w:t>
      </w:r>
      <w:r w:rsidR="009535F3">
        <w:t xml:space="preserve">ield </w:t>
      </w:r>
      <w:proofErr w:type="spellStart"/>
      <w:r>
        <w:t>P</w:t>
      </w:r>
      <w:r w:rsidR="009535F3">
        <w:t>rogrammable</w:t>
      </w:r>
      <w:proofErr w:type="spellEnd"/>
      <w:r w:rsidR="009535F3">
        <w:t xml:space="preserve"> </w:t>
      </w:r>
      <w:r>
        <w:t>G</w:t>
      </w:r>
      <w:r w:rsidR="009535F3">
        <w:t xml:space="preserve">ate </w:t>
      </w:r>
      <w:proofErr w:type="spellStart"/>
      <w:r>
        <w:t>A</w:t>
      </w:r>
      <w:r w:rsidR="009535F3">
        <w:t>rray</w:t>
      </w:r>
      <w:proofErr w:type="spellEnd"/>
      <w:r w:rsidR="009535F3">
        <w:t xml:space="preserve"> (FPGA)</w:t>
      </w:r>
      <w:bookmarkEnd w:id="110"/>
    </w:p>
    <w:p w14:paraId="1642E92B" w14:textId="5B6EBB30" w:rsidR="0068788E" w:rsidRDefault="00096A73" w:rsidP="0068788E">
      <w:pPr>
        <w:spacing w:after="160"/>
        <w:rPr>
          <w:lang w:val="pt-BR"/>
        </w:rPr>
      </w:pPr>
      <w:r>
        <w:rPr>
          <w:lang w:val="pt-BR"/>
        </w:rPr>
        <w:t>Um FPGA (</w:t>
      </w:r>
      <w:r w:rsidRPr="000D0B36">
        <w:rPr>
          <w:i/>
          <w:iCs/>
        </w:rPr>
        <w:t>Field Programmable Gate Array</w:t>
      </w:r>
      <w:r>
        <w:rPr>
          <w:lang w:val="pt-BR"/>
        </w:rPr>
        <w:t>, em português “Arranjo de Portas Programáveis em Campo”) é um dispositivo semicondutor que executar uma função que pode ser programada pelo designer ou consumidor após a sua fabricação</w:t>
      </w:r>
      <w:r w:rsidR="006445F5">
        <w:rPr>
          <w:lang w:val="pt-BR"/>
        </w:rPr>
        <w:t xml:space="preserve"> e que suporta implementação de circuitos</w:t>
      </w:r>
      <w:r w:rsidR="0068788E">
        <w:rPr>
          <w:lang w:val="pt-BR"/>
        </w:rPr>
        <w:t xml:space="preserve"> </w:t>
      </w:r>
      <w:r w:rsidR="006445F5">
        <w:rPr>
          <w:lang w:val="pt-BR"/>
        </w:rPr>
        <w:t>relativamente grandes</w:t>
      </w:r>
      <w:r w:rsidR="0068788E">
        <w:rPr>
          <w:lang w:val="pt-BR"/>
        </w:rPr>
        <w:t xml:space="preserve"> devido sua alta capacidade lógica</w:t>
      </w:r>
      <w:r w:rsidR="00F20F5D">
        <w:rPr>
          <w:lang w:val="pt-BR"/>
        </w:rPr>
        <w:t xml:space="preserve">, destacando-se com relação aos outros </w:t>
      </w:r>
      <w:proofErr w:type="spellStart"/>
      <w:r w:rsidR="00F20F5D">
        <w:rPr>
          <w:lang w:val="pt-BR"/>
        </w:rPr>
        <w:t>PLDs</w:t>
      </w:r>
      <w:proofErr w:type="spellEnd"/>
      <w:r w:rsidR="00F20F5D">
        <w:rPr>
          <w:lang w:val="pt-BR"/>
        </w:rPr>
        <w:t xml:space="preserve"> [2]</w:t>
      </w:r>
      <w:r w:rsidR="0068788E">
        <w:rPr>
          <w:lang w:val="pt-BR"/>
        </w:rPr>
        <w:t xml:space="preserve">. </w:t>
      </w:r>
      <w:r w:rsidR="004D64A4">
        <w:rPr>
          <w:lang w:val="pt-BR"/>
        </w:rPr>
        <w:t xml:space="preserve">É </w:t>
      </w:r>
      <w:r>
        <w:rPr>
          <w:lang w:val="pt-BR"/>
        </w:rPr>
        <w:t xml:space="preserve">uma tecnologia de ponta quando falamos de implementação de circuitos digitais. </w:t>
      </w:r>
      <w:r w:rsidR="004967B1">
        <w:rPr>
          <w:lang w:val="pt-BR"/>
        </w:rPr>
        <w:t xml:space="preserve">Foi lançado em 1985 pela empresa Xilinx Inc., </w:t>
      </w:r>
      <w:r w:rsidR="00771C29">
        <w:rPr>
          <w:lang w:val="pt-BR"/>
        </w:rPr>
        <w:t>e possui ampla versatilidade para implementação, devido uma arquitetura multinível  com grande número de portas lógicas</w:t>
      </w:r>
      <w:r w:rsidR="005F34EA">
        <w:rPr>
          <w:lang w:val="pt-BR"/>
        </w:rPr>
        <w:t>, proporcionando maior integração entre os blocos lógicos configuráveis</w:t>
      </w:r>
      <w:r w:rsidR="006D1FDA">
        <w:rPr>
          <w:lang w:val="pt-BR"/>
        </w:rPr>
        <w:t xml:space="preserve"> [</w:t>
      </w:r>
      <w:r w:rsidR="000E0308">
        <w:rPr>
          <w:lang w:val="pt-BR"/>
        </w:rPr>
        <w:t>7</w:t>
      </w:r>
      <w:r w:rsidR="006D1FDA">
        <w:rPr>
          <w:lang w:val="pt-BR"/>
        </w:rPr>
        <w:t>].</w:t>
      </w:r>
      <w:r w:rsidR="007E40D0">
        <w:rPr>
          <w:lang w:val="pt-BR"/>
        </w:rPr>
        <w:t xml:space="preserve"> Alguns outros fabricantes são a Altera (comprada recentemente pela Intel), </w:t>
      </w:r>
      <w:proofErr w:type="spellStart"/>
      <w:r w:rsidR="007E40D0">
        <w:rPr>
          <w:lang w:val="pt-BR"/>
        </w:rPr>
        <w:t>Cypress</w:t>
      </w:r>
      <w:proofErr w:type="spellEnd"/>
      <w:r w:rsidR="007E40D0">
        <w:rPr>
          <w:lang w:val="pt-BR"/>
        </w:rPr>
        <w:t xml:space="preserve">, </w:t>
      </w:r>
      <w:proofErr w:type="spellStart"/>
      <w:r w:rsidR="007E40D0">
        <w:rPr>
          <w:lang w:val="pt-BR"/>
        </w:rPr>
        <w:t>QuickLogic</w:t>
      </w:r>
      <w:proofErr w:type="spellEnd"/>
      <w:r w:rsidR="007E40D0">
        <w:rPr>
          <w:lang w:val="pt-BR"/>
        </w:rPr>
        <w:t xml:space="preserve">, </w:t>
      </w:r>
      <w:proofErr w:type="spellStart"/>
      <w:r w:rsidR="007E40D0">
        <w:rPr>
          <w:lang w:val="pt-BR"/>
        </w:rPr>
        <w:t>Actel</w:t>
      </w:r>
      <w:proofErr w:type="spellEnd"/>
      <w:r w:rsidR="007E40D0">
        <w:rPr>
          <w:lang w:val="pt-BR"/>
        </w:rPr>
        <w:t xml:space="preserve">, e </w:t>
      </w:r>
      <w:proofErr w:type="spellStart"/>
      <w:r w:rsidR="007E40D0">
        <w:rPr>
          <w:lang w:val="pt-BR"/>
        </w:rPr>
        <w:t>Lattice</w:t>
      </w:r>
      <w:proofErr w:type="spellEnd"/>
      <w:r w:rsidR="007E40D0">
        <w:rPr>
          <w:lang w:val="pt-BR"/>
        </w:rPr>
        <w:t xml:space="preserve"> </w:t>
      </w:r>
      <w:proofErr w:type="spellStart"/>
      <w:r w:rsidR="007E40D0">
        <w:rPr>
          <w:lang w:val="pt-BR"/>
        </w:rPr>
        <w:lastRenderedPageBreak/>
        <w:t>Semiconductor</w:t>
      </w:r>
      <w:proofErr w:type="spellEnd"/>
      <w:r w:rsidR="007E40D0">
        <w:rPr>
          <w:lang w:val="pt-BR"/>
        </w:rPr>
        <w:t>.</w:t>
      </w:r>
      <w:r w:rsidR="00306BA8">
        <w:rPr>
          <w:lang w:val="pt-BR"/>
        </w:rPr>
        <w:t xml:space="preserve"> Sua arquitetura </w:t>
      </w:r>
      <w:proofErr w:type="spellStart"/>
      <w:r w:rsidR="00306BA8">
        <w:rPr>
          <w:lang w:val="pt-BR"/>
        </w:rPr>
        <w:t>reconfigurável</w:t>
      </w:r>
      <w:proofErr w:type="spellEnd"/>
      <w:r w:rsidR="00306BA8">
        <w:rPr>
          <w:lang w:val="pt-BR"/>
        </w:rPr>
        <w:t xml:space="preserve"> </w:t>
      </w:r>
      <w:r w:rsidR="00763FF4">
        <w:rPr>
          <w:lang w:val="pt-BR"/>
        </w:rPr>
        <w:t xml:space="preserve">distingue-se dos processadores usuais por não processar funções com tarefas realizadas em processamento sequencial ao longo do tempo de execução. Os </w:t>
      </w:r>
      <w:proofErr w:type="spellStart"/>
      <w:r w:rsidR="00763FF4">
        <w:rPr>
          <w:lang w:val="pt-BR"/>
        </w:rPr>
        <w:t>FPGAs</w:t>
      </w:r>
      <w:proofErr w:type="spellEnd"/>
      <w:r w:rsidR="00763FF4">
        <w:rPr>
          <w:lang w:val="pt-BR"/>
        </w:rPr>
        <w:t xml:space="preserve"> </w:t>
      </w:r>
      <w:proofErr w:type="spellStart"/>
      <w:r w:rsidR="00763FF4">
        <w:rPr>
          <w:lang w:val="pt-BR"/>
        </w:rPr>
        <w:t>ex</w:t>
      </w:r>
      <w:r w:rsidR="005438AC">
        <w:rPr>
          <w:lang w:val="pt-BR"/>
        </w:rPr>
        <w:t>exutam</w:t>
      </w:r>
      <w:proofErr w:type="spellEnd"/>
      <w:r w:rsidR="005438AC">
        <w:rPr>
          <w:lang w:val="pt-BR"/>
        </w:rPr>
        <w:t xml:space="preserve"> processamento em paralelo de diversas unidades funcionais, reduzindo o tempo de resposta, aumentando o desempenho de execução das instruções e permitindo a que a capacidade computacional da máquina seja customizada de acordo com a aplicação [8].</w:t>
      </w:r>
    </w:p>
    <w:p w14:paraId="42C8467E" w14:textId="02B734C2" w:rsidR="00CA1ACA" w:rsidRDefault="00CA1ACA" w:rsidP="00FB62EF">
      <w:pPr>
        <w:pStyle w:val="Heading3"/>
      </w:pPr>
      <w:bookmarkStart w:id="111" w:name="_Toc22768819"/>
      <w:r>
        <w:t>Arquitetura</w:t>
      </w:r>
      <w:r w:rsidR="00BF4C13">
        <w:t xml:space="preserve"> Interna</w:t>
      </w:r>
      <w:bookmarkEnd w:id="111"/>
    </w:p>
    <w:p w14:paraId="5753C62B" w14:textId="5EC32224" w:rsidR="00032B13" w:rsidRDefault="004967B1" w:rsidP="00032B13">
      <w:pPr>
        <w:spacing w:before="240" w:after="160"/>
        <w:rPr>
          <w:lang w:val="pt-BR"/>
        </w:rPr>
      </w:pPr>
      <w:r>
        <w:rPr>
          <w:lang w:val="pt-BR"/>
        </w:rPr>
        <w:t>Sua estrutura básica é composta por circuitos de dispositivos semicondutores que se dividem em três componentes</w:t>
      </w:r>
      <w:r w:rsidRPr="00CF750C">
        <w:rPr>
          <w:lang w:val="pt-BR"/>
        </w:rPr>
        <w:t xml:space="preserve"> </w:t>
      </w:r>
      <w:r>
        <w:rPr>
          <w:lang w:val="pt-BR"/>
        </w:rPr>
        <w:t>principais: Blocos lógicos configuráveis (</w:t>
      </w:r>
      <w:proofErr w:type="spellStart"/>
      <w:r>
        <w:rPr>
          <w:lang w:val="pt-BR"/>
        </w:rPr>
        <w:t>CLB</w:t>
      </w:r>
      <w:r w:rsidR="00100B1C">
        <w:rPr>
          <w:lang w:val="pt-BR"/>
        </w:rPr>
        <w:t>s</w:t>
      </w:r>
      <w:proofErr w:type="spellEnd"/>
      <w:r>
        <w:rPr>
          <w:lang w:val="pt-BR"/>
        </w:rPr>
        <w:t>)</w:t>
      </w:r>
      <w:r w:rsidR="00100B1C">
        <w:rPr>
          <w:lang w:val="pt-BR"/>
        </w:rPr>
        <w:t xml:space="preserve">, </w:t>
      </w:r>
      <w:r>
        <w:rPr>
          <w:lang w:val="pt-BR"/>
        </w:rPr>
        <w:t>Blocos de entrada e saída (</w:t>
      </w:r>
      <w:proofErr w:type="spellStart"/>
      <w:r>
        <w:rPr>
          <w:lang w:val="pt-BR"/>
        </w:rPr>
        <w:t>IOB</w:t>
      </w:r>
      <w:r w:rsidR="00100B1C">
        <w:rPr>
          <w:lang w:val="pt-BR"/>
        </w:rPr>
        <w:t>s</w:t>
      </w:r>
      <w:proofErr w:type="spellEnd"/>
      <w:r>
        <w:rPr>
          <w:lang w:val="pt-BR"/>
        </w:rPr>
        <w:t>), e Chaves de interconexão (</w:t>
      </w:r>
      <w:r w:rsidR="00100B1C">
        <w:rPr>
          <w:lang w:val="pt-BR"/>
        </w:rPr>
        <w:t>IS</w:t>
      </w:r>
      <w:r>
        <w:rPr>
          <w:lang w:val="pt-BR"/>
        </w:rPr>
        <w:t>)</w:t>
      </w:r>
      <w:r w:rsidR="00435849">
        <w:rPr>
          <w:lang w:val="pt-BR"/>
        </w:rPr>
        <w:t xml:space="preserve"> programáveis</w:t>
      </w:r>
      <w:r w:rsidR="00032B13">
        <w:rPr>
          <w:lang w:val="pt-BR"/>
        </w:rPr>
        <w:t>,</w:t>
      </w:r>
      <w:r w:rsidR="00A17341">
        <w:rPr>
          <w:lang w:val="pt-BR"/>
        </w:rPr>
        <w:t xml:space="preserve"> que são estabelecidos entre as linhas e colunas que passam ao redor do blocos, </w:t>
      </w:r>
      <w:r w:rsidR="00032B13">
        <w:rPr>
          <w:lang w:val="pt-BR"/>
        </w:rPr>
        <w:t xml:space="preserve">como mostra a </w:t>
      </w:r>
      <w:r w:rsidR="00032B13">
        <w:rPr>
          <w:lang w:val="pt-BR"/>
        </w:rPr>
        <w:fldChar w:fldCharType="begin"/>
      </w:r>
      <w:r w:rsidR="00032B13">
        <w:rPr>
          <w:lang w:val="pt-BR"/>
        </w:rPr>
        <w:instrText xml:space="preserve"> REF _Ref21252558 \h </w:instrText>
      </w:r>
      <w:r w:rsidR="00032B13">
        <w:rPr>
          <w:lang w:val="pt-BR"/>
        </w:rPr>
      </w:r>
      <w:r w:rsidR="00032B13">
        <w:rPr>
          <w:lang w:val="pt-BR"/>
        </w:rPr>
        <w:fldChar w:fldCharType="separate"/>
      </w:r>
      <w:proofErr w:type="spellStart"/>
      <w:r w:rsidR="00032B13">
        <w:t>Figura</w:t>
      </w:r>
      <w:proofErr w:type="spellEnd"/>
      <w:r w:rsidR="00032B13">
        <w:t xml:space="preserve"> </w:t>
      </w:r>
      <w:r w:rsidR="00032B13">
        <w:rPr>
          <w:noProof/>
        </w:rPr>
        <w:t>5</w:t>
      </w:r>
      <w:r w:rsidR="00032B13">
        <w:rPr>
          <w:lang w:val="pt-BR"/>
        </w:rPr>
        <w:fldChar w:fldCharType="end"/>
      </w:r>
      <w:r>
        <w:rPr>
          <w:lang w:val="pt-BR"/>
        </w:rPr>
        <w:t>.</w:t>
      </w:r>
      <w:r w:rsidR="00100B1C">
        <w:rPr>
          <w:lang w:val="pt-BR"/>
        </w:rPr>
        <w:t xml:space="preserve"> OS </w:t>
      </w:r>
      <w:r w:rsidR="004C0555">
        <w:rPr>
          <w:lang w:val="pt-BR"/>
        </w:rPr>
        <w:t xml:space="preserve"> blocos I/</w:t>
      </w:r>
      <w:r w:rsidR="00100B1C">
        <w:rPr>
          <w:lang w:val="pt-BR"/>
        </w:rPr>
        <w:t xml:space="preserve">O fazem a interface de controle </w:t>
      </w:r>
      <w:r w:rsidR="00435849">
        <w:rPr>
          <w:lang w:val="pt-BR"/>
        </w:rPr>
        <w:t xml:space="preserve">entre os pinos de entrada e saída e os sinais internos, e as chaves de interconexão fazem arranjos de caminhos corretos para conectar as entradas e saídas dos </w:t>
      </w:r>
      <w:proofErr w:type="spellStart"/>
      <w:r w:rsidR="00435849">
        <w:rPr>
          <w:lang w:val="pt-BR"/>
        </w:rPr>
        <w:t>CLBs</w:t>
      </w:r>
      <w:proofErr w:type="spellEnd"/>
      <w:r w:rsidR="00435849">
        <w:rPr>
          <w:lang w:val="pt-BR"/>
        </w:rPr>
        <w:t xml:space="preserve"> e </w:t>
      </w:r>
      <w:proofErr w:type="spellStart"/>
      <w:r w:rsidR="00435849">
        <w:rPr>
          <w:lang w:val="pt-BR"/>
        </w:rPr>
        <w:t>IOBs</w:t>
      </w:r>
      <w:proofErr w:type="spellEnd"/>
      <w:r w:rsidR="00593E85">
        <w:rPr>
          <w:lang w:val="pt-BR"/>
        </w:rPr>
        <w:t xml:space="preserve"> [2]</w:t>
      </w:r>
      <w:r w:rsidR="00435849">
        <w:rPr>
          <w:lang w:val="pt-BR"/>
        </w:rPr>
        <w:t xml:space="preserve">. Geralmente, </w:t>
      </w:r>
      <w:r w:rsidR="00914765">
        <w:rPr>
          <w:lang w:val="pt-BR"/>
        </w:rPr>
        <w:t xml:space="preserve">a lógica </w:t>
      </w:r>
      <w:proofErr w:type="spellStart"/>
      <w:r w:rsidR="00914765">
        <w:rPr>
          <w:lang w:val="pt-BR"/>
        </w:rPr>
        <w:t>combinacional</w:t>
      </w:r>
      <w:proofErr w:type="spellEnd"/>
      <w:r w:rsidR="00914765">
        <w:rPr>
          <w:lang w:val="pt-BR"/>
        </w:rPr>
        <w:t xml:space="preserve"> de células lógicas, pode ser implementada através de uma memória chamada </w:t>
      </w:r>
      <w:proofErr w:type="spellStart"/>
      <w:r w:rsidR="00914765">
        <w:rPr>
          <w:i/>
          <w:iCs/>
          <w:lang w:val="pt-BR"/>
        </w:rPr>
        <w:t>LookUp</w:t>
      </w:r>
      <w:proofErr w:type="spellEnd"/>
      <w:r w:rsidR="00914765">
        <w:rPr>
          <w:i/>
          <w:iCs/>
          <w:lang w:val="pt-BR"/>
        </w:rPr>
        <w:t xml:space="preserve"> </w:t>
      </w:r>
      <w:proofErr w:type="spellStart"/>
      <w:r w:rsidR="00914765">
        <w:rPr>
          <w:i/>
          <w:iCs/>
          <w:lang w:val="pt-BR"/>
        </w:rPr>
        <w:t>Table</w:t>
      </w:r>
      <w:proofErr w:type="spellEnd"/>
      <w:r w:rsidR="00914765">
        <w:rPr>
          <w:i/>
          <w:iCs/>
          <w:lang w:val="pt-BR"/>
        </w:rPr>
        <w:t xml:space="preserve"> </w:t>
      </w:r>
      <w:r w:rsidR="00914765">
        <w:rPr>
          <w:lang w:val="pt-BR"/>
        </w:rPr>
        <w:t>(LUT</w:t>
      </w:r>
      <w:r w:rsidR="00A0166F">
        <w:rPr>
          <w:lang w:val="pt-BR"/>
        </w:rPr>
        <w:t xml:space="preserve">). Uma LUT </w:t>
      </w:r>
      <w:r w:rsidR="006C760C">
        <w:rPr>
          <w:lang w:val="pt-BR"/>
        </w:rPr>
        <w:t>opera</w:t>
      </w:r>
      <w:r w:rsidR="00A0166F">
        <w:rPr>
          <w:lang w:val="pt-BR"/>
        </w:rPr>
        <w:t xml:space="preserve"> como uma tabela</w:t>
      </w:r>
      <w:r w:rsidR="006C760C">
        <w:rPr>
          <w:lang w:val="pt-BR"/>
        </w:rPr>
        <w:t xml:space="preserve">- </w:t>
      </w:r>
      <w:r w:rsidR="00A0166F">
        <w:rPr>
          <w:lang w:val="pt-BR"/>
        </w:rPr>
        <w:t>verdade</w:t>
      </w:r>
      <w:r w:rsidR="006C760C">
        <w:rPr>
          <w:lang w:val="pt-BR"/>
        </w:rPr>
        <w:t xml:space="preserve">, </w:t>
      </w:r>
      <w:r w:rsidR="00593E85">
        <w:rPr>
          <w:lang w:val="pt-BR"/>
        </w:rPr>
        <w:t xml:space="preserve">no qual </w:t>
      </w:r>
      <w:r w:rsidR="006C760C">
        <w:rPr>
          <w:lang w:val="pt-BR"/>
        </w:rPr>
        <w:t>a saída é programada</w:t>
      </w:r>
      <w:r w:rsidR="00593E85">
        <w:rPr>
          <w:lang w:val="pt-BR"/>
        </w:rPr>
        <w:t xml:space="preserve"> para</w:t>
      </w:r>
      <w:r w:rsidR="00A0166F">
        <w:rPr>
          <w:lang w:val="pt-BR"/>
        </w:rPr>
        <w:t xml:space="preserve"> armazenar apenas um valor lógico, 0 ou 1</w:t>
      </w:r>
      <w:r w:rsidR="00593E85">
        <w:rPr>
          <w:lang w:val="pt-BR"/>
        </w:rPr>
        <w:t xml:space="preserve"> de acordo com cada combinação da entrada.</w:t>
      </w:r>
      <w:r w:rsidR="004C0555">
        <w:rPr>
          <w:lang w:val="pt-BR"/>
        </w:rPr>
        <w:t xml:space="preserve"> </w:t>
      </w:r>
    </w:p>
    <w:p w14:paraId="0D9EE51D" w14:textId="77777777" w:rsidR="00755326" w:rsidRDefault="004D64A4" w:rsidP="00755326">
      <w:pPr>
        <w:keepNext/>
        <w:jc w:val="center"/>
      </w:pPr>
      <w:r>
        <w:rPr>
          <w:noProof/>
          <w:lang w:val="pt-BR"/>
        </w:rPr>
        <w:lastRenderedPageBreak/>
        <w:drawing>
          <wp:inline distT="0" distB="0" distL="0" distR="0" wp14:anchorId="37041FD5" wp14:editId="067A1BD6">
            <wp:extent cx="2965867" cy="307213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pga-arquitetura.png"/>
                    <pic:cNvPicPr/>
                  </pic:nvPicPr>
                  <pic:blipFill>
                    <a:blip r:embed="rId17">
                      <a:extLst>
                        <a:ext uri="{28A0092B-C50C-407E-A947-70E740481C1C}">
                          <a14:useLocalDpi xmlns:a14="http://schemas.microsoft.com/office/drawing/2010/main" val="0"/>
                        </a:ext>
                      </a:extLst>
                    </a:blip>
                    <a:stretch>
                      <a:fillRect/>
                    </a:stretch>
                  </pic:blipFill>
                  <pic:spPr>
                    <a:xfrm>
                      <a:off x="0" y="0"/>
                      <a:ext cx="3019568" cy="3127755"/>
                    </a:xfrm>
                    <a:prstGeom prst="rect">
                      <a:avLst/>
                    </a:prstGeom>
                  </pic:spPr>
                </pic:pic>
              </a:graphicData>
            </a:graphic>
          </wp:inline>
        </w:drawing>
      </w:r>
    </w:p>
    <w:p w14:paraId="726F13B3" w14:textId="53E7438D" w:rsidR="004D64A4" w:rsidRDefault="00755326" w:rsidP="00A74B6F">
      <w:pPr>
        <w:pStyle w:val="Caption"/>
        <w:rPr>
          <w:lang w:val="pt-BR"/>
        </w:rPr>
      </w:pPr>
      <w:bookmarkStart w:id="112" w:name="_Ref21252558"/>
      <w:bookmarkStart w:id="113" w:name="_Toc22768986"/>
      <w:proofErr w:type="spellStart"/>
      <w:r>
        <w:t>Figura</w:t>
      </w:r>
      <w:proofErr w:type="spellEnd"/>
      <w:r>
        <w:t xml:space="preserve"> </w:t>
      </w:r>
      <w:r>
        <w:fldChar w:fldCharType="begin"/>
      </w:r>
      <w:r>
        <w:instrText xml:space="preserve"> SEQ Figura \* ARABIC </w:instrText>
      </w:r>
      <w:r>
        <w:fldChar w:fldCharType="separate"/>
      </w:r>
      <w:r w:rsidR="00E80531">
        <w:rPr>
          <w:noProof/>
        </w:rPr>
        <w:t>5</w:t>
      </w:r>
      <w:r>
        <w:fldChar w:fldCharType="end"/>
      </w:r>
      <w:bookmarkEnd w:id="112"/>
      <w:r>
        <w:t xml:space="preserve">: </w:t>
      </w:r>
      <w:proofErr w:type="spellStart"/>
      <w:r>
        <w:t>Estrutura</w:t>
      </w:r>
      <w:proofErr w:type="spellEnd"/>
      <w:r>
        <w:t xml:space="preserve"> </w:t>
      </w:r>
      <w:proofErr w:type="spellStart"/>
      <w:r>
        <w:t>Interna</w:t>
      </w:r>
      <w:proofErr w:type="spellEnd"/>
      <w:r>
        <w:t xml:space="preserve"> de um FPGA. Fonte: O Autor</w:t>
      </w:r>
      <w:bookmarkEnd w:id="113"/>
    </w:p>
    <w:p w14:paraId="65B44560" w14:textId="5F4DDEA1" w:rsidR="00F0616B" w:rsidRDefault="003A0C7F" w:rsidP="004C0555">
      <w:pPr>
        <w:spacing w:before="240" w:after="160"/>
        <w:rPr>
          <w:lang w:val="pt-BR"/>
        </w:rPr>
      </w:pPr>
      <w:r>
        <w:rPr>
          <w:lang w:val="pt-BR"/>
        </w:rPr>
        <w:t xml:space="preserve">Um FPGA típico pode conter dezenas de milhares de </w:t>
      </w:r>
      <w:proofErr w:type="spellStart"/>
      <w:r>
        <w:rPr>
          <w:lang w:val="pt-BR"/>
        </w:rPr>
        <w:t>CLBs</w:t>
      </w:r>
      <w:proofErr w:type="spellEnd"/>
      <w:r>
        <w:rPr>
          <w:lang w:val="pt-BR"/>
        </w:rPr>
        <w:t xml:space="preserve"> e um número maior ainda de </w:t>
      </w:r>
      <w:proofErr w:type="spellStart"/>
      <w:r>
        <w:rPr>
          <w:lang w:val="pt-BR"/>
        </w:rPr>
        <w:t>flip-flops</w:t>
      </w:r>
      <w:proofErr w:type="spellEnd"/>
      <w:r>
        <w:rPr>
          <w:lang w:val="pt-BR"/>
        </w:rPr>
        <w:t>. Projetos complexos são criados através da combinação destes blocos básicos para criar o circuito desejado.</w:t>
      </w:r>
      <w:r w:rsidR="002156F0">
        <w:rPr>
          <w:lang w:val="pt-BR"/>
        </w:rPr>
        <w:t xml:space="preserve"> Tipicamente, FPGAs não fornecem 100% das conexões entre os blocos lógicos. Atualmente, há quatro categorias</w:t>
      </w:r>
      <w:r w:rsidR="00176187">
        <w:rPr>
          <w:lang w:val="pt-BR"/>
        </w:rPr>
        <w:t xml:space="preserve"> principais de FPGAs disponíveis comercialmente: Arranjo simétrico (</w:t>
      </w:r>
      <w:proofErr w:type="spellStart"/>
      <w:r w:rsidR="00176187">
        <w:rPr>
          <w:i/>
          <w:iCs/>
          <w:lang w:val="pt-BR"/>
        </w:rPr>
        <w:t>symmetrical</w:t>
      </w:r>
      <w:proofErr w:type="spellEnd"/>
      <w:r w:rsidR="00176187">
        <w:rPr>
          <w:i/>
          <w:iCs/>
          <w:lang w:val="pt-BR"/>
        </w:rPr>
        <w:t xml:space="preserve"> </w:t>
      </w:r>
      <w:proofErr w:type="spellStart"/>
      <w:r w:rsidR="00176187">
        <w:rPr>
          <w:i/>
          <w:iCs/>
          <w:lang w:val="pt-BR"/>
        </w:rPr>
        <w:t>array</w:t>
      </w:r>
      <w:proofErr w:type="spellEnd"/>
      <w:r w:rsidR="00176187">
        <w:rPr>
          <w:i/>
          <w:iCs/>
          <w:lang w:val="pt-BR"/>
        </w:rPr>
        <w:t>)</w:t>
      </w:r>
      <w:r w:rsidR="00176187">
        <w:rPr>
          <w:lang w:val="pt-BR"/>
        </w:rPr>
        <w:t>, Baseado-em-linhas (</w:t>
      </w:r>
      <w:proofErr w:type="spellStart"/>
      <w:r w:rsidR="00176187">
        <w:rPr>
          <w:i/>
          <w:iCs/>
          <w:lang w:val="pt-BR"/>
        </w:rPr>
        <w:t>row-based</w:t>
      </w:r>
      <w:proofErr w:type="spellEnd"/>
      <w:r w:rsidR="00176187">
        <w:rPr>
          <w:lang w:val="pt-BR"/>
        </w:rPr>
        <w:t>), hierarquia PLD (</w:t>
      </w:r>
      <w:r w:rsidR="00176187">
        <w:rPr>
          <w:i/>
          <w:iCs/>
          <w:lang w:val="pt-BR"/>
        </w:rPr>
        <w:t xml:space="preserve">PLD </w:t>
      </w:r>
      <w:proofErr w:type="spellStart"/>
      <w:r w:rsidR="00176187">
        <w:rPr>
          <w:i/>
          <w:iCs/>
          <w:lang w:val="pt-BR"/>
        </w:rPr>
        <w:t>hierarchical</w:t>
      </w:r>
      <w:proofErr w:type="spellEnd"/>
      <w:r w:rsidR="00176187">
        <w:rPr>
          <w:i/>
          <w:iCs/>
          <w:lang w:val="pt-BR"/>
        </w:rPr>
        <w:t>)</w:t>
      </w:r>
      <w:r w:rsidR="00176187">
        <w:rPr>
          <w:lang w:val="pt-BR"/>
        </w:rPr>
        <w:t>, e mar de portas (</w:t>
      </w:r>
      <w:proofErr w:type="spellStart"/>
      <w:r w:rsidR="00176187">
        <w:rPr>
          <w:i/>
          <w:iCs/>
          <w:lang w:val="pt-BR"/>
        </w:rPr>
        <w:t>sea</w:t>
      </w:r>
      <w:proofErr w:type="spellEnd"/>
      <w:r w:rsidR="00176187">
        <w:rPr>
          <w:i/>
          <w:iCs/>
          <w:lang w:val="pt-BR"/>
        </w:rPr>
        <w:t xml:space="preserve"> </w:t>
      </w:r>
      <w:proofErr w:type="spellStart"/>
      <w:r w:rsidR="00176187">
        <w:rPr>
          <w:i/>
          <w:iCs/>
          <w:lang w:val="pt-BR"/>
        </w:rPr>
        <w:t>of</w:t>
      </w:r>
      <w:proofErr w:type="spellEnd"/>
      <w:r w:rsidR="00176187">
        <w:rPr>
          <w:i/>
          <w:iCs/>
          <w:lang w:val="pt-BR"/>
        </w:rPr>
        <w:t xml:space="preserve"> </w:t>
      </w:r>
      <w:proofErr w:type="spellStart"/>
      <w:r w:rsidR="00176187">
        <w:rPr>
          <w:i/>
          <w:iCs/>
          <w:lang w:val="pt-BR"/>
        </w:rPr>
        <w:t>gates</w:t>
      </w:r>
      <w:proofErr w:type="spellEnd"/>
      <w:r w:rsidR="00176187">
        <w:rPr>
          <w:lang w:val="pt-BR"/>
        </w:rPr>
        <w:t>)</w:t>
      </w:r>
      <w:r w:rsidR="005B3604">
        <w:rPr>
          <w:lang w:val="pt-BR"/>
        </w:rPr>
        <w:t xml:space="preserve"> [2]</w:t>
      </w:r>
      <w:r w:rsidR="00176187">
        <w:rPr>
          <w:lang w:val="pt-BR"/>
        </w:rPr>
        <w:t>.</w:t>
      </w:r>
      <w:r w:rsidR="00F0616B">
        <w:rPr>
          <w:lang w:val="pt-BR"/>
        </w:rPr>
        <w:t xml:space="preserve"> </w:t>
      </w:r>
      <w:r w:rsidR="00A54BA0">
        <w:rPr>
          <w:lang w:val="pt-BR"/>
        </w:rPr>
        <w:t xml:space="preserve">Estas categorias podem ser vistas na </w:t>
      </w:r>
      <w:r w:rsidR="00A54BA0">
        <w:rPr>
          <w:lang w:val="pt-BR"/>
        </w:rPr>
        <w:fldChar w:fldCharType="begin"/>
      </w:r>
      <w:r w:rsidR="00A54BA0">
        <w:rPr>
          <w:lang w:val="pt-BR"/>
        </w:rPr>
        <w:instrText xml:space="preserve"> REF _Ref21256318 \h </w:instrText>
      </w:r>
      <w:r w:rsidR="00A54BA0">
        <w:rPr>
          <w:lang w:val="pt-BR"/>
        </w:rPr>
      </w:r>
      <w:r w:rsidR="00A54BA0">
        <w:rPr>
          <w:lang w:val="pt-BR"/>
        </w:rPr>
        <w:fldChar w:fldCharType="separate"/>
      </w:r>
      <w:proofErr w:type="spellStart"/>
      <w:r w:rsidR="00A54BA0">
        <w:t>Figura</w:t>
      </w:r>
      <w:proofErr w:type="spellEnd"/>
      <w:r w:rsidR="00A54BA0">
        <w:t xml:space="preserve"> </w:t>
      </w:r>
      <w:r w:rsidR="00A54BA0">
        <w:rPr>
          <w:noProof/>
        </w:rPr>
        <w:t>6</w:t>
      </w:r>
      <w:r w:rsidR="00A54BA0">
        <w:rPr>
          <w:lang w:val="pt-BR"/>
        </w:rPr>
        <w:fldChar w:fldCharType="end"/>
      </w:r>
      <w:r w:rsidR="00A54BA0">
        <w:rPr>
          <w:lang w:val="pt-BR"/>
        </w:rPr>
        <w:t xml:space="preserve">. Presentemente, há também quatro tecnologias em uso, células RAM estáticas, </w:t>
      </w:r>
      <w:proofErr w:type="spellStart"/>
      <w:r w:rsidR="00A54BA0">
        <w:rPr>
          <w:lang w:val="pt-BR"/>
        </w:rPr>
        <w:t>antifusíveis</w:t>
      </w:r>
      <w:proofErr w:type="spellEnd"/>
      <w:r w:rsidR="00A54BA0">
        <w:rPr>
          <w:lang w:val="pt-BR"/>
        </w:rPr>
        <w:t xml:space="preserve">, transistores EPROM e </w:t>
      </w:r>
      <w:r w:rsidR="009A6183">
        <w:rPr>
          <w:lang w:val="pt-BR"/>
        </w:rPr>
        <w:t>transistores EEPROM. FPGAs de RAM estática são os mais comuns. Eles perdem sua programação assim que são desenergizados, por não conter uma memória no CI</w:t>
      </w:r>
      <w:r w:rsidR="00A455B6">
        <w:rPr>
          <w:lang w:val="pt-BR"/>
        </w:rPr>
        <w:t xml:space="preserve">. FPGAs programáveis baseados em EPROM, não podem ser reprogramados e necessitam que sua memória seja limpa com apagamento via ultravioleta (UV). Já os chips baseados em EEPROM podem ser apagados </w:t>
      </w:r>
      <w:r w:rsidR="00D2175A">
        <w:rPr>
          <w:lang w:val="pt-BR"/>
        </w:rPr>
        <w:t>eletricamente,</w:t>
      </w:r>
      <w:r w:rsidR="00A455B6">
        <w:rPr>
          <w:lang w:val="pt-BR"/>
        </w:rPr>
        <w:t xml:space="preserve"> mas </w:t>
      </w:r>
      <w:r w:rsidR="007E40D0">
        <w:rPr>
          <w:lang w:val="pt-BR"/>
        </w:rPr>
        <w:t xml:space="preserve">no geral, não são reprogramados em circuito. </w:t>
      </w:r>
    </w:p>
    <w:p w14:paraId="2D3F0F8A" w14:textId="569AA6B8" w:rsidR="00F0616B" w:rsidRDefault="00F0616B" w:rsidP="00F0616B">
      <w:pPr>
        <w:keepNext/>
        <w:spacing w:before="240" w:after="160"/>
        <w:jc w:val="center"/>
      </w:pPr>
      <w:r>
        <w:rPr>
          <w:noProof/>
        </w:rPr>
        <w:lastRenderedPageBreak/>
        <w:drawing>
          <wp:inline distT="0" distB="0" distL="0" distR="0" wp14:anchorId="4B25D896" wp14:editId="6728EE68">
            <wp:extent cx="3116580" cy="2340098"/>
            <wp:effectExtent l="0" t="0" r="762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4829" cy="2361309"/>
                    </a:xfrm>
                    <a:prstGeom prst="rect">
                      <a:avLst/>
                    </a:prstGeom>
                  </pic:spPr>
                </pic:pic>
              </a:graphicData>
            </a:graphic>
          </wp:inline>
        </w:drawing>
      </w:r>
    </w:p>
    <w:p w14:paraId="6743DB20" w14:textId="51AA324D" w:rsidR="00F0616B" w:rsidRDefault="00B30BDD" w:rsidP="00A74B6F">
      <w:pPr>
        <w:pStyle w:val="Caption"/>
      </w:pPr>
      <w:bookmarkStart w:id="114" w:name="_Ref21256318"/>
      <w:bookmarkStart w:id="115" w:name="_Toc22768987"/>
      <w:proofErr w:type="spellStart"/>
      <w:r>
        <w:t>Figura</w:t>
      </w:r>
      <w:proofErr w:type="spellEnd"/>
      <w:r>
        <w:t xml:space="preserve"> </w:t>
      </w:r>
      <w:r>
        <w:fldChar w:fldCharType="begin"/>
      </w:r>
      <w:r>
        <w:instrText xml:space="preserve"> SEQ Figura \* ARABIC </w:instrText>
      </w:r>
      <w:r>
        <w:fldChar w:fldCharType="separate"/>
      </w:r>
      <w:r w:rsidR="00E80531">
        <w:rPr>
          <w:noProof/>
        </w:rPr>
        <w:t>6</w:t>
      </w:r>
      <w:r>
        <w:fldChar w:fldCharType="end"/>
      </w:r>
      <w:bookmarkEnd w:id="114"/>
      <w:r>
        <w:t xml:space="preserve">: </w:t>
      </w:r>
      <w:proofErr w:type="spellStart"/>
      <w:r>
        <w:t>Categorias</w:t>
      </w:r>
      <w:proofErr w:type="spellEnd"/>
      <w:r>
        <w:t xml:space="preserve"> de FPGAs </w:t>
      </w:r>
      <w:proofErr w:type="spellStart"/>
      <w:r>
        <w:t>disponíveis</w:t>
      </w:r>
      <w:proofErr w:type="spellEnd"/>
      <w:r>
        <w:t>. Fonte: [9]</w:t>
      </w:r>
      <w:bookmarkEnd w:id="115"/>
    </w:p>
    <w:p w14:paraId="20FF1D99" w14:textId="284EFFC6" w:rsidR="00BC0602" w:rsidRDefault="00721410" w:rsidP="00F55AB0">
      <w:pPr>
        <w:spacing w:after="160"/>
        <w:rPr>
          <w:lang w:val="pt-BR"/>
        </w:rPr>
      </w:pPr>
      <w:r>
        <w:rPr>
          <w:lang w:val="pt-BR"/>
        </w:rPr>
        <w:t xml:space="preserve">Um fator importante que deve ser levado em consideração, é a existência de blocos de propriedade intelectual (IP, </w:t>
      </w:r>
      <w:r>
        <w:rPr>
          <w:i/>
          <w:iCs/>
          <w:lang w:val="pt-BR"/>
        </w:rPr>
        <w:t xml:space="preserve">intelectual </w:t>
      </w:r>
      <w:proofErr w:type="spellStart"/>
      <w:r>
        <w:rPr>
          <w:i/>
          <w:iCs/>
          <w:lang w:val="pt-BR"/>
        </w:rPr>
        <w:t>property</w:t>
      </w:r>
      <w:proofErr w:type="spellEnd"/>
      <w:r w:rsidR="00056121">
        <w:rPr>
          <w:lang w:val="pt-BR"/>
        </w:rPr>
        <w:t>)</w:t>
      </w:r>
      <w:r w:rsidR="00CE6288">
        <w:rPr>
          <w:lang w:val="pt-BR"/>
        </w:rPr>
        <w:t xml:space="preserve">, que </w:t>
      </w:r>
      <w:r w:rsidR="005B3604">
        <w:rPr>
          <w:lang w:val="pt-BR"/>
        </w:rPr>
        <w:t>se refere</w:t>
      </w:r>
      <w:r w:rsidR="00CE6288">
        <w:rPr>
          <w:lang w:val="pt-BR"/>
        </w:rPr>
        <w:t xml:space="preserve"> à projetos </w:t>
      </w:r>
      <w:proofErr w:type="spellStart"/>
      <w:r w:rsidR="00CE6288">
        <w:rPr>
          <w:lang w:val="pt-BR"/>
        </w:rPr>
        <w:t>pré</w:t>
      </w:r>
      <w:proofErr w:type="spellEnd"/>
      <w:r w:rsidR="00CE6288">
        <w:rPr>
          <w:lang w:val="pt-BR"/>
        </w:rPr>
        <w:t>-construídos de blocos digitais, fornecidos pelos fabricantes ou por empresas do ramo</w:t>
      </w:r>
      <w:r w:rsidR="00B977FF">
        <w:rPr>
          <w:lang w:val="pt-BR"/>
        </w:rPr>
        <w:t xml:space="preserve">. </w:t>
      </w:r>
      <w:r w:rsidR="00D95CDF">
        <w:rPr>
          <w:lang w:val="pt-BR"/>
        </w:rPr>
        <w:t xml:space="preserve">Estes blocos podem executar diversas </w:t>
      </w:r>
      <w:r w:rsidR="008026C9">
        <w:rPr>
          <w:lang w:val="pt-BR"/>
        </w:rPr>
        <w:t>funções e blocos de sistemas digitais de diversas aplicações, poupando tempo de desenvolvimento ao possibilitar a reutilização da lógica.</w:t>
      </w:r>
      <w:r w:rsidR="000F5208">
        <w:rPr>
          <w:lang w:val="pt-BR"/>
        </w:rPr>
        <w:t xml:space="preserve"> Alguns tipos de blocos </w:t>
      </w:r>
      <w:proofErr w:type="spellStart"/>
      <w:r w:rsidR="000F5208">
        <w:rPr>
          <w:lang w:val="pt-BR"/>
        </w:rPr>
        <w:t>IPs</w:t>
      </w:r>
      <w:proofErr w:type="spellEnd"/>
      <w:r w:rsidR="000F5208">
        <w:rPr>
          <w:lang w:val="pt-BR"/>
        </w:rPr>
        <w:t xml:space="preserve"> disponíveis para uso em FPGAs incluem processadores embutidos, blocos de </w:t>
      </w:r>
      <w:r w:rsidR="0049134D">
        <w:rPr>
          <w:lang w:val="pt-BR"/>
        </w:rPr>
        <w:t xml:space="preserve">construção  de </w:t>
      </w:r>
      <w:r w:rsidR="000F5208">
        <w:rPr>
          <w:lang w:val="pt-BR"/>
        </w:rPr>
        <w:t>DSP (</w:t>
      </w:r>
      <w:r w:rsidR="000F5208">
        <w:rPr>
          <w:i/>
          <w:iCs/>
          <w:lang w:val="pt-BR"/>
        </w:rPr>
        <w:t xml:space="preserve">Digital </w:t>
      </w:r>
      <w:proofErr w:type="spellStart"/>
      <w:r w:rsidR="000F5208">
        <w:rPr>
          <w:i/>
          <w:iCs/>
          <w:lang w:val="pt-BR"/>
        </w:rPr>
        <w:t>Signal</w:t>
      </w:r>
      <w:proofErr w:type="spellEnd"/>
      <w:r w:rsidR="000F5208">
        <w:rPr>
          <w:i/>
          <w:iCs/>
          <w:lang w:val="pt-BR"/>
        </w:rPr>
        <w:t xml:space="preserve"> </w:t>
      </w:r>
      <w:proofErr w:type="spellStart"/>
      <w:r w:rsidR="000F5208">
        <w:rPr>
          <w:i/>
          <w:iCs/>
          <w:lang w:val="pt-BR"/>
        </w:rPr>
        <w:t>Processing</w:t>
      </w:r>
      <w:proofErr w:type="spellEnd"/>
      <w:r w:rsidR="00D75FB3">
        <w:rPr>
          <w:lang w:val="pt-BR"/>
        </w:rPr>
        <w:t>), blocos de streaming de dados, memórias RAM (</w:t>
      </w:r>
      <w:proofErr w:type="spellStart"/>
      <w:r w:rsidR="00D75FB3">
        <w:rPr>
          <w:i/>
          <w:iCs/>
          <w:lang w:val="pt-BR"/>
        </w:rPr>
        <w:t>Read</w:t>
      </w:r>
      <w:proofErr w:type="spellEnd"/>
      <w:r w:rsidR="00D75FB3">
        <w:rPr>
          <w:i/>
          <w:iCs/>
          <w:lang w:val="pt-BR"/>
        </w:rPr>
        <w:t xml:space="preserve"> </w:t>
      </w:r>
      <w:proofErr w:type="spellStart"/>
      <w:r w:rsidR="00D75FB3">
        <w:rPr>
          <w:i/>
          <w:iCs/>
          <w:lang w:val="pt-BR"/>
        </w:rPr>
        <w:t>Only</w:t>
      </w:r>
      <w:proofErr w:type="spellEnd"/>
      <w:r w:rsidR="00D75FB3">
        <w:rPr>
          <w:i/>
          <w:iCs/>
          <w:lang w:val="pt-BR"/>
        </w:rPr>
        <w:t xml:space="preserve"> </w:t>
      </w:r>
      <w:proofErr w:type="spellStart"/>
      <w:r w:rsidR="00D75FB3">
        <w:rPr>
          <w:i/>
          <w:iCs/>
          <w:lang w:val="pt-BR"/>
        </w:rPr>
        <w:t>Memmory</w:t>
      </w:r>
      <w:proofErr w:type="spellEnd"/>
      <w:r w:rsidR="00D75FB3">
        <w:rPr>
          <w:i/>
          <w:iCs/>
          <w:lang w:val="pt-BR"/>
        </w:rPr>
        <w:t xml:space="preserve">) </w:t>
      </w:r>
      <w:r w:rsidR="00D75FB3">
        <w:rPr>
          <w:lang w:val="pt-BR"/>
        </w:rPr>
        <w:t>, memór</w:t>
      </w:r>
      <w:r w:rsidR="0049134D">
        <w:rPr>
          <w:lang w:val="pt-BR"/>
        </w:rPr>
        <w:t>i</w:t>
      </w:r>
      <w:r w:rsidR="00D75FB3">
        <w:rPr>
          <w:lang w:val="pt-BR"/>
        </w:rPr>
        <w:t>as FIFO (</w:t>
      </w:r>
      <w:proofErr w:type="spellStart"/>
      <w:r w:rsidR="00D75FB3">
        <w:rPr>
          <w:i/>
          <w:iCs/>
          <w:lang w:val="pt-BR"/>
        </w:rPr>
        <w:t>First</w:t>
      </w:r>
      <w:proofErr w:type="spellEnd"/>
      <w:r w:rsidR="00D75FB3">
        <w:rPr>
          <w:i/>
          <w:iCs/>
          <w:lang w:val="pt-BR"/>
        </w:rPr>
        <w:t xml:space="preserve">-In </w:t>
      </w:r>
      <w:proofErr w:type="spellStart"/>
      <w:r w:rsidR="00D75FB3">
        <w:rPr>
          <w:i/>
          <w:iCs/>
          <w:lang w:val="pt-BR"/>
        </w:rPr>
        <w:t>First</w:t>
      </w:r>
      <w:proofErr w:type="spellEnd"/>
      <w:r w:rsidR="00D75FB3">
        <w:rPr>
          <w:i/>
          <w:iCs/>
          <w:lang w:val="pt-BR"/>
        </w:rPr>
        <w:t>-Out</w:t>
      </w:r>
      <w:r w:rsidR="00D75FB3">
        <w:rPr>
          <w:lang w:val="pt-BR"/>
        </w:rPr>
        <w:t xml:space="preserve">) circuitos de interfaceamento, </w:t>
      </w:r>
      <w:proofErr w:type="spellStart"/>
      <w:r w:rsidR="00D75FB3">
        <w:rPr>
          <w:lang w:val="pt-BR"/>
        </w:rPr>
        <w:t>PLLs</w:t>
      </w:r>
      <w:proofErr w:type="spellEnd"/>
      <w:r w:rsidR="00877CA2">
        <w:rPr>
          <w:lang w:val="pt-BR"/>
        </w:rPr>
        <w:t xml:space="preserve"> (</w:t>
      </w:r>
      <w:proofErr w:type="spellStart"/>
      <w:r w:rsidR="00877CA2">
        <w:rPr>
          <w:i/>
          <w:iCs/>
          <w:lang w:val="pt-BR"/>
        </w:rPr>
        <w:t>Phase-Locked</w:t>
      </w:r>
      <w:proofErr w:type="spellEnd"/>
      <w:r w:rsidR="00877CA2">
        <w:rPr>
          <w:i/>
          <w:iCs/>
          <w:lang w:val="pt-BR"/>
        </w:rPr>
        <w:t xml:space="preserve"> Loops, </w:t>
      </w:r>
      <w:r w:rsidR="00877CA2">
        <w:rPr>
          <w:lang w:val="pt-BR"/>
        </w:rPr>
        <w:t>malhas de fase-f</w:t>
      </w:r>
      <w:r w:rsidR="00462FF0">
        <w:rPr>
          <w:lang w:val="pt-BR"/>
        </w:rPr>
        <w:t>echada</w:t>
      </w:r>
      <w:r w:rsidR="00877CA2">
        <w:rPr>
          <w:lang w:val="pt-BR"/>
        </w:rPr>
        <w:t>)</w:t>
      </w:r>
      <w:r w:rsidR="00462FF0">
        <w:rPr>
          <w:lang w:val="pt-BR"/>
        </w:rPr>
        <w:t>, entre outros.</w:t>
      </w:r>
    </w:p>
    <w:p w14:paraId="2FA4D266" w14:textId="77777777" w:rsidR="00BC0602" w:rsidRDefault="00BC0602" w:rsidP="00FB62EF">
      <w:pPr>
        <w:pStyle w:val="Heading3"/>
      </w:pPr>
      <w:bookmarkStart w:id="116" w:name="_Toc22768820"/>
      <w:r>
        <w:t>Linguagem de Descrição de Hardware</w:t>
      </w:r>
      <w:bookmarkEnd w:id="116"/>
    </w:p>
    <w:p w14:paraId="612851FE" w14:textId="5E00997B" w:rsidR="00BC0602" w:rsidRPr="00462FF0" w:rsidRDefault="00BC0602" w:rsidP="0088700D">
      <w:pPr>
        <w:spacing w:before="240"/>
        <w:rPr>
          <w:lang w:val="pt-BR"/>
        </w:rPr>
      </w:pPr>
      <w:r>
        <w:rPr>
          <w:lang w:val="pt-BR"/>
        </w:rPr>
        <w:t>Uma Linguagem de Descrição de Hardware (HDL) é um código que descreve a estrutura ou o comportamento de um circuito eletrônico, no qual a conformidade física do circuito pode ser inferida através de um compilador.</w:t>
      </w:r>
      <w:r w:rsidR="00C530F3">
        <w:rPr>
          <w:lang w:val="pt-BR"/>
        </w:rPr>
        <w:t xml:space="preserve"> Esta característica difere uma HDL de uma linguagem de programação de computadores.</w:t>
      </w:r>
      <w:r>
        <w:rPr>
          <w:lang w:val="pt-BR"/>
        </w:rPr>
        <w:t xml:space="preserve"> Suas aplicações incluem síntese de circuitos digitais em chips CPLD/FPGA e layout e geração de máscara para fabricação de ASIC [10]. Atualmente, há diferentes linguagens HDL no mercado,</w:t>
      </w:r>
      <w:r w:rsidR="00C530F3">
        <w:rPr>
          <w:lang w:val="pt-BR"/>
        </w:rPr>
        <w:t xml:space="preserve"> mas </w:t>
      </w:r>
      <w:r w:rsidR="00C530F3">
        <w:rPr>
          <w:lang w:val="pt-BR"/>
        </w:rPr>
        <w:lastRenderedPageBreak/>
        <w:t>apenas algumas delas são padronizadas pela IEEE (</w:t>
      </w:r>
      <w:proofErr w:type="spellStart"/>
      <w:r w:rsidR="0088700D">
        <w:rPr>
          <w:i/>
          <w:iCs/>
          <w:lang w:val="pt-BR"/>
        </w:rPr>
        <w:t>Institute</w:t>
      </w:r>
      <w:proofErr w:type="spellEnd"/>
      <w:r w:rsidR="0088700D">
        <w:rPr>
          <w:i/>
          <w:iCs/>
          <w:lang w:val="pt-BR"/>
        </w:rPr>
        <w:t xml:space="preserve"> </w:t>
      </w:r>
      <w:proofErr w:type="spellStart"/>
      <w:r w:rsidR="0088700D">
        <w:rPr>
          <w:i/>
          <w:iCs/>
          <w:lang w:val="pt-BR"/>
        </w:rPr>
        <w:t>of</w:t>
      </w:r>
      <w:proofErr w:type="spellEnd"/>
      <w:r w:rsidR="0088700D">
        <w:rPr>
          <w:i/>
          <w:iCs/>
          <w:lang w:val="pt-BR"/>
        </w:rPr>
        <w:t xml:space="preserve"> </w:t>
      </w:r>
      <w:proofErr w:type="spellStart"/>
      <w:r w:rsidR="0088700D">
        <w:rPr>
          <w:i/>
          <w:iCs/>
          <w:lang w:val="pt-BR"/>
        </w:rPr>
        <w:t>Electrial</w:t>
      </w:r>
      <w:proofErr w:type="spellEnd"/>
      <w:r w:rsidR="0088700D">
        <w:rPr>
          <w:i/>
          <w:iCs/>
          <w:lang w:val="pt-BR"/>
        </w:rPr>
        <w:t xml:space="preserve"> </w:t>
      </w:r>
      <w:proofErr w:type="spellStart"/>
      <w:r w:rsidR="0088700D">
        <w:rPr>
          <w:i/>
          <w:iCs/>
          <w:lang w:val="pt-BR"/>
        </w:rPr>
        <w:t>and</w:t>
      </w:r>
      <w:proofErr w:type="spellEnd"/>
      <w:r w:rsidR="0088700D">
        <w:rPr>
          <w:i/>
          <w:iCs/>
          <w:lang w:val="pt-BR"/>
        </w:rPr>
        <w:t xml:space="preserve"> </w:t>
      </w:r>
      <w:proofErr w:type="spellStart"/>
      <w:r w:rsidR="0088700D">
        <w:rPr>
          <w:i/>
          <w:iCs/>
          <w:lang w:val="pt-BR"/>
        </w:rPr>
        <w:t>Electronics</w:t>
      </w:r>
      <w:proofErr w:type="spellEnd"/>
      <w:r w:rsidR="0088700D">
        <w:rPr>
          <w:i/>
          <w:iCs/>
          <w:lang w:val="pt-BR"/>
        </w:rPr>
        <w:t xml:space="preserve"> </w:t>
      </w:r>
      <w:proofErr w:type="spellStart"/>
      <w:r w:rsidR="0088700D">
        <w:rPr>
          <w:i/>
          <w:iCs/>
          <w:lang w:val="pt-BR"/>
        </w:rPr>
        <w:t>Engineers</w:t>
      </w:r>
      <w:proofErr w:type="spellEnd"/>
      <w:r w:rsidR="0088700D">
        <w:rPr>
          <w:lang w:val="pt-BR"/>
        </w:rPr>
        <w:t>)</w:t>
      </w:r>
      <w:r>
        <w:rPr>
          <w:lang w:val="pt-BR"/>
        </w:rPr>
        <w:t xml:space="preserve"> como VHDL, </w:t>
      </w:r>
      <w:proofErr w:type="spellStart"/>
      <w:r>
        <w:rPr>
          <w:lang w:val="pt-BR"/>
        </w:rPr>
        <w:t>Verilog</w:t>
      </w:r>
      <w:proofErr w:type="spellEnd"/>
      <w:r>
        <w:rPr>
          <w:lang w:val="pt-BR"/>
        </w:rPr>
        <w:t xml:space="preserve"> (IEEE 1364) sendo utilizadas em meios industriais e acadêmicos, cada uma com suas particularidades e diferentes níveis de abstração</w:t>
      </w:r>
      <w:r w:rsidR="00300227">
        <w:rPr>
          <w:lang w:val="pt-BR"/>
        </w:rPr>
        <w:t>, mas ambas oferecem funcionalidades semelhantes.</w:t>
      </w:r>
    </w:p>
    <w:p w14:paraId="62DE6D4A" w14:textId="77777777" w:rsidR="00BC0602" w:rsidRDefault="00BC0602" w:rsidP="00C047A6">
      <w:pPr>
        <w:pStyle w:val="Heading3"/>
      </w:pPr>
      <w:bookmarkStart w:id="117" w:name="_Toc22768821"/>
      <w:r>
        <w:t>Linguagem VHDL</w:t>
      </w:r>
      <w:bookmarkEnd w:id="117"/>
    </w:p>
    <w:p w14:paraId="0A139EEE" w14:textId="77777777" w:rsidR="00BC0602" w:rsidRDefault="00BC0602" w:rsidP="00BC0602">
      <w:pPr>
        <w:rPr>
          <w:lang w:val="pt-BR"/>
        </w:rPr>
      </w:pPr>
      <w:r>
        <w:rPr>
          <w:lang w:val="pt-BR"/>
        </w:rPr>
        <w:t>VHDL é uma sigla para VHSIC (</w:t>
      </w:r>
      <w:proofErr w:type="spellStart"/>
      <w:r>
        <w:rPr>
          <w:lang w:val="pt-BR"/>
        </w:rPr>
        <w:t>Very</w:t>
      </w:r>
      <w:proofErr w:type="spellEnd"/>
      <w:r>
        <w:rPr>
          <w:lang w:val="pt-BR"/>
        </w:rPr>
        <w:t xml:space="preserve"> High </w:t>
      </w:r>
      <w:proofErr w:type="spellStart"/>
      <w:r>
        <w:rPr>
          <w:lang w:val="pt-BR"/>
        </w:rPr>
        <w:t>Speed</w:t>
      </w:r>
      <w:proofErr w:type="spellEnd"/>
      <w:r>
        <w:rPr>
          <w:lang w:val="pt-BR"/>
        </w:rPr>
        <w:t xml:space="preserve"> </w:t>
      </w:r>
      <w:proofErr w:type="spellStart"/>
      <w:r>
        <w:rPr>
          <w:lang w:val="pt-BR"/>
        </w:rPr>
        <w:t>Integrated</w:t>
      </w:r>
      <w:proofErr w:type="spellEnd"/>
      <w:r>
        <w:rPr>
          <w:lang w:val="pt-BR"/>
        </w:rPr>
        <w:t xml:space="preserve"> </w:t>
      </w:r>
      <w:proofErr w:type="spellStart"/>
      <w:r>
        <w:rPr>
          <w:lang w:val="pt-BR"/>
        </w:rPr>
        <w:t>Circuits</w:t>
      </w:r>
      <w:proofErr w:type="spellEnd"/>
      <w:r>
        <w:rPr>
          <w:lang w:val="pt-BR"/>
        </w:rPr>
        <w:t xml:space="preserve">) Hardware </w:t>
      </w:r>
      <w:proofErr w:type="spellStart"/>
      <w:r>
        <w:rPr>
          <w:lang w:val="pt-BR"/>
        </w:rPr>
        <w:t>Description</w:t>
      </w:r>
      <w:proofErr w:type="spellEnd"/>
      <w:r>
        <w:rPr>
          <w:lang w:val="pt-BR"/>
        </w:rPr>
        <w:t xml:space="preserve"> </w:t>
      </w:r>
      <w:proofErr w:type="spellStart"/>
      <w:r>
        <w:rPr>
          <w:lang w:val="pt-BR"/>
        </w:rPr>
        <w:t>Language</w:t>
      </w:r>
      <w:proofErr w:type="spellEnd"/>
      <w:r>
        <w:rPr>
          <w:lang w:val="pt-BR"/>
        </w:rPr>
        <w:t xml:space="preserve"> e foi criada como iniciativa do departamento de defesa dos Estados Unidos nos anos 1980. A primeira versão foi o VHDL 87, sendo posteriormente atualizada para VHDL 93, VHDL 2002 e por último VHDL 2008. Foi a primeira linguagem HDL padronizada pela IEEE pelas normas 1076 e 1164. </w:t>
      </w:r>
    </w:p>
    <w:p w14:paraId="0019D52D" w14:textId="79B524E4" w:rsidR="00300227" w:rsidRDefault="00BC0602" w:rsidP="00BC0602">
      <w:pPr>
        <w:rPr>
          <w:lang w:val="pt-BR"/>
        </w:rPr>
      </w:pPr>
      <w:r>
        <w:rPr>
          <w:lang w:val="pt-BR"/>
        </w:rPr>
        <w:t xml:space="preserve">O VHDL permite a síntese e simulação de circuitos. </w:t>
      </w:r>
      <w:r w:rsidR="00654E0E">
        <w:rPr>
          <w:lang w:val="pt-BR"/>
        </w:rPr>
        <w:t>Síntese é a tradução do código fonte em uma estrutura de hardware que implementa a funcionalidade desejada</w:t>
      </w:r>
      <w:r w:rsidR="00C35FA3">
        <w:rPr>
          <w:lang w:val="pt-BR"/>
        </w:rPr>
        <w:t>,</w:t>
      </w:r>
      <w:r w:rsidR="00654E0E">
        <w:rPr>
          <w:lang w:val="pt-BR"/>
        </w:rPr>
        <w:t xml:space="preserve"> e a simulação é um</w:t>
      </w:r>
      <w:r w:rsidR="00654E0E" w:rsidRPr="00654E0E">
        <w:t xml:space="preserve"> </w:t>
      </w:r>
      <w:r w:rsidR="00654E0E" w:rsidRPr="00654E0E">
        <w:rPr>
          <w:lang w:val="pt-BR"/>
        </w:rPr>
        <w:t>procedimento de teste para garantir que essa funcionalidade seja realmente alcançada pelo circuito sintetizado</w:t>
      </w:r>
      <w:r w:rsidR="00672B93">
        <w:rPr>
          <w:lang w:val="pt-BR"/>
        </w:rPr>
        <w:t xml:space="preserve"> [10]</w:t>
      </w:r>
      <w:r w:rsidR="00EA31AE">
        <w:rPr>
          <w:lang w:val="pt-BR"/>
        </w:rPr>
        <w:t>.</w:t>
      </w:r>
      <w:r w:rsidR="00300227">
        <w:rPr>
          <w:lang w:val="pt-BR"/>
        </w:rPr>
        <w:t xml:space="preserve"> </w:t>
      </w:r>
      <w:r w:rsidR="00067762" w:rsidRPr="00067762">
        <w:rPr>
          <w:lang w:val="pt-BR"/>
        </w:rPr>
        <w:t xml:space="preserve">Como é suportado pela maioria das organizações que oferecem tecnologia de hardware digital, o VHDL fornece uma portabilidade </w:t>
      </w:r>
      <w:r w:rsidR="00067762">
        <w:rPr>
          <w:lang w:val="pt-BR"/>
        </w:rPr>
        <w:t>e reuso do</w:t>
      </w:r>
      <w:r w:rsidR="00067762" w:rsidRPr="00067762">
        <w:rPr>
          <w:lang w:val="pt-BR"/>
        </w:rPr>
        <w:t xml:space="preserve"> design</w:t>
      </w:r>
      <w:r w:rsidR="00067762">
        <w:rPr>
          <w:lang w:val="pt-BR"/>
        </w:rPr>
        <w:t xml:space="preserve"> [6].</w:t>
      </w:r>
      <w:r w:rsidR="007262B2">
        <w:rPr>
          <w:lang w:val="pt-BR"/>
        </w:rPr>
        <w:t xml:space="preserve"> A portabilidade é uma importante vantagem a ser considerada ao permitir que a tecnologia do circuito digital mude rapidamente.</w:t>
      </w:r>
    </w:p>
    <w:p w14:paraId="62BE0A7A" w14:textId="79B7094C" w:rsidR="00BC0602" w:rsidRPr="004D64A4" w:rsidRDefault="00EA31AE" w:rsidP="00FB62EF">
      <w:pPr>
        <w:rPr>
          <w:lang w:val="pt-BR"/>
        </w:rPr>
      </w:pPr>
      <w:r>
        <w:rPr>
          <w:lang w:val="pt-BR"/>
        </w:rPr>
        <w:t xml:space="preserve">Um código VHDL consiste em 3 partes principais. LIBRARY, ENTITY e ARCHITECTURE.  A LIBRARY é a declaração das bibliotecas que serão utilizadas no projeto. ENTITY contém </w:t>
      </w:r>
      <w:r w:rsidR="00672B93">
        <w:rPr>
          <w:lang w:val="pt-BR"/>
        </w:rPr>
        <w:t xml:space="preserve">a descrição das portas (pinos) do circuito e a ARCHITECTURE, descreve como o circuito deve funcionar. </w:t>
      </w:r>
    </w:p>
    <w:p w14:paraId="448D2AAA" w14:textId="2D0B0A7E" w:rsidR="00BF4C13" w:rsidRDefault="00281767" w:rsidP="00FB62EF">
      <w:pPr>
        <w:pStyle w:val="Heading3"/>
      </w:pPr>
      <w:bookmarkStart w:id="118" w:name="_Toc22768822"/>
      <w:r>
        <w:t>Processo de Design</w:t>
      </w:r>
      <w:bookmarkEnd w:id="118"/>
    </w:p>
    <w:p w14:paraId="6C74EDEF" w14:textId="654C8411" w:rsidR="00462FF0" w:rsidRDefault="00F55AB0" w:rsidP="00462FF0">
      <w:pPr>
        <w:rPr>
          <w:lang w:val="pt-BR"/>
        </w:rPr>
      </w:pPr>
      <w:r>
        <w:rPr>
          <w:lang w:val="pt-BR"/>
        </w:rPr>
        <w:t xml:space="preserve">O processo de design em FPGA consiste </w:t>
      </w:r>
      <w:r w:rsidR="002C73FB">
        <w:rPr>
          <w:lang w:val="pt-BR"/>
        </w:rPr>
        <w:t>em</w:t>
      </w:r>
      <w:r>
        <w:rPr>
          <w:lang w:val="pt-BR"/>
        </w:rPr>
        <w:t xml:space="preserve"> </w:t>
      </w:r>
      <w:r w:rsidR="00281767">
        <w:rPr>
          <w:lang w:val="pt-BR"/>
        </w:rPr>
        <w:t xml:space="preserve">algumas etapas que são realizadas pelo projetista com o auxílio de um software de </w:t>
      </w:r>
      <w:r w:rsidR="00B8535B">
        <w:rPr>
          <w:lang w:val="pt-BR"/>
        </w:rPr>
        <w:t>design assistido por computador, CAD (</w:t>
      </w:r>
      <w:proofErr w:type="spellStart"/>
      <w:r w:rsidR="00B8535B">
        <w:rPr>
          <w:i/>
          <w:iCs/>
          <w:lang w:val="pt-BR"/>
        </w:rPr>
        <w:t>computer-aided</w:t>
      </w:r>
      <w:proofErr w:type="spellEnd"/>
      <w:r w:rsidR="00B8535B">
        <w:rPr>
          <w:i/>
          <w:iCs/>
          <w:lang w:val="pt-BR"/>
        </w:rPr>
        <w:t xml:space="preserve"> design</w:t>
      </w:r>
      <w:r w:rsidR="00B8535B">
        <w:rPr>
          <w:lang w:val="pt-BR"/>
        </w:rPr>
        <w:t xml:space="preserve">). O </w:t>
      </w:r>
      <w:proofErr w:type="spellStart"/>
      <w:r w:rsidR="00B8535B">
        <w:rPr>
          <w:lang w:val="pt-BR"/>
        </w:rPr>
        <w:t>Quartus</w:t>
      </w:r>
      <w:proofErr w:type="spellEnd"/>
      <w:r w:rsidR="00B8535B">
        <w:rPr>
          <w:lang w:val="pt-BR"/>
        </w:rPr>
        <w:t xml:space="preserve"> Prime </w:t>
      </w:r>
      <w:r w:rsidR="00910CF2">
        <w:rPr>
          <w:lang w:val="pt-BR"/>
        </w:rPr>
        <w:t>da</w:t>
      </w:r>
      <w:r w:rsidR="00B8535B">
        <w:rPr>
          <w:lang w:val="pt-BR"/>
        </w:rPr>
        <w:t xml:space="preserve"> Intel</w:t>
      </w:r>
      <w:r w:rsidR="00910CF2">
        <w:rPr>
          <w:lang w:val="pt-BR"/>
        </w:rPr>
        <w:t>,</w:t>
      </w:r>
      <w:r w:rsidR="00B8535B">
        <w:rPr>
          <w:lang w:val="pt-BR"/>
        </w:rPr>
        <w:t xml:space="preserve"> e o Vivado da Xilinx são exemplos </w:t>
      </w:r>
      <w:r w:rsidR="00B8535B">
        <w:rPr>
          <w:lang w:val="pt-BR"/>
        </w:rPr>
        <w:lastRenderedPageBreak/>
        <w:t xml:space="preserve">de </w:t>
      </w:r>
      <w:r w:rsidR="002C73FB">
        <w:rPr>
          <w:lang w:val="pt-BR"/>
        </w:rPr>
        <w:t xml:space="preserve">CAD para prototipagem em FPGA. Estes softwares necessitam de licenças para que todas as etapas necessárias sejam </w:t>
      </w:r>
      <w:r w:rsidR="00E5236C">
        <w:rPr>
          <w:lang w:val="pt-BR"/>
        </w:rPr>
        <w:t>realizadas, sendo elas:</w:t>
      </w:r>
    </w:p>
    <w:p w14:paraId="794FD0AA" w14:textId="04CB4F01" w:rsidR="00E5236C" w:rsidRDefault="00E5236C" w:rsidP="00FB62EF">
      <w:pPr>
        <w:pStyle w:val="ListParagraph"/>
        <w:numPr>
          <w:ilvl w:val="0"/>
          <w:numId w:val="21"/>
        </w:numPr>
        <w:ind w:left="0" w:firstLine="0"/>
        <w:rPr>
          <w:lang w:val="pt-BR"/>
        </w:rPr>
      </w:pPr>
      <w:r w:rsidRPr="002840CA">
        <w:rPr>
          <w:b/>
          <w:bCs/>
          <w:lang w:val="pt-BR"/>
        </w:rPr>
        <w:t>Entrada do Design</w:t>
      </w:r>
      <w:r>
        <w:rPr>
          <w:lang w:val="pt-BR"/>
        </w:rPr>
        <w:t xml:space="preserve">. É o primeiro passo no projeto utilizando o CAD. Nesta etapa o projetista descreve o circuito </w:t>
      </w:r>
      <w:r w:rsidR="008D4533">
        <w:rPr>
          <w:lang w:val="pt-BR"/>
        </w:rPr>
        <w:t>que será implementado</w:t>
      </w:r>
      <w:r w:rsidR="00311EAC">
        <w:rPr>
          <w:lang w:val="pt-BR"/>
        </w:rPr>
        <w:t xml:space="preserve"> de acordo com as especificações e requisitos do projeto</w:t>
      </w:r>
      <w:r w:rsidR="008D4533">
        <w:rPr>
          <w:lang w:val="pt-BR"/>
        </w:rPr>
        <w:t xml:space="preserve"> da forma que acha conveniente, porém a mais comum é através da escrita de um programa utilizando uma Linguagem de Descrição de Hardware</w:t>
      </w:r>
      <w:r w:rsidR="002840CA">
        <w:rPr>
          <w:lang w:val="pt-BR"/>
        </w:rPr>
        <w:t xml:space="preserve"> (HDL), em VHDL ou </w:t>
      </w:r>
      <w:proofErr w:type="spellStart"/>
      <w:r w:rsidR="002840CA">
        <w:rPr>
          <w:lang w:val="pt-BR"/>
        </w:rPr>
        <w:t>Verilog</w:t>
      </w:r>
      <w:proofErr w:type="spellEnd"/>
      <w:r w:rsidR="002840CA">
        <w:rPr>
          <w:lang w:val="pt-BR"/>
        </w:rPr>
        <w:t xml:space="preserve">, por exemplo, no qual o software pode ser compilado </w:t>
      </w:r>
      <w:r w:rsidR="00E152AC">
        <w:rPr>
          <w:lang w:val="pt-BR"/>
        </w:rPr>
        <w:t>usando os recursos do software para simular, sintetizar, otimizar realizar a implementação do circuito. Outros métodos podem ser utilizados nesta etapa, tais como entrar com o design através de um desenho esquemático, ou utilizando tabelas-verdade.</w:t>
      </w:r>
    </w:p>
    <w:p w14:paraId="3688A979" w14:textId="7631CDA7" w:rsidR="00E152AC" w:rsidRDefault="00E152AC" w:rsidP="00FB62EF">
      <w:pPr>
        <w:pStyle w:val="ListParagraph"/>
        <w:numPr>
          <w:ilvl w:val="0"/>
          <w:numId w:val="21"/>
        </w:numPr>
        <w:ind w:left="0" w:firstLine="0"/>
        <w:rPr>
          <w:lang w:val="pt-BR"/>
        </w:rPr>
      </w:pPr>
      <w:r>
        <w:rPr>
          <w:b/>
          <w:bCs/>
          <w:lang w:val="pt-BR"/>
        </w:rPr>
        <w:t>Simulação</w:t>
      </w:r>
      <w:r>
        <w:rPr>
          <w:lang w:val="pt-BR"/>
        </w:rPr>
        <w:t xml:space="preserve">. </w:t>
      </w:r>
      <w:r w:rsidR="00311EAC">
        <w:rPr>
          <w:lang w:val="pt-BR"/>
        </w:rPr>
        <w:t xml:space="preserve">Nesta etapa o design tem suas funcionalidades testadas em um ambiente de simulação. </w:t>
      </w:r>
      <w:r w:rsidR="0015445D">
        <w:rPr>
          <w:lang w:val="pt-BR"/>
        </w:rPr>
        <w:t xml:space="preserve">Para essa etapa, o projetista insere no ambiente de simulação </w:t>
      </w:r>
      <w:r w:rsidR="00D11D1A">
        <w:rPr>
          <w:lang w:val="pt-BR"/>
        </w:rPr>
        <w:t>a</w:t>
      </w:r>
      <w:r w:rsidR="0015445D">
        <w:rPr>
          <w:lang w:val="pt-BR"/>
        </w:rPr>
        <w:t>s</w:t>
      </w:r>
      <w:r w:rsidR="00D11D1A">
        <w:rPr>
          <w:lang w:val="pt-BR"/>
        </w:rPr>
        <w:t xml:space="preserve"> variáveis de</w:t>
      </w:r>
      <w:r w:rsidR="0015445D">
        <w:rPr>
          <w:lang w:val="pt-BR"/>
        </w:rPr>
        <w:t xml:space="preserve"> entradas e saídas do projeto, verificando, geralmente através de formas de ondas, se as saídas estão se comportando corretamente</w:t>
      </w:r>
      <w:r w:rsidR="00D11D1A">
        <w:rPr>
          <w:lang w:val="pt-BR"/>
        </w:rPr>
        <w:t>, em quesito de lógica, mas também em restrições de tempo que ocorrem no circuito.</w:t>
      </w:r>
    </w:p>
    <w:p w14:paraId="6FAB70E2" w14:textId="24FD62D4" w:rsidR="00D11D1A" w:rsidRDefault="00D11D1A" w:rsidP="00FB62EF">
      <w:pPr>
        <w:pStyle w:val="ListParagraph"/>
        <w:numPr>
          <w:ilvl w:val="0"/>
          <w:numId w:val="21"/>
        </w:numPr>
        <w:ind w:left="0" w:firstLine="0"/>
        <w:rPr>
          <w:lang w:val="pt-BR"/>
        </w:rPr>
      </w:pPr>
      <w:r>
        <w:rPr>
          <w:b/>
          <w:bCs/>
          <w:lang w:val="pt-BR"/>
        </w:rPr>
        <w:t>Síntese</w:t>
      </w:r>
      <w:r w:rsidRPr="00D11D1A">
        <w:rPr>
          <w:lang w:val="pt-BR"/>
        </w:rPr>
        <w:t>.</w:t>
      </w:r>
      <w:r>
        <w:rPr>
          <w:lang w:val="pt-BR"/>
        </w:rPr>
        <w:t xml:space="preserve"> O processo de síntese consiste em tr</w:t>
      </w:r>
      <w:r w:rsidR="007B1FEB">
        <w:rPr>
          <w:lang w:val="pt-BR"/>
        </w:rPr>
        <w:t>aduzir a descrição de hardware programada na entr</w:t>
      </w:r>
      <w:r w:rsidR="0025320C">
        <w:rPr>
          <w:lang w:val="pt-BR"/>
        </w:rPr>
        <w:t>ad</w:t>
      </w:r>
      <w:r w:rsidR="007B1FEB">
        <w:rPr>
          <w:lang w:val="pt-BR"/>
        </w:rPr>
        <w:t>a do design em um circuito fisicamente realizável. Esta mesma ferrament</w:t>
      </w:r>
      <w:r w:rsidR="0025320C">
        <w:rPr>
          <w:lang w:val="pt-BR"/>
        </w:rPr>
        <w:t>a</w:t>
      </w:r>
      <w:r w:rsidR="007B1FEB">
        <w:rPr>
          <w:lang w:val="pt-BR"/>
        </w:rPr>
        <w:t xml:space="preserve"> é utilizada para otimização do circuito em termos de tempo e potência.</w:t>
      </w:r>
    </w:p>
    <w:p w14:paraId="6D5211A3" w14:textId="3CEC2AA2" w:rsidR="007B1FEB" w:rsidRDefault="0025320C" w:rsidP="00FB62EF">
      <w:pPr>
        <w:pStyle w:val="ListParagraph"/>
        <w:numPr>
          <w:ilvl w:val="0"/>
          <w:numId w:val="21"/>
        </w:numPr>
        <w:ind w:left="0" w:firstLine="0"/>
        <w:rPr>
          <w:lang w:val="pt-BR"/>
        </w:rPr>
      </w:pPr>
      <w:r>
        <w:rPr>
          <w:b/>
          <w:bCs/>
          <w:lang w:val="pt-BR"/>
        </w:rPr>
        <w:t xml:space="preserve">Design Físico. </w:t>
      </w:r>
      <w:r w:rsidR="009940C8">
        <w:rPr>
          <w:lang w:val="pt-BR"/>
        </w:rPr>
        <w:t xml:space="preserve">Esta é a última etapa do processo de design antes da implementação em hardware propriamente dita do CI digital. Também é conhecida como </w:t>
      </w:r>
      <w:proofErr w:type="spellStart"/>
      <w:r w:rsidR="009940C8">
        <w:rPr>
          <w:i/>
          <w:iCs/>
          <w:lang w:val="pt-BR"/>
        </w:rPr>
        <w:t>place</w:t>
      </w:r>
      <w:proofErr w:type="spellEnd"/>
      <w:r w:rsidR="009940C8">
        <w:rPr>
          <w:i/>
          <w:iCs/>
          <w:lang w:val="pt-BR"/>
        </w:rPr>
        <w:t xml:space="preserve"> </w:t>
      </w:r>
      <w:proofErr w:type="spellStart"/>
      <w:r w:rsidR="009940C8">
        <w:rPr>
          <w:i/>
          <w:iCs/>
          <w:lang w:val="pt-BR"/>
        </w:rPr>
        <w:t>and</w:t>
      </w:r>
      <w:proofErr w:type="spellEnd"/>
      <w:r w:rsidR="009940C8">
        <w:rPr>
          <w:i/>
          <w:iCs/>
          <w:lang w:val="pt-BR"/>
        </w:rPr>
        <w:t xml:space="preserve"> </w:t>
      </w:r>
      <w:proofErr w:type="spellStart"/>
      <w:r w:rsidR="009940C8">
        <w:rPr>
          <w:i/>
          <w:iCs/>
          <w:lang w:val="pt-BR"/>
        </w:rPr>
        <w:t>route</w:t>
      </w:r>
      <w:proofErr w:type="spellEnd"/>
      <w:r w:rsidR="009940C8">
        <w:rPr>
          <w:i/>
          <w:iCs/>
          <w:lang w:val="pt-BR"/>
        </w:rPr>
        <w:t xml:space="preserve"> </w:t>
      </w:r>
      <w:r w:rsidR="009940C8">
        <w:rPr>
          <w:lang w:val="pt-BR"/>
        </w:rPr>
        <w:t xml:space="preserve">(PAR), é nesta etapa que portas lógicas </w:t>
      </w:r>
      <w:r w:rsidR="00DA4121">
        <w:rPr>
          <w:lang w:val="pt-BR"/>
        </w:rPr>
        <w:t xml:space="preserve">são colocadas e interconectadas </w:t>
      </w:r>
      <w:r w:rsidR="009940C8">
        <w:rPr>
          <w:lang w:val="pt-BR"/>
        </w:rPr>
        <w:t xml:space="preserve"> </w:t>
      </w:r>
      <w:r w:rsidR="00DA4121">
        <w:rPr>
          <w:lang w:val="pt-BR"/>
        </w:rPr>
        <w:t>à fim de completar o circuito. Uma simulação é feita após o PAR para garantir que o circuito não viola restrições temporais quando capacitâncias parasitas são adicionad</w:t>
      </w:r>
      <w:r w:rsidR="003951A7">
        <w:rPr>
          <w:lang w:val="pt-BR"/>
        </w:rPr>
        <w:t>as devido aos transistores e interconexões de fios são adicionadas.</w:t>
      </w:r>
    </w:p>
    <w:p w14:paraId="5BDB9384" w14:textId="25E48994" w:rsidR="00BD1BFF" w:rsidRDefault="00A17FDD" w:rsidP="00FB62EF">
      <w:pPr>
        <w:pStyle w:val="ListParagraph"/>
        <w:ind w:left="0"/>
        <w:rPr>
          <w:lang w:val="pt-BR"/>
        </w:rPr>
      </w:pPr>
      <w:r>
        <w:rPr>
          <w:noProof/>
          <w:lang w:val="pt-BR"/>
        </w:rPr>
        <w:lastRenderedPageBreak/>
        <mc:AlternateContent>
          <mc:Choice Requires="wpg">
            <w:drawing>
              <wp:anchor distT="0" distB="0" distL="114300" distR="114300" simplePos="0" relativeHeight="251706368" behindDoc="0" locked="0" layoutInCell="1" allowOverlap="1" wp14:anchorId="25046B1C" wp14:editId="43901D34">
                <wp:simplePos x="0" y="0"/>
                <wp:positionH relativeFrom="column">
                  <wp:posOffset>570865</wp:posOffset>
                </wp:positionH>
                <wp:positionV relativeFrom="paragraph">
                  <wp:posOffset>266065</wp:posOffset>
                </wp:positionV>
                <wp:extent cx="4198850" cy="8351132"/>
                <wp:effectExtent l="76200" t="0" r="11430" b="12065"/>
                <wp:wrapNone/>
                <wp:docPr id="44" name="Group 44"/>
                <wp:cNvGraphicFramePr/>
                <a:graphic xmlns:a="http://schemas.openxmlformats.org/drawingml/2006/main">
                  <a:graphicData uri="http://schemas.microsoft.com/office/word/2010/wordprocessingGroup">
                    <wpg:wgp>
                      <wpg:cNvGrpSpPr/>
                      <wpg:grpSpPr>
                        <a:xfrm>
                          <a:off x="0" y="0"/>
                          <a:ext cx="4198850" cy="8351132"/>
                          <a:chOff x="3810" y="0"/>
                          <a:chExt cx="4469132" cy="8560847"/>
                        </a:xfrm>
                      </wpg:grpSpPr>
                      <wps:wsp>
                        <wps:cNvPr id="7" name="Oval 7"/>
                        <wps:cNvSpPr/>
                        <wps:spPr>
                          <a:xfrm>
                            <a:off x="1630680" y="0"/>
                            <a:ext cx="1470660" cy="464820"/>
                          </a:xfrm>
                          <a:prstGeom prst="ellipse">
                            <a:avLst/>
                          </a:prstGeom>
                        </wps:spPr>
                        <wps:style>
                          <a:lnRef idx="2">
                            <a:schemeClr val="dk1"/>
                          </a:lnRef>
                          <a:fillRef idx="1">
                            <a:schemeClr val="lt1"/>
                          </a:fillRef>
                          <a:effectRef idx="0">
                            <a:schemeClr val="dk1"/>
                          </a:effectRef>
                          <a:fontRef idx="minor">
                            <a:schemeClr val="dk1"/>
                          </a:fontRef>
                        </wps:style>
                        <wps:txbx>
                          <w:txbxContent>
                            <w:p w14:paraId="1526AA8A" w14:textId="006036F2" w:rsidR="00C96F2B" w:rsidRPr="00061BD9" w:rsidRDefault="00C96F2B" w:rsidP="00AD30F8">
                              <w:pPr>
                                <w:jc w:val="center"/>
                                <w:rPr>
                                  <w:sz w:val="20"/>
                                  <w:szCs w:val="20"/>
                                </w:rPr>
                              </w:pPr>
                              <w:r w:rsidRPr="00061BD9">
                                <w:rPr>
                                  <w:sz w:val="20"/>
                                  <w:szCs w:val="20"/>
                                </w:rPr>
                                <w:t xml:space="preserve">Requisitos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676400" y="1997055"/>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0C267BC8" w14:textId="0CF7F8E4" w:rsidR="00C96F2B" w:rsidRPr="00061BD9" w:rsidRDefault="00C96F2B" w:rsidP="00AD30F8">
                              <w:pPr>
                                <w:jc w:val="center"/>
                                <w:rPr>
                                  <w:sz w:val="20"/>
                                  <w:szCs w:val="20"/>
                                </w:rPr>
                              </w:pPr>
                              <w:r w:rsidRPr="00061BD9">
                                <w:rPr>
                                  <w:sz w:val="20"/>
                                  <w:szCs w:val="20"/>
                                </w:rPr>
                                <w:t>Síntese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99260" y="2875986"/>
                            <a:ext cx="153162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26E47B9" w14:textId="20A7F57F" w:rsidR="00C96F2B" w:rsidRPr="00061BD9" w:rsidRDefault="00C96F2B" w:rsidP="00AD30F8">
                              <w:pPr>
                                <w:jc w:val="center"/>
                                <w:rPr>
                                  <w:sz w:val="20"/>
                                  <w:szCs w:val="20"/>
                                </w:rPr>
                              </w:pPr>
                              <w:r w:rsidRPr="00061BD9">
                                <w:rPr>
                                  <w:sz w:val="20"/>
                                  <w:szCs w:val="20"/>
                                </w:rPr>
                                <w:t>Simulação Funcional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Diamond 12"/>
                        <wps:cNvSpPr/>
                        <wps:spPr>
                          <a:xfrm>
                            <a:off x="1432560" y="3744666"/>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5EF116F4" w14:textId="09118C48" w:rsidR="00C96F2B" w:rsidRPr="00061BD9" w:rsidRDefault="00C96F2B" w:rsidP="000C5A84">
                              <w:pPr>
                                <w:jc w:val="center"/>
                                <w:rPr>
                                  <w:sz w:val="20"/>
                                  <w:szCs w:val="20"/>
                                </w:rPr>
                              </w:pPr>
                              <w:r w:rsidRPr="00061BD9">
                                <w:rPr>
                                  <w:sz w:val="20"/>
                                  <w:szCs w:val="20"/>
                                </w:rPr>
                                <w:t>Está correto?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704830" y="5928188"/>
                            <a:ext cx="150876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6A2F4380" w14:textId="13D14219" w:rsidR="00C96F2B" w:rsidRPr="00061BD9" w:rsidRDefault="00C96F2B" w:rsidP="000C5A84">
                              <w:pPr>
                                <w:jc w:val="center"/>
                                <w:rPr>
                                  <w:sz w:val="20"/>
                                  <w:szCs w:val="20"/>
                                </w:rPr>
                              </w:pPr>
                              <w:r w:rsidRPr="00061BD9">
                                <w:rPr>
                                  <w:sz w:val="20"/>
                                  <w:szCs w:val="20"/>
                                </w:rPr>
                                <w:t>Simulação temporal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76400" y="5055306"/>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7064F0EB" w14:textId="16EC2A3E" w:rsidR="00C96F2B" w:rsidRPr="00061BD9" w:rsidRDefault="00C96F2B" w:rsidP="000C5A84">
                              <w:pPr>
                                <w:jc w:val="center"/>
                                <w:rPr>
                                  <w:sz w:val="20"/>
                                  <w:szCs w:val="20"/>
                                </w:rPr>
                              </w:pPr>
                              <w:r w:rsidRPr="00061BD9">
                                <w:rPr>
                                  <w:sz w:val="20"/>
                                  <w:szCs w:val="20"/>
                                </w:rPr>
                                <w:t>Design físico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757505" y="8057927"/>
                            <a:ext cx="1554480" cy="502920"/>
                          </a:xfrm>
                          <a:prstGeom prst="rect">
                            <a:avLst/>
                          </a:prstGeom>
                        </wps:spPr>
                        <wps:style>
                          <a:lnRef idx="2">
                            <a:schemeClr val="dk1"/>
                          </a:lnRef>
                          <a:fillRef idx="1">
                            <a:schemeClr val="lt1"/>
                          </a:fillRef>
                          <a:effectRef idx="0">
                            <a:schemeClr val="dk1"/>
                          </a:effectRef>
                          <a:fontRef idx="minor">
                            <a:schemeClr val="dk1"/>
                          </a:fontRef>
                        </wps:style>
                        <wps:txbx>
                          <w:txbxContent>
                            <w:p w14:paraId="50836CD5" w14:textId="6F0D4F81" w:rsidR="00C96F2B" w:rsidRPr="00061BD9" w:rsidRDefault="00C96F2B" w:rsidP="00BF66EC">
                              <w:pPr>
                                <w:jc w:val="center"/>
                                <w:rPr>
                                  <w:sz w:val="20"/>
                                  <w:szCs w:val="20"/>
                                </w:rPr>
                              </w:pPr>
                              <w:r w:rsidRPr="00061BD9">
                                <w:rPr>
                                  <w:sz w:val="20"/>
                                  <w:szCs w:val="20"/>
                                </w:rPr>
                                <w:t>Configuração do Chip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620" y="792480"/>
                            <a:ext cx="4084322" cy="998220"/>
                          </a:xfrm>
                          <a:prstGeom prst="rect">
                            <a:avLst/>
                          </a:prstGeom>
                        </wps:spPr>
                        <wps:style>
                          <a:lnRef idx="2">
                            <a:schemeClr val="dk1"/>
                          </a:lnRef>
                          <a:fillRef idx="1">
                            <a:schemeClr val="lt1"/>
                          </a:fillRef>
                          <a:effectRef idx="0">
                            <a:schemeClr val="dk1"/>
                          </a:effectRef>
                          <a:fontRef idx="minor">
                            <a:schemeClr val="dk1"/>
                          </a:fontRef>
                        </wps:style>
                        <wps:txbx>
                          <w:txbxContent>
                            <w:p w14:paraId="3502BF6C" w14:textId="77777777" w:rsidR="00C96F2B" w:rsidRPr="00061BD9" w:rsidRDefault="00C96F2B" w:rsidP="00EA2A41">
                              <w:pPr>
                                <w:jc w:val="center"/>
                                <w:rPr>
                                  <w:sz w:val="20"/>
                                  <w:szCs w:val="20"/>
                                </w:rPr>
                              </w:pPr>
                              <w:r w:rsidRPr="00061BD9">
                                <w:rPr>
                                  <w:sz w:val="20"/>
                                  <w:szCs w:val="20"/>
                                </w:rPr>
                                <w:t xml:space="preserve">        Entrada do Design</w:t>
                              </w:r>
                            </w:p>
                            <w:p w14:paraId="092E76AE" w14:textId="4EF4103A" w:rsidR="00C96F2B" w:rsidRDefault="00C96F2B" w:rsidP="00FB62EF">
                              <w:r w:rsidRPr="00A17FDD">
                                <w:rPr>
                                  <w:noProof/>
                                  <w:sz w:val="20"/>
                                  <w:szCs w:val="18"/>
                                </w:rPr>
                                <w:drawing>
                                  <wp:inline distT="0" distB="0" distL="0" distR="0" wp14:anchorId="34E99C2D" wp14:editId="45ED9619">
                                    <wp:extent cx="148590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Diamond 22"/>
                        <wps:cNvSpPr/>
                        <wps:spPr>
                          <a:xfrm>
                            <a:off x="1432557" y="6796868"/>
                            <a:ext cx="2110740" cy="944880"/>
                          </a:xfrm>
                          <a:prstGeom prst="diamond">
                            <a:avLst/>
                          </a:prstGeom>
                        </wps:spPr>
                        <wps:style>
                          <a:lnRef idx="2">
                            <a:schemeClr val="dk1"/>
                          </a:lnRef>
                          <a:fillRef idx="1">
                            <a:schemeClr val="lt1"/>
                          </a:fillRef>
                          <a:effectRef idx="0">
                            <a:schemeClr val="dk1"/>
                          </a:effectRef>
                          <a:fontRef idx="minor">
                            <a:schemeClr val="dk1"/>
                          </a:fontRef>
                        </wps:style>
                        <wps:txbx>
                          <w:txbxContent>
                            <w:p w14:paraId="2B65900E" w14:textId="214B3125" w:rsidR="00C96F2B" w:rsidRPr="00152427" w:rsidRDefault="00C96F2B" w:rsidP="00152427">
                              <w:pPr>
                                <w:spacing w:line="360" w:lineRule="auto"/>
                                <w:jc w:val="center"/>
                                <w:rPr>
                                  <w:sz w:val="18"/>
                                  <w:szCs w:val="18"/>
                                </w:rPr>
                              </w:pPr>
                              <w:r w:rsidRPr="00152427">
                                <w:rPr>
                                  <w:sz w:val="18"/>
                                  <w:szCs w:val="18"/>
                                </w:rPr>
                                <w:t xml:space="preserve">Está </w:t>
                              </w:r>
                              <w:r>
                                <w:rPr>
                                  <w:sz w:val="18"/>
                                  <w:szCs w:val="18"/>
                                </w:rPr>
                                <w:t>d</w:t>
                              </w:r>
                              <w:r w:rsidRPr="00152427">
                                <w:rPr>
                                  <w:sz w:val="18"/>
                                  <w:szCs w:val="18"/>
                                </w:rPr>
                                <w:t>e acordo?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407920" y="464820"/>
                            <a:ext cx="0" cy="327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a:endCxn id="10" idx="1"/>
                        </wps:cNvCnPr>
                        <wps:spPr>
                          <a:xfrm rot="16200000" flipH="1">
                            <a:off x="1204288" y="1776401"/>
                            <a:ext cx="585291" cy="35893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a:endCxn id="10" idx="3"/>
                        </wps:cNvCnPr>
                        <wps:spPr>
                          <a:xfrm rot="5400000">
                            <a:off x="3107067" y="1764021"/>
                            <a:ext cx="585449" cy="38353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477575" y="2499975"/>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480310" y="337890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a:off x="2486587" y="468954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a:off x="2468881" y="5558226"/>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57843" y="6431108"/>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476500" y="7741748"/>
                            <a:ext cx="0" cy="320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Connector: Elbow 38"/>
                        <wps:cNvCnPr>
                          <a:stCxn id="12" idx="1"/>
                        </wps:cNvCnPr>
                        <wps:spPr>
                          <a:xfrm rot="10800000" flipH="1">
                            <a:off x="1432558" y="594362"/>
                            <a:ext cx="975360" cy="3622745"/>
                          </a:xfrm>
                          <a:prstGeom prst="bentConnector4">
                            <a:avLst>
                              <a:gd name="adj1" fmla="val -148753"/>
                              <a:gd name="adj2" fmla="val 99883"/>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Connector: Elbow 39"/>
                        <wps:cNvCnPr/>
                        <wps:spPr>
                          <a:xfrm flipH="1" flipV="1">
                            <a:off x="3810" y="4261937"/>
                            <a:ext cx="1432560" cy="303276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Connector: Elbow 40"/>
                        <wps:cNvCnPr/>
                        <wps:spPr>
                          <a:xfrm flipV="1">
                            <a:off x="1436370" y="4825818"/>
                            <a:ext cx="1043940" cy="2468880"/>
                          </a:xfrm>
                          <a:prstGeom prst="bentConnector3">
                            <a:avLst>
                              <a:gd name="adj1" fmla="val -4854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2636513" y="7670778"/>
                            <a:ext cx="464820" cy="274320"/>
                          </a:xfrm>
                          <a:prstGeom prst="rect">
                            <a:avLst/>
                          </a:prstGeom>
                          <a:solidFill>
                            <a:srgbClr val="FFFFFF"/>
                          </a:solidFill>
                          <a:ln w="9525">
                            <a:noFill/>
                            <a:miter lim="800000"/>
                            <a:headEnd/>
                            <a:tailEnd/>
                          </a:ln>
                        </wps:spPr>
                        <wps:txbx>
                          <w:txbxContent>
                            <w:p w14:paraId="1F0D9757" w14:textId="01BB13BD" w:rsidR="00C96F2B" w:rsidRPr="00061BD9" w:rsidRDefault="00C96F2B">
                              <w:pPr>
                                <w:rPr>
                                  <w:sz w:val="20"/>
                                  <w:szCs w:val="20"/>
                                </w:rPr>
                              </w:pPr>
                              <w:r w:rsidRPr="00061BD9">
                                <w:rPr>
                                  <w:sz w:val="20"/>
                                  <w:szCs w:val="20"/>
                                </w:rPr>
                                <w:t>Sim</w:t>
                              </w:r>
                            </w:p>
                          </w:txbxContent>
                        </wps:txbx>
                        <wps:bodyPr rot="0" vert="horz" wrap="square" lIns="91440" tIns="45720" rIns="91440" bIns="45720" anchor="t" anchorCtr="0">
                          <a:noAutofit/>
                        </wps:bodyPr>
                      </wps:wsp>
                      <wps:wsp>
                        <wps:cNvPr id="41" name="Text Box 2"/>
                        <wps:cNvSpPr txBox="1">
                          <a:spLocks noChangeArrowheads="1"/>
                        </wps:cNvSpPr>
                        <wps:spPr bwMode="auto">
                          <a:xfrm>
                            <a:off x="1030680" y="7342501"/>
                            <a:ext cx="464820" cy="274320"/>
                          </a:xfrm>
                          <a:prstGeom prst="rect">
                            <a:avLst/>
                          </a:prstGeom>
                          <a:solidFill>
                            <a:srgbClr val="FFFFFF"/>
                          </a:solidFill>
                          <a:ln w="9525">
                            <a:noFill/>
                            <a:miter lim="800000"/>
                            <a:headEnd/>
                            <a:tailEnd/>
                          </a:ln>
                        </wps:spPr>
                        <wps:txbx>
                          <w:txbxContent>
                            <w:p w14:paraId="18D38D8E" w14:textId="5243219C" w:rsidR="00C96F2B" w:rsidRPr="00061BD9" w:rsidRDefault="00C96F2B" w:rsidP="00785755">
                              <w:pPr>
                                <w:rPr>
                                  <w:sz w:val="20"/>
                                  <w:szCs w:val="20"/>
                                </w:rPr>
                              </w:pPr>
                              <w:r w:rsidRPr="00061BD9">
                                <w:rPr>
                                  <w:sz w:val="20"/>
                                  <w:szCs w:val="20"/>
                                </w:rPr>
                                <w:t>Não</w:t>
                              </w:r>
                            </w:p>
                          </w:txbxContent>
                        </wps:txbx>
                        <wps:bodyPr rot="0" vert="horz" wrap="square" lIns="91440" tIns="45720" rIns="91440" bIns="45720" anchor="t" anchorCtr="0">
                          <a:noAutofit/>
                        </wps:bodyPr>
                      </wps:wsp>
                      <wps:wsp>
                        <wps:cNvPr id="42" name="Text Box 2"/>
                        <wps:cNvSpPr txBox="1">
                          <a:spLocks noChangeArrowheads="1"/>
                        </wps:cNvSpPr>
                        <wps:spPr bwMode="auto">
                          <a:xfrm>
                            <a:off x="1030685" y="4261937"/>
                            <a:ext cx="464820" cy="274320"/>
                          </a:xfrm>
                          <a:prstGeom prst="rect">
                            <a:avLst/>
                          </a:prstGeom>
                          <a:solidFill>
                            <a:srgbClr val="FFFFFF"/>
                          </a:solidFill>
                          <a:ln w="9525">
                            <a:noFill/>
                            <a:miter lim="800000"/>
                            <a:headEnd/>
                            <a:tailEnd/>
                          </a:ln>
                        </wps:spPr>
                        <wps:txbx>
                          <w:txbxContent>
                            <w:p w14:paraId="086D6478" w14:textId="77777777" w:rsidR="00C96F2B" w:rsidRPr="00061BD9" w:rsidRDefault="00C96F2B" w:rsidP="00785755">
                              <w:pPr>
                                <w:rPr>
                                  <w:sz w:val="20"/>
                                  <w:szCs w:val="20"/>
                                </w:rPr>
                              </w:pPr>
                              <w:r w:rsidRPr="00061BD9">
                                <w:rPr>
                                  <w:sz w:val="20"/>
                                  <w:szCs w:val="20"/>
                                </w:rPr>
                                <w:t>Não</w:t>
                              </w:r>
                            </w:p>
                          </w:txbxContent>
                        </wps:txbx>
                        <wps:bodyPr rot="0" vert="horz" wrap="square" lIns="91440" tIns="45720" rIns="91440" bIns="45720" anchor="t" anchorCtr="0">
                          <a:noAutofit/>
                        </wps:bodyPr>
                      </wps:wsp>
                      <wps:wsp>
                        <wps:cNvPr id="43" name="Text Box 2"/>
                        <wps:cNvSpPr txBox="1">
                          <a:spLocks noChangeArrowheads="1"/>
                        </wps:cNvSpPr>
                        <wps:spPr bwMode="auto">
                          <a:xfrm>
                            <a:off x="2552700" y="4700446"/>
                            <a:ext cx="449580" cy="274320"/>
                          </a:xfrm>
                          <a:prstGeom prst="rect">
                            <a:avLst/>
                          </a:prstGeom>
                          <a:solidFill>
                            <a:srgbClr val="FFFFFF"/>
                          </a:solidFill>
                          <a:ln w="9525">
                            <a:noFill/>
                            <a:miter lim="800000"/>
                            <a:headEnd/>
                            <a:tailEnd/>
                          </a:ln>
                        </wps:spPr>
                        <wps:txbx>
                          <w:txbxContent>
                            <w:p w14:paraId="0C68B892" w14:textId="77777777" w:rsidR="00C96F2B" w:rsidRPr="00061BD9" w:rsidRDefault="00C96F2B" w:rsidP="00785755">
                              <w:pPr>
                                <w:rPr>
                                  <w:sz w:val="20"/>
                                  <w:szCs w:val="20"/>
                                </w:rPr>
                              </w:pPr>
                              <w:r w:rsidRPr="00061BD9">
                                <w:rPr>
                                  <w:sz w:val="20"/>
                                  <w:szCs w:val="20"/>
                                </w:rPr>
                                <w:t>Sim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046B1C" id="Group 44" o:spid="_x0000_s1026" style="position:absolute;left:0;text-align:left;margin-left:44.95pt;margin-top:20.95pt;width:330.6pt;height:657.55pt;z-index:251706368;mso-width-relative:margin;mso-height-relative:margin" coordorigin="38" coordsize="44691,8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">
                <v:oval id="Oval 7" o:spid="_x0000_s1027" style="position:absolute;left:16306;width:14707;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" fillcolor="white [3201]" strokecolor="black [3200]" strokeweight="1.25pt">
                  <v:stroke endcap="round"/>
                  <v:textbox>
                    <w:txbxContent>
                      <w:p w14:paraId="1526AA8A" w14:textId="006036F2" w:rsidR="00C96F2B" w:rsidRPr="00061BD9" w:rsidRDefault="00C96F2B" w:rsidP="00AD30F8">
                        <w:pPr>
                          <w:jc w:val="center"/>
                          <w:rPr>
                            <w:sz w:val="20"/>
                            <w:szCs w:val="20"/>
                          </w:rPr>
                        </w:pPr>
                        <w:r w:rsidRPr="00061BD9">
                          <w:rPr>
                            <w:sz w:val="20"/>
                            <w:szCs w:val="20"/>
                          </w:rPr>
                          <w:t xml:space="preserve">Requisitos </w:t>
                        </w:r>
                      </w:p>
                    </w:txbxContent>
                  </v:textbox>
                </v:oval>
                <v:rect id="Rectangle 10" o:spid="_x0000_s1028" style="position:absolute;left:16764;top:19970;width:15316;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" fillcolor="white [3201]" strokecolor="black [3200]" strokeweight="1.25pt">
                  <v:stroke endcap="round"/>
                  <v:textbox>
                    <w:txbxContent>
                      <w:p w14:paraId="0C267BC8" w14:textId="0CF7F8E4" w:rsidR="00C96F2B" w:rsidRPr="00061BD9" w:rsidRDefault="00C96F2B" w:rsidP="00AD30F8">
                        <w:pPr>
                          <w:jc w:val="center"/>
                          <w:rPr>
                            <w:sz w:val="20"/>
                            <w:szCs w:val="20"/>
                          </w:rPr>
                        </w:pPr>
                        <w:r w:rsidRPr="00061BD9">
                          <w:rPr>
                            <w:sz w:val="20"/>
                            <w:szCs w:val="20"/>
                          </w:rPr>
                          <w:t>Síntese</w:t>
                        </w:r>
                      </w:p>
                    </w:txbxContent>
                  </v:textbox>
                </v:rect>
                <v:rect id="Rectangle 11" o:spid="_x0000_s1029" style="position:absolute;left:16992;top:28759;width:15316;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" fillcolor="white [3201]" strokecolor="black [3200]" strokeweight="1.25pt">
                  <v:stroke endcap="round"/>
                  <v:textbox>
                    <w:txbxContent>
                      <w:p w14:paraId="626E47B9" w14:textId="20A7F57F" w:rsidR="00C96F2B" w:rsidRPr="00061BD9" w:rsidRDefault="00C96F2B" w:rsidP="00AD30F8">
                        <w:pPr>
                          <w:jc w:val="center"/>
                          <w:rPr>
                            <w:sz w:val="20"/>
                            <w:szCs w:val="20"/>
                          </w:rPr>
                        </w:pPr>
                        <w:r w:rsidRPr="00061BD9">
                          <w:rPr>
                            <w:sz w:val="20"/>
                            <w:szCs w:val="20"/>
                          </w:rPr>
                          <w:t>Simulação Funcional</w:t>
                        </w:r>
                      </w:p>
                    </w:txbxContent>
                  </v:textbox>
                </v:rect>
                <v:shapetype id="_x0000_t4" coordsize="21600,21600" o:spt="4" path="m10800,l,10800,10800,21600,21600,10800xe">
                  <v:stroke joinstyle="miter"/>
                  <v:path gradientshapeok="t" o:connecttype="rect" textboxrect="5400,5400,16200,16200"/>
                </v:shapetype>
                <v:shape id="Diamond 12" o:spid="_x0000_s1030" type="#_x0000_t4" style="position:absolute;left:14325;top:37446;width:21108;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" fillcolor="white [3201]" strokecolor="black [3200]" strokeweight="1.25pt">
                  <v:stroke endcap="round"/>
                  <v:textbox>
                    <w:txbxContent>
                      <w:p w14:paraId="5EF116F4" w14:textId="09118C48" w:rsidR="00C96F2B" w:rsidRPr="00061BD9" w:rsidRDefault="00C96F2B" w:rsidP="000C5A84">
                        <w:pPr>
                          <w:jc w:val="center"/>
                          <w:rPr>
                            <w:sz w:val="20"/>
                            <w:szCs w:val="20"/>
                          </w:rPr>
                        </w:pPr>
                        <w:r w:rsidRPr="00061BD9">
                          <w:rPr>
                            <w:sz w:val="20"/>
                            <w:szCs w:val="20"/>
                          </w:rPr>
                          <w:t>Está correto?</w:t>
                        </w:r>
                      </w:p>
                    </w:txbxContent>
                  </v:textbox>
                </v:shape>
                <v:rect id="Rectangle 13" o:spid="_x0000_s1031" style="position:absolute;left:17048;top:59281;width:15087;height:5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XWwgAAANsAAAAPAAAAZHJzL2Rvd25yZXYueG1sRE9La8JA&#10;EL4X/A/LCL3VTVsQ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DNAkXWwgAAANsAAAAPAAAA&#10;AAAAAAAAAAAAAAcCAABkcnMvZG93bnJldi54bWxQSwUGAAAAAAMAAwC3AAAA9gIAAAAA&#10;" fillcolor="white [3201]" strokecolor="black [3200]" strokeweight="1.25pt">
                  <v:stroke endcap="round"/>
                  <v:textbox>
                    <w:txbxContent>
                      <w:p w14:paraId="6A2F4380" w14:textId="13D14219" w:rsidR="00C96F2B" w:rsidRPr="00061BD9" w:rsidRDefault="00C96F2B" w:rsidP="000C5A84">
                        <w:pPr>
                          <w:jc w:val="center"/>
                          <w:rPr>
                            <w:sz w:val="20"/>
                            <w:szCs w:val="20"/>
                          </w:rPr>
                        </w:pPr>
                        <w:r w:rsidRPr="00061BD9">
                          <w:rPr>
                            <w:sz w:val="20"/>
                            <w:szCs w:val="20"/>
                          </w:rPr>
                          <w:t>Simulação temporal</w:t>
                        </w:r>
                      </w:p>
                    </w:txbxContent>
                  </v:textbox>
                </v:rect>
                <v:rect id="Rectangle 14" o:spid="_x0000_s1032" style="position:absolute;left:16764;top:50553;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" fillcolor="white [3201]" strokecolor="black [3200]" strokeweight="1.25pt">
                  <v:stroke endcap="round"/>
                  <v:textbox>
                    <w:txbxContent>
                      <w:p w14:paraId="7064F0EB" w14:textId="16EC2A3E" w:rsidR="00C96F2B" w:rsidRPr="00061BD9" w:rsidRDefault="00C96F2B" w:rsidP="000C5A84">
                        <w:pPr>
                          <w:jc w:val="center"/>
                          <w:rPr>
                            <w:sz w:val="20"/>
                            <w:szCs w:val="20"/>
                          </w:rPr>
                        </w:pPr>
                        <w:r w:rsidRPr="00061BD9">
                          <w:rPr>
                            <w:sz w:val="20"/>
                            <w:szCs w:val="20"/>
                          </w:rPr>
                          <w:t>Design físico</w:t>
                        </w:r>
                      </w:p>
                    </w:txbxContent>
                  </v:textbox>
                </v:rect>
                <v:rect id="Rectangle 16" o:spid="_x0000_s1033" style="position:absolute;left:17575;top:80579;width:15544;height:5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" fillcolor="white [3201]" strokecolor="black [3200]" strokeweight="1.25pt">
                  <v:stroke endcap="round"/>
                  <v:textbox>
                    <w:txbxContent>
                      <w:p w14:paraId="50836CD5" w14:textId="6F0D4F81" w:rsidR="00C96F2B" w:rsidRPr="00061BD9" w:rsidRDefault="00C96F2B" w:rsidP="00BF66EC">
                        <w:pPr>
                          <w:jc w:val="center"/>
                          <w:rPr>
                            <w:sz w:val="20"/>
                            <w:szCs w:val="20"/>
                          </w:rPr>
                        </w:pPr>
                        <w:r w:rsidRPr="00061BD9">
                          <w:rPr>
                            <w:sz w:val="20"/>
                            <w:szCs w:val="20"/>
                          </w:rPr>
                          <w:t>Configuração do Chip</w:t>
                        </w:r>
                      </w:p>
                    </w:txbxContent>
                  </v:textbox>
                </v:rect>
                <v:rect id="Rectangle 19" o:spid="_x0000_s1034" style="position:absolute;left:3886;top:7924;width:4084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" fillcolor="white [3201]" strokecolor="black [3200]" strokeweight="1.25pt">
                  <v:stroke endcap="round"/>
                  <v:textbox>
                    <w:txbxContent>
                      <w:p w14:paraId="3502BF6C" w14:textId="77777777" w:rsidR="00C96F2B" w:rsidRPr="00061BD9" w:rsidRDefault="00C96F2B" w:rsidP="00EA2A41">
                        <w:pPr>
                          <w:jc w:val="center"/>
                          <w:rPr>
                            <w:sz w:val="20"/>
                            <w:szCs w:val="20"/>
                          </w:rPr>
                        </w:pPr>
                        <w:r w:rsidRPr="00061BD9">
                          <w:rPr>
                            <w:sz w:val="20"/>
                            <w:szCs w:val="20"/>
                          </w:rPr>
                          <w:t xml:space="preserve">        Entrada do Design</w:t>
                        </w:r>
                      </w:p>
                      <w:p w14:paraId="092E76AE" w14:textId="4EF4103A" w:rsidR="00C96F2B" w:rsidRDefault="00C96F2B" w:rsidP="00FB62EF">
                        <w:r w:rsidRPr="00A17FDD">
                          <w:rPr>
                            <w:noProof/>
                            <w:sz w:val="20"/>
                            <w:szCs w:val="18"/>
                          </w:rPr>
                          <w:drawing>
                            <wp:inline distT="0" distB="0" distL="0" distR="0" wp14:anchorId="34E99C2D" wp14:editId="45ED9619">
                              <wp:extent cx="1485900" cy="480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r w:rsidRPr="00EA2A41">
                          <w:rPr>
                            <w:noProof/>
                          </w:rPr>
                          <w:drawing>
                            <wp:inline distT="0" distB="0" distL="0" distR="0" wp14:anchorId="453F45C8" wp14:editId="0CC97EE0">
                              <wp:extent cx="1485900" cy="480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85900" cy="480060"/>
                                      </a:xfrm>
                                      <a:prstGeom prst="rect">
                                        <a:avLst/>
                                      </a:prstGeom>
                                      <a:noFill/>
                                      <a:ln>
                                        <a:noFill/>
                                      </a:ln>
                                    </pic:spPr>
                                  </pic:pic>
                                </a:graphicData>
                              </a:graphic>
                            </wp:inline>
                          </w:drawing>
                        </w:r>
                        <w:r>
                          <w:t xml:space="preserve"> </w:t>
                        </w:r>
                      </w:p>
                    </w:txbxContent>
                  </v:textbox>
                </v:rect>
                <v:shape id="Diamond 22" o:spid="_x0000_s1035" type="#_x0000_t4" style="position:absolute;left:14325;top:67968;width:21107;height:9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" fillcolor="white [3201]" strokecolor="black [3200]" strokeweight="1.25pt">
                  <v:stroke endcap="round"/>
                  <v:textbox>
                    <w:txbxContent>
                      <w:p w14:paraId="2B65900E" w14:textId="214B3125" w:rsidR="00C96F2B" w:rsidRPr="00152427" w:rsidRDefault="00C96F2B" w:rsidP="00152427">
                        <w:pPr>
                          <w:spacing w:line="360" w:lineRule="auto"/>
                          <w:jc w:val="center"/>
                          <w:rPr>
                            <w:sz w:val="18"/>
                            <w:szCs w:val="18"/>
                          </w:rPr>
                        </w:pPr>
                        <w:r w:rsidRPr="00152427">
                          <w:rPr>
                            <w:sz w:val="18"/>
                            <w:szCs w:val="18"/>
                          </w:rPr>
                          <w:t xml:space="preserve">Está </w:t>
                        </w:r>
                        <w:r>
                          <w:rPr>
                            <w:sz w:val="18"/>
                            <w:szCs w:val="18"/>
                          </w:rPr>
                          <w:t>d</w:t>
                        </w:r>
                        <w:r w:rsidRPr="00152427">
                          <w:rPr>
                            <w:sz w:val="18"/>
                            <w:szCs w:val="18"/>
                          </w:rPr>
                          <w:t>e acordo?</w:t>
                        </w:r>
                      </w:p>
                    </w:txbxContent>
                  </v:textbox>
                </v:shape>
                <v:shapetype id="_x0000_t32" coordsize="21600,21600" o:spt="32" o:oned="t" path="m,l21600,21600e" filled="f">
                  <v:path arrowok="t" fillok="f" o:connecttype="none"/>
                  <o:lock v:ext="edit" shapetype="t"/>
                </v:shapetype>
                <v:shape id="Straight Arrow Connector 23" o:spid="_x0000_s1036" type="#_x0000_t32" style="position:absolute;left:24079;top:4648;width:0;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" strokecolor="black [2880]">
                  <v:stroke endarrow="block" endcap="round"/>
                </v:shape>
                <v:shapetype id="_x0000_t33" coordsize="21600,21600" o:spt="33" o:oned="t" path="m,l21600,r,21600e" filled="f">
                  <v:stroke joinstyle="miter"/>
                  <v:path arrowok="t" fillok="f" o:connecttype="none"/>
                  <o:lock v:ext="edit" shapetype="t"/>
                </v:shapetype>
                <v:shape id="Straight Arrow Connector 24" o:spid="_x0000_s1037" type="#_x0000_t33" style="position:absolute;left:12042;top:17764;width:5853;height:3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" strokecolor="black [2880]">
                  <v:stroke endarrow="block" endcap="round"/>
                </v:shape>
                <v:shape id="Straight Arrow Connector 25" o:spid="_x0000_s1038" type="#_x0000_t33" style="position:absolute;left:31070;top:17640;width:5855;height:38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" strokecolor="black [2880]">
                  <v:stroke endarrow="block" endcap="round"/>
                </v:shape>
                <v:shape id="Straight Arrow Connector 26" o:spid="_x0000_s1039" type="#_x0000_t32" style="position:absolute;left:24775;top:24999;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" strokecolor="black [2880]">
                  <v:stroke endarrow="block" endcap="round"/>
                </v:shape>
                <v:shape id="Straight Arrow Connector 28" o:spid="_x0000_s1040" type="#_x0000_t32" style="position:absolute;left:24803;top:33789;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" strokecolor="black [2880]">
                  <v:stroke endarrow="block" endcap="round"/>
                </v:shape>
                <v:shape id="Straight Arrow Connector 29" o:spid="_x0000_s1041" type="#_x0000_t32" style="position:absolute;left:24865;top:46895;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" strokecolor="black [2880]">
                  <v:stroke endarrow="block" endcap="round"/>
                </v:shape>
                <v:shape id="Straight Arrow Connector 30" o:spid="_x0000_s1042" type="#_x0000_t32" style="position:absolute;left:24688;top:55582;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" strokecolor="black [2880]">
                  <v:stroke endarrow="block" endcap="round"/>
                </v:shape>
                <v:shape id="Straight Arrow Connector 32" o:spid="_x0000_s1043" type="#_x0000_t32" style="position:absolute;left:24578;top:64311;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" strokecolor="black [2880]">
                  <v:stroke endarrow="block" endcap="round"/>
                </v:shape>
                <v:shape id="Straight Arrow Connector 34" o:spid="_x0000_s1044" type="#_x0000_t32" style="position:absolute;left:24765;top:77417;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" strokecolor="black [2880]">
                  <v:stroke endarrow="block" endcap="round"/>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8" o:spid="_x0000_s1045" type="#_x0000_t35" style="position:absolute;left:14325;top:5943;width:9754;height:3622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" adj="-32131,21575" strokecolor="black [2880]">
                  <v:stroke endarrow="block" endcap="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9" o:spid="_x0000_s1046" type="#_x0000_t34" style="position:absolute;left:38;top:42619;width:14325;height:3032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" adj="21600" strokecolor="black [2880]">
                  <v:stroke endarrow="block" endcap="round"/>
                </v:shape>
                <v:shape id="Connector: Elbow 40" o:spid="_x0000_s1047" type="#_x0000_t34" style="position:absolute;left:14363;top:48258;width:10440;height:246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" adj="-10485" strokecolor="black [2880]">
                  <v:stroke endarrow="block" endcap="round"/>
                </v:shape>
                <v:shapetype id="_x0000_t202" coordsize="21600,21600" o:spt="202" path="m,l,21600r21600,l21600,xe">
                  <v:stroke joinstyle="miter"/>
                  <v:path gradientshapeok="t" o:connecttype="rect"/>
                </v:shapetype>
                <v:shape id="Text Box 2" o:spid="_x0000_s1048" type="#_x0000_t202" style="position:absolute;left:26365;top:76707;width:4648;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F0D9757" w14:textId="01BB13BD" w:rsidR="00C96F2B" w:rsidRPr="00061BD9" w:rsidRDefault="00C96F2B">
                        <w:pPr>
                          <w:rPr>
                            <w:sz w:val="20"/>
                            <w:szCs w:val="20"/>
                          </w:rPr>
                        </w:pPr>
                        <w:r w:rsidRPr="00061BD9">
                          <w:rPr>
                            <w:sz w:val="20"/>
                            <w:szCs w:val="20"/>
                          </w:rPr>
                          <w:t>Sim</w:t>
                        </w:r>
                      </w:p>
                    </w:txbxContent>
                  </v:textbox>
                </v:shape>
                <v:shape id="Text Box 2" o:spid="_x0000_s1049" type="#_x0000_t202" style="position:absolute;left:10306;top:73425;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14:paraId="18D38D8E" w14:textId="5243219C" w:rsidR="00C96F2B" w:rsidRPr="00061BD9" w:rsidRDefault="00C96F2B" w:rsidP="00785755">
                        <w:pPr>
                          <w:rPr>
                            <w:sz w:val="20"/>
                            <w:szCs w:val="20"/>
                          </w:rPr>
                        </w:pPr>
                        <w:r w:rsidRPr="00061BD9">
                          <w:rPr>
                            <w:sz w:val="20"/>
                            <w:szCs w:val="20"/>
                          </w:rPr>
                          <w:t>Não</w:t>
                        </w:r>
                      </w:p>
                    </w:txbxContent>
                  </v:textbox>
                </v:shape>
                <v:shape id="Text Box 2" o:spid="_x0000_s1050" type="#_x0000_t202" style="position:absolute;left:10306;top:42619;width:464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86D6478" w14:textId="77777777" w:rsidR="00C96F2B" w:rsidRPr="00061BD9" w:rsidRDefault="00C96F2B" w:rsidP="00785755">
                        <w:pPr>
                          <w:rPr>
                            <w:sz w:val="20"/>
                            <w:szCs w:val="20"/>
                          </w:rPr>
                        </w:pPr>
                        <w:r w:rsidRPr="00061BD9">
                          <w:rPr>
                            <w:sz w:val="20"/>
                            <w:szCs w:val="20"/>
                          </w:rPr>
                          <w:t>Não</w:t>
                        </w:r>
                      </w:p>
                    </w:txbxContent>
                  </v:textbox>
                </v:shape>
                <v:shape id="Text Box 2" o:spid="_x0000_s1051" type="#_x0000_t202" style="position:absolute;left:25527;top:47004;width:4495;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w:txbxContent>
                      <w:p w14:paraId="0C68B892" w14:textId="77777777" w:rsidR="00C96F2B" w:rsidRPr="00061BD9" w:rsidRDefault="00C96F2B" w:rsidP="00785755">
                        <w:pPr>
                          <w:rPr>
                            <w:sz w:val="20"/>
                            <w:szCs w:val="20"/>
                          </w:rPr>
                        </w:pPr>
                        <w:r w:rsidRPr="00061BD9">
                          <w:rPr>
                            <w:sz w:val="20"/>
                            <w:szCs w:val="20"/>
                          </w:rPr>
                          <w:t>Sim</w:t>
                        </w:r>
                      </w:p>
                    </w:txbxContent>
                  </v:textbox>
                </v:shape>
              </v:group>
            </w:pict>
          </mc:Fallback>
        </mc:AlternateContent>
      </w:r>
      <w:r w:rsidR="00F423ED">
        <w:rPr>
          <w:lang w:val="pt-BR"/>
        </w:rPr>
        <w:t xml:space="preserve">A </w:t>
      </w:r>
      <w:r w:rsidR="00BD1BFF">
        <w:rPr>
          <w:lang w:val="pt-BR"/>
        </w:rPr>
        <w:fldChar w:fldCharType="begin"/>
      </w:r>
      <w:r w:rsidR="00BD1BFF">
        <w:rPr>
          <w:lang w:val="pt-BR"/>
        </w:rPr>
        <w:instrText xml:space="preserve"> REF _Ref21374186 \h </w:instrText>
      </w:r>
      <w:r w:rsidR="00BD1BFF">
        <w:rPr>
          <w:lang w:val="pt-BR"/>
        </w:rPr>
      </w:r>
      <w:r w:rsidR="00BD1BFF">
        <w:rPr>
          <w:lang w:val="pt-BR"/>
        </w:rPr>
        <w:fldChar w:fldCharType="separate"/>
      </w:r>
      <w:proofErr w:type="spellStart"/>
      <w:r w:rsidR="00BD1BFF">
        <w:t>Figura</w:t>
      </w:r>
      <w:proofErr w:type="spellEnd"/>
      <w:r w:rsidR="00BD1BFF">
        <w:t xml:space="preserve"> </w:t>
      </w:r>
      <w:r w:rsidR="00BD1BFF">
        <w:rPr>
          <w:noProof/>
        </w:rPr>
        <w:t>7</w:t>
      </w:r>
      <w:r w:rsidR="00BD1BFF">
        <w:rPr>
          <w:lang w:val="pt-BR"/>
        </w:rPr>
        <w:fldChar w:fldCharType="end"/>
      </w:r>
      <w:r w:rsidR="00F423ED">
        <w:rPr>
          <w:lang w:val="pt-BR"/>
        </w:rPr>
        <w:t xml:space="preserve"> mostra o fluxograma do processo de design descrito.</w:t>
      </w:r>
    </w:p>
    <w:p w14:paraId="7DCACF0C" w14:textId="3367884C" w:rsidR="00F423ED" w:rsidRDefault="00F423ED" w:rsidP="003951A7">
      <w:pPr>
        <w:pStyle w:val="ListParagraph"/>
        <w:rPr>
          <w:lang w:val="pt-BR"/>
        </w:rPr>
      </w:pPr>
    </w:p>
    <w:p w14:paraId="4F819834" w14:textId="770D44EE" w:rsidR="00F423ED" w:rsidRDefault="00F423ED" w:rsidP="003951A7">
      <w:pPr>
        <w:pStyle w:val="ListParagraph"/>
        <w:rPr>
          <w:lang w:val="pt-BR"/>
        </w:rPr>
      </w:pPr>
    </w:p>
    <w:p w14:paraId="0FD4A057" w14:textId="389FFA4A" w:rsidR="00F423ED" w:rsidRDefault="00F423ED" w:rsidP="003951A7">
      <w:pPr>
        <w:pStyle w:val="ListParagraph"/>
        <w:rPr>
          <w:lang w:val="pt-BR"/>
        </w:rPr>
      </w:pPr>
    </w:p>
    <w:p w14:paraId="4EF9D38D" w14:textId="5BA82D0E" w:rsidR="00F423ED" w:rsidRDefault="00F423ED" w:rsidP="003951A7">
      <w:pPr>
        <w:pStyle w:val="ListParagraph"/>
        <w:rPr>
          <w:lang w:val="pt-BR"/>
        </w:rPr>
      </w:pPr>
    </w:p>
    <w:p w14:paraId="63215250" w14:textId="680235E8" w:rsidR="00F423ED" w:rsidRDefault="00F423ED" w:rsidP="003951A7">
      <w:pPr>
        <w:pStyle w:val="ListParagraph"/>
        <w:rPr>
          <w:lang w:val="pt-BR"/>
        </w:rPr>
      </w:pPr>
    </w:p>
    <w:p w14:paraId="4330471C" w14:textId="624E93B7" w:rsidR="00F423ED" w:rsidRDefault="00F423ED" w:rsidP="003951A7">
      <w:pPr>
        <w:pStyle w:val="ListParagraph"/>
        <w:rPr>
          <w:lang w:val="pt-BR"/>
        </w:rPr>
      </w:pPr>
    </w:p>
    <w:p w14:paraId="5872E794" w14:textId="2418E9DE" w:rsidR="00F423ED" w:rsidRDefault="00F423ED" w:rsidP="003951A7">
      <w:pPr>
        <w:pStyle w:val="ListParagraph"/>
        <w:rPr>
          <w:lang w:val="pt-BR"/>
        </w:rPr>
      </w:pPr>
    </w:p>
    <w:p w14:paraId="49175C93" w14:textId="0711CDD4" w:rsidR="00F423ED" w:rsidRPr="00F423ED" w:rsidRDefault="00F423ED" w:rsidP="003951A7">
      <w:pPr>
        <w:pStyle w:val="ListParagraph"/>
        <w:rPr>
          <w:lang w:val="pt-BR"/>
        </w:rPr>
      </w:pPr>
    </w:p>
    <w:p w14:paraId="3A815A05" w14:textId="531A543F" w:rsidR="00417653" w:rsidRDefault="00FB62EF">
      <w:pPr>
        <w:spacing w:after="160" w:line="259" w:lineRule="auto"/>
        <w:jc w:val="left"/>
      </w:pPr>
      <w:r>
        <w:rPr>
          <w:noProof/>
        </w:rPr>
        <mc:AlternateContent>
          <mc:Choice Requires="wps">
            <w:drawing>
              <wp:anchor distT="0" distB="0" distL="114300" distR="114300" simplePos="0" relativeHeight="251708416" behindDoc="0" locked="0" layoutInCell="1" allowOverlap="1" wp14:anchorId="7C4A1349" wp14:editId="12BF462E">
                <wp:simplePos x="0" y="0"/>
                <wp:positionH relativeFrom="column">
                  <wp:posOffset>573405</wp:posOffset>
                </wp:positionH>
                <wp:positionV relativeFrom="paragraph">
                  <wp:posOffset>5512435</wp:posOffset>
                </wp:positionV>
                <wp:extent cx="447294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14:paraId="0B4A9FE6" w14:textId="64BF69F3" w:rsidR="00C96F2B" w:rsidRPr="0087579F" w:rsidRDefault="00C96F2B" w:rsidP="00A74B6F">
                            <w:pPr>
                              <w:pStyle w:val="Caption"/>
                              <w:rPr>
                                <w:noProof/>
                                <w:lang w:val="pt-BR"/>
                              </w:rPr>
                            </w:pPr>
                            <w:bookmarkStart w:id="119" w:name="_Ref21374186"/>
                            <w:bookmarkStart w:id="120" w:name="_Toc22768988"/>
                            <w:r>
                              <w:t xml:space="preserve">Figura </w:t>
                            </w:r>
                            <w:r>
                              <w:fldChar w:fldCharType="begin"/>
                            </w:r>
                            <w:r>
                              <w:instrText xml:space="preserve"> SEQ Figura \* ARABIC </w:instrText>
                            </w:r>
                            <w:r>
                              <w:fldChar w:fldCharType="separate"/>
                            </w:r>
                            <w:r>
                              <w:rPr>
                                <w:noProof/>
                              </w:rPr>
                              <w:t>7</w:t>
                            </w:r>
                            <w:r>
                              <w:fldChar w:fldCharType="end"/>
                            </w:r>
                            <w:bookmarkEnd w:id="119"/>
                            <w:r>
                              <w:t>: Fluxograma do Design em FPGA. Fonte: O Autor</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A1349" id="Text Box 45" o:spid="_x0000_s1052" type="#_x0000_t202" style="position:absolute;margin-left:45.15pt;margin-top:434.05pt;width:352.2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" stroked="f">
                <v:textbox style="mso-fit-shape-to-text:t" inset="0,0,0,0">
                  <w:txbxContent>
                    <w:p w14:paraId="0B4A9FE6" w14:textId="64BF69F3" w:rsidR="00C96F2B" w:rsidRPr="0087579F" w:rsidRDefault="00C96F2B" w:rsidP="00A74B6F">
                      <w:pPr>
                        <w:pStyle w:val="Caption"/>
                        <w:rPr>
                          <w:noProof/>
                          <w:lang w:val="pt-BR"/>
                        </w:rPr>
                      </w:pPr>
                      <w:bookmarkStart w:id="121" w:name="_Ref21374186"/>
                      <w:bookmarkStart w:id="122" w:name="_Toc22768988"/>
                      <w:r>
                        <w:t xml:space="preserve">Figura </w:t>
                      </w:r>
                      <w:r>
                        <w:fldChar w:fldCharType="begin"/>
                      </w:r>
                      <w:r>
                        <w:instrText xml:space="preserve"> SEQ Figura \* ARABIC </w:instrText>
                      </w:r>
                      <w:r>
                        <w:fldChar w:fldCharType="separate"/>
                      </w:r>
                      <w:r>
                        <w:rPr>
                          <w:noProof/>
                        </w:rPr>
                        <w:t>7</w:t>
                      </w:r>
                      <w:r>
                        <w:fldChar w:fldCharType="end"/>
                      </w:r>
                      <w:bookmarkEnd w:id="121"/>
                      <w:r>
                        <w:t>: Fluxograma do Design em FPGA. Fonte: O Autor</w:t>
                      </w:r>
                      <w:bookmarkEnd w:id="122"/>
                    </w:p>
                  </w:txbxContent>
                </v:textbox>
              </v:shape>
            </w:pict>
          </mc:Fallback>
        </mc:AlternateContent>
      </w:r>
      <w:r w:rsidR="00F423ED">
        <w:br w:type="page"/>
      </w:r>
    </w:p>
    <w:p w14:paraId="60138A66" w14:textId="0B506FB6" w:rsidR="00847F4C" w:rsidRDefault="00BD1BFF" w:rsidP="00847F4C">
      <w:pPr>
        <w:pStyle w:val="Heading2"/>
      </w:pPr>
      <w:bookmarkStart w:id="123" w:name="_Toc22768823"/>
      <w:r>
        <w:lastRenderedPageBreak/>
        <w:t>Aplicações</w:t>
      </w:r>
      <w:bookmarkEnd w:id="123"/>
    </w:p>
    <w:p w14:paraId="41316A34" w14:textId="3A12F05A" w:rsidR="000F5D92" w:rsidRDefault="0054756F" w:rsidP="00847F4C">
      <w:pPr>
        <w:rPr>
          <w:lang w:val="pt-BR"/>
        </w:rPr>
      </w:pPr>
      <w:r>
        <w:rPr>
          <w:lang w:val="pt-BR"/>
        </w:rPr>
        <w:t>Atualmente</w:t>
      </w:r>
      <w:r w:rsidR="00987324">
        <w:rPr>
          <w:lang w:val="pt-BR"/>
        </w:rPr>
        <w:t xml:space="preserve"> as áreas de aplicação para o uso de FPGAs são muito abrangentes, </w:t>
      </w:r>
      <w:r w:rsidR="000F5D92">
        <w:rPr>
          <w:lang w:val="pt-BR"/>
        </w:rPr>
        <w:t xml:space="preserve">pois </w:t>
      </w:r>
      <w:r w:rsidR="00987324">
        <w:rPr>
          <w:lang w:val="pt-BR"/>
        </w:rPr>
        <w:t>graças à sua capacidade de reconfiguração</w:t>
      </w:r>
      <w:r w:rsidR="00652DE6">
        <w:rPr>
          <w:lang w:val="pt-BR"/>
        </w:rPr>
        <w:t xml:space="preserve"> e outras vantagens como velocidade, robustez, confiabilidade</w:t>
      </w:r>
      <w:r w:rsidR="000F5D92">
        <w:rPr>
          <w:lang w:val="pt-BR"/>
        </w:rPr>
        <w:t xml:space="preserve">, eles podem ser empregados desde pequenos circuitos digitais, como a implementação de algumas unidades de portas </w:t>
      </w:r>
      <w:proofErr w:type="spellStart"/>
      <w:r w:rsidR="000F5D92">
        <w:rPr>
          <w:lang w:val="pt-BR"/>
        </w:rPr>
        <w:t>lógias</w:t>
      </w:r>
      <w:proofErr w:type="spellEnd"/>
      <w:r w:rsidR="004602EC">
        <w:rPr>
          <w:lang w:val="pt-BR"/>
        </w:rPr>
        <w:t xml:space="preserve">, </w:t>
      </w:r>
      <w:r w:rsidR="000F5D92">
        <w:rPr>
          <w:lang w:val="pt-BR"/>
        </w:rPr>
        <w:t xml:space="preserve">até </w:t>
      </w:r>
      <w:r w:rsidR="004602EC">
        <w:rPr>
          <w:lang w:val="pt-BR"/>
        </w:rPr>
        <w:t xml:space="preserve">a implementação de </w:t>
      </w:r>
      <w:r w:rsidR="000F5D92">
        <w:rPr>
          <w:lang w:val="pt-BR"/>
        </w:rPr>
        <w:t xml:space="preserve">sistemas extremamente complexos, extrapolando o uso em territórios do planeta Terra, como é o caso do uso de FPGAs </w:t>
      </w:r>
      <w:r w:rsidR="00E64AF6">
        <w:rPr>
          <w:lang w:val="pt-BR"/>
        </w:rPr>
        <w:t xml:space="preserve">no Programa de Exploração da NASA </w:t>
      </w:r>
      <w:r w:rsidR="009E70D7">
        <w:rPr>
          <w:lang w:val="pt-BR"/>
        </w:rPr>
        <w:t>em Marte</w:t>
      </w:r>
      <w:r w:rsidR="00E64AF6">
        <w:rPr>
          <w:lang w:val="pt-BR"/>
        </w:rPr>
        <w:t xml:space="preserve"> [12].</w:t>
      </w:r>
    </w:p>
    <w:p w14:paraId="039B833E" w14:textId="147C8820" w:rsidR="00E64AF6" w:rsidRDefault="00DE0347" w:rsidP="00847F4C">
      <w:pPr>
        <w:rPr>
          <w:lang w:val="pt-BR"/>
        </w:rPr>
      </w:pPr>
      <w:r>
        <w:rPr>
          <w:lang w:val="pt-BR"/>
        </w:rPr>
        <w:t xml:space="preserve">Os </w:t>
      </w:r>
      <w:r w:rsidR="00431121">
        <w:rPr>
          <w:lang w:val="pt-BR"/>
        </w:rPr>
        <w:t xml:space="preserve">FPGAs modernos combinam portas lógicas com processadores em único chip, conhecido como </w:t>
      </w:r>
      <w:r w:rsidR="00431121" w:rsidRPr="00431121">
        <w:rPr>
          <w:i/>
          <w:iCs/>
          <w:lang w:val="pt-BR"/>
        </w:rPr>
        <w:t xml:space="preserve">System </w:t>
      </w:r>
      <w:proofErr w:type="spellStart"/>
      <w:r w:rsidR="00431121" w:rsidRPr="00431121">
        <w:rPr>
          <w:i/>
          <w:iCs/>
          <w:lang w:val="pt-BR"/>
        </w:rPr>
        <w:t>on</w:t>
      </w:r>
      <w:proofErr w:type="spellEnd"/>
      <w:r w:rsidR="00431121" w:rsidRPr="00431121">
        <w:rPr>
          <w:i/>
          <w:iCs/>
          <w:lang w:val="pt-BR"/>
        </w:rPr>
        <w:t xml:space="preserve"> Chip</w:t>
      </w:r>
      <w:r w:rsidR="00431121">
        <w:rPr>
          <w:lang w:val="pt-BR"/>
        </w:rPr>
        <w:t xml:space="preserve"> (</w:t>
      </w:r>
      <w:proofErr w:type="spellStart"/>
      <w:r w:rsidR="00431121">
        <w:rPr>
          <w:lang w:val="pt-BR"/>
        </w:rPr>
        <w:t>SoC</w:t>
      </w:r>
      <w:proofErr w:type="spellEnd"/>
      <w:r w:rsidR="00431121">
        <w:rPr>
          <w:lang w:val="pt-BR"/>
        </w:rPr>
        <w:t>) para o aumento da capacidade de computadores [13].</w:t>
      </w:r>
      <w:r>
        <w:rPr>
          <w:lang w:val="pt-BR"/>
        </w:rPr>
        <w:t xml:space="preserve"> Como é uma </w:t>
      </w:r>
      <w:proofErr w:type="spellStart"/>
      <w:r>
        <w:rPr>
          <w:lang w:val="pt-BR"/>
        </w:rPr>
        <w:t>tecnlogia</w:t>
      </w:r>
      <w:proofErr w:type="spellEnd"/>
      <w:r>
        <w:rPr>
          <w:lang w:val="pt-BR"/>
        </w:rPr>
        <w:t xml:space="preserve"> de estado-da-arte novas implementações são desenvolvidas a cada ano, e seria muito extenso citar todas elas, embora podemos listar algumas áreas de destaque:</w:t>
      </w:r>
    </w:p>
    <w:p w14:paraId="087EDE7D" w14:textId="35951A22" w:rsidR="00DE0347" w:rsidRDefault="00DE0347" w:rsidP="00DE0347">
      <w:pPr>
        <w:pStyle w:val="ListParagraph"/>
        <w:numPr>
          <w:ilvl w:val="0"/>
          <w:numId w:val="20"/>
        </w:numPr>
        <w:rPr>
          <w:lang w:val="pt-BR"/>
        </w:rPr>
      </w:pPr>
      <w:r>
        <w:rPr>
          <w:lang w:val="pt-BR"/>
        </w:rPr>
        <w:t>Automotiva</w:t>
      </w:r>
      <w:r w:rsidR="009926A8">
        <w:rPr>
          <w:lang w:val="pt-BR"/>
        </w:rPr>
        <w:t>:</w:t>
      </w:r>
    </w:p>
    <w:p w14:paraId="768A4B92" w14:textId="394C424F" w:rsidR="001426FE" w:rsidRDefault="001426FE" w:rsidP="00DE0347">
      <w:pPr>
        <w:pStyle w:val="ListParagraph"/>
        <w:numPr>
          <w:ilvl w:val="0"/>
          <w:numId w:val="20"/>
        </w:numPr>
        <w:rPr>
          <w:lang w:val="pt-BR"/>
        </w:rPr>
      </w:pPr>
      <w:r>
        <w:rPr>
          <w:lang w:val="pt-BR"/>
        </w:rPr>
        <w:t>Broadcasting:</w:t>
      </w:r>
    </w:p>
    <w:p w14:paraId="3D98975B" w14:textId="4AE759B3" w:rsidR="001426FE" w:rsidRDefault="00A21431" w:rsidP="00DE0347">
      <w:pPr>
        <w:pStyle w:val="ListParagraph"/>
        <w:numPr>
          <w:ilvl w:val="0"/>
          <w:numId w:val="20"/>
        </w:numPr>
        <w:rPr>
          <w:lang w:val="pt-BR"/>
        </w:rPr>
      </w:pPr>
      <w:r>
        <w:rPr>
          <w:lang w:val="pt-BR"/>
        </w:rPr>
        <w:t>Consumo</w:t>
      </w:r>
      <w:r w:rsidR="009926A8">
        <w:rPr>
          <w:lang w:val="pt-BR"/>
        </w:rPr>
        <w:t>:</w:t>
      </w:r>
    </w:p>
    <w:p w14:paraId="48100BB3" w14:textId="6B3E2A3D" w:rsidR="00A21431" w:rsidRDefault="00A21431" w:rsidP="00DE0347">
      <w:pPr>
        <w:pStyle w:val="ListParagraph"/>
        <w:numPr>
          <w:ilvl w:val="0"/>
          <w:numId w:val="20"/>
        </w:numPr>
        <w:rPr>
          <w:lang w:val="pt-BR"/>
        </w:rPr>
      </w:pPr>
      <w:r>
        <w:rPr>
          <w:lang w:val="pt-BR"/>
        </w:rPr>
        <w:t>Militar</w:t>
      </w:r>
      <w:r w:rsidR="009926A8">
        <w:rPr>
          <w:lang w:val="pt-BR"/>
        </w:rPr>
        <w:t>:</w:t>
      </w:r>
    </w:p>
    <w:p w14:paraId="4B7C1984" w14:textId="28690577" w:rsidR="00A21431" w:rsidRDefault="00A21431" w:rsidP="00DE0347">
      <w:pPr>
        <w:pStyle w:val="ListParagraph"/>
        <w:numPr>
          <w:ilvl w:val="0"/>
          <w:numId w:val="20"/>
        </w:numPr>
        <w:rPr>
          <w:lang w:val="pt-BR"/>
        </w:rPr>
      </w:pPr>
      <w:r>
        <w:rPr>
          <w:lang w:val="pt-BR"/>
        </w:rPr>
        <w:t>Industrial</w:t>
      </w:r>
      <w:r w:rsidR="009926A8">
        <w:rPr>
          <w:lang w:val="pt-BR"/>
        </w:rPr>
        <w:t>:</w:t>
      </w:r>
    </w:p>
    <w:p w14:paraId="6CAEDCDB" w14:textId="60036D1C" w:rsidR="000D14C7" w:rsidRDefault="000D14C7" w:rsidP="00DE0347">
      <w:pPr>
        <w:pStyle w:val="ListParagraph"/>
        <w:numPr>
          <w:ilvl w:val="0"/>
          <w:numId w:val="20"/>
        </w:numPr>
        <w:rPr>
          <w:lang w:val="pt-BR"/>
        </w:rPr>
      </w:pPr>
      <w:r>
        <w:rPr>
          <w:lang w:val="pt-BR"/>
        </w:rPr>
        <w:t>Telecomunicações</w:t>
      </w:r>
      <w:r w:rsidR="009926A8">
        <w:rPr>
          <w:lang w:val="pt-BR"/>
        </w:rPr>
        <w:t>:</w:t>
      </w:r>
    </w:p>
    <w:p w14:paraId="3B9D075A" w14:textId="7E7DC4ED" w:rsidR="000D14C7" w:rsidRDefault="000D14C7" w:rsidP="00DE0347">
      <w:pPr>
        <w:pStyle w:val="ListParagraph"/>
        <w:numPr>
          <w:ilvl w:val="0"/>
          <w:numId w:val="20"/>
        </w:numPr>
        <w:rPr>
          <w:lang w:val="pt-BR"/>
        </w:rPr>
      </w:pPr>
      <w:r>
        <w:rPr>
          <w:lang w:val="pt-BR"/>
        </w:rPr>
        <w:t>Redes de Comunicação</w:t>
      </w:r>
      <w:r w:rsidR="009926A8">
        <w:rPr>
          <w:lang w:val="pt-BR"/>
        </w:rPr>
        <w:t>:</w:t>
      </w:r>
    </w:p>
    <w:p w14:paraId="101BD6C2" w14:textId="28CC4B04" w:rsidR="000D14C7" w:rsidRDefault="000D14C7" w:rsidP="00DE0347">
      <w:pPr>
        <w:pStyle w:val="ListParagraph"/>
        <w:numPr>
          <w:ilvl w:val="0"/>
          <w:numId w:val="20"/>
        </w:numPr>
        <w:rPr>
          <w:lang w:val="pt-BR"/>
        </w:rPr>
      </w:pPr>
      <w:r>
        <w:rPr>
          <w:lang w:val="pt-BR"/>
        </w:rPr>
        <w:t>Computadores</w:t>
      </w:r>
      <w:r w:rsidR="00A32F89">
        <w:rPr>
          <w:lang w:val="pt-BR"/>
        </w:rPr>
        <w:t xml:space="preserve">: </w:t>
      </w:r>
    </w:p>
    <w:p w14:paraId="16B788A8" w14:textId="4066AA0D" w:rsidR="009926A8" w:rsidRPr="00DE0347" w:rsidRDefault="009926A8" w:rsidP="00DE0347">
      <w:pPr>
        <w:pStyle w:val="ListParagraph"/>
        <w:numPr>
          <w:ilvl w:val="0"/>
          <w:numId w:val="20"/>
        </w:numPr>
        <w:rPr>
          <w:lang w:val="pt-BR"/>
        </w:rPr>
      </w:pPr>
      <w:r>
        <w:rPr>
          <w:lang w:val="pt-BR"/>
        </w:rPr>
        <w:t>Transportes:</w:t>
      </w:r>
      <w:r w:rsidR="00A32F89">
        <w:rPr>
          <w:lang w:val="pt-BR"/>
        </w:rPr>
        <w:t xml:space="preserve"> </w:t>
      </w:r>
    </w:p>
    <w:p w14:paraId="7FBA4038" w14:textId="77777777" w:rsidR="004C4BD6" w:rsidRDefault="004C4BD6">
      <w:pPr>
        <w:spacing w:before="0" w:after="160" w:line="259" w:lineRule="auto"/>
        <w:jc w:val="left"/>
        <w:rPr>
          <w:ins w:id="124" w:author="Pedro Oliveira" w:date="2019-10-23T21:58:00Z"/>
          <w:rFonts w:eastAsiaTheme="majorEastAsia" w:cstheme="majorBidi"/>
          <w:b/>
          <w:bCs/>
          <w:color w:val="000000" w:themeColor="text1"/>
          <w:szCs w:val="32"/>
          <w:lang w:val="pt-BR"/>
        </w:rPr>
      </w:pPr>
      <w:ins w:id="125" w:author="Pedro Oliveira" w:date="2019-10-23T21:58:00Z">
        <w:r>
          <w:br w:type="page"/>
        </w:r>
      </w:ins>
    </w:p>
    <w:p w14:paraId="56B082DB" w14:textId="37EE2869" w:rsidR="00431121" w:rsidRPr="00847F4C" w:rsidDel="00F35C93" w:rsidRDefault="00431121" w:rsidP="00847F4C">
      <w:pPr>
        <w:rPr>
          <w:del w:id="126" w:author="Pedro Oliveira" w:date="2019-10-23T23:54:00Z"/>
          <w:lang w:val="pt-BR"/>
        </w:rPr>
      </w:pPr>
      <w:bookmarkStart w:id="127" w:name="_Toc22768824"/>
      <w:bookmarkEnd w:id="127"/>
    </w:p>
    <w:p w14:paraId="7E53669C" w14:textId="46911ED8" w:rsidR="004568A4" w:rsidDel="00F35C93" w:rsidRDefault="004568A4" w:rsidP="004568A4">
      <w:pPr>
        <w:rPr>
          <w:del w:id="128" w:author="Pedro Oliveira" w:date="2019-10-23T23:54:00Z"/>
          <w:lang w:val="pt-BR"/>
        </w:rPr>
      </w:pPr>
      <w:bookmarkStart w:id="129" w:name="_Toc22768825"/>
      <w:bookmarkEnd w:id="129"/>
    </w:p>
    <w:p w14:paraId="2ACFC590" w14:textId="062D48B7" w:rsidR="00620E86" w:rsidDel="00F35C93" w:rsidRDefault="00620E86">
      <w:pPr>
        <w:spacing w:after="160" w:line="259" w:lineRule="auto"/>
        <w:jc w:val="left"/>
        <w:rPr>
          <w:del w:id="130" w:author="Pedro Oliveira" w:date="2019-10-23T23:54:00Z"/>
          <w:rFonts w:eastAsiaTheme="majorEastAsia" w:cstheme="majorBidi"/>
          <w:b/>
          <w:bCs/>
          <w:color w:val="000000" w:themeColor="text1"/>
          <w:sz w:val="28"/>
          <w:szCs w:val="28"/>
          <w:lang w:val="pt-BR"/>
        </w:rPr>
      </w:pPr>
      <w:del w:id="131" w:author="Pedro Oliveira" w:date="2019-10-23T23:54:00Z">
        <w:r w:rsidDel="00F35C93">
          <w:br w:type="page"/>
        </w:r>
      </w:del>
    </w:p>
    <w:p w14:paraId="3B96404B" w14:textId="6BF4D657" w:rsidR="004568A4" w:rsidRDefault="00B036B7" w:rsidP="001C38B3">
      <w:pPr>
        <w:pStyle w:val="Heading1"/>
        <w:pPrChange w:id="132" w:author="Pedro Oliveira" w:date="2019-10-23T23:55:00Z">
          <w:pPr>
            <w:pStyle w:val="Heading1"/>
          </w:pPr>
        </w:pPrChange>
      </w:pPr>
      <w:bookmarkStart w:id="133" w:name="_Toc22768826"/>
      <w:r>
        <w:t>PLATAFORMA DE DESENVOLVIMENTO</w:t>
      </w:r>
      <w:bookmarkEnd w:id="133"/>
    </w:p>
    <w:p w14:paraId="5303AD62" w14:textId="13FFFB21" w:rsidR="004B3E37" w:rsidRDefault="006D67F9" w:rsidP="004B3E37">
      <w:pPr>
        <w:rPr>
          <w:lang w:val="pt-BR"/>
        </w:rPr>
      </w:pPr>
      <w:r>
        <w:rPr>
          <w:lang w:val="pt-BR"/>
        </w:rPr>
        <w:t xml:space="preserve">Tendo apresentado os fundamentos teóricos relativos </w:t>
      </w:r>
      <w:r w:rsidR="00602B9B">
        <w:rPr>
          <w:lang w:val="pt-BR"/>
        </w:rPr>
        <w:t>à tecnologia utilizada ne</w:t>
      </w:r>
      <w:r>
        <w:rPr>
          <w:lang w:val="pt-BR"/>
        </w:rPr>
        <w:t xml:space="preserve">ste trabalho, </w:t>
      </w:r>
      <w:r w:rsidR="00D54951">
        <w:rPr>
          <w:lang w:val="pt-BR"/>
        </w:rPr>
        <w:t>este capítulo aborda</w:t>
      </w:r>
      <w:r w:rsidR="00602B9B">
        <w:rPr>
          <w:lang w:val="pt-BR"/>
        </w:rPr>
        <w:t xml:space="preserve"> a plataforma </w:t>
      </w:r>
      <w:r w:rsidR="00FD67FA">
        <w:rPr>
          <w:lang w:val="pt-BR"/>
        </w:rPr>
        <w:t xml:space="preserve">e metodologia </w:t>
      </w:r>
      <w:r w:rsidR="00602B9B">
        <w:rPr>
          <w:lang w:val="pt-BR"/>
        </w:rPr>
        <w:t xml:space="preserve">utilizada para </w:t>
      </w:r>
      <w:r w:rsidR="00D54951">
        <w:rPr>
          <w:lang w:val="pt-BR"/>
        </w:rPr>
        <w:t>a</w:t>
      </w:r>
      <w:r w:rsidR="00602B9B">
        <w:rPr>
          <w:lang w:val="pt-BR"/>
        </w:rPr>
        <w:t xml:space="preserve"> implementação prática </w:t>
      </w:r>
      <w:r w:rsidR="00B62953">
        <w:rPr>
          <w:lang w:val="pt-BR"/>
        </w:rPr>
        <w:t>dele</w:t>
      </w:r>
      <w:r w:rsidR="00602B9B">
        <w:rPr>
          <w:lang w:val="pt-BR"/>
        </w:rPr>
        <w:t>.</w:t>
      </w:r>
    </w:p>
    <w:p w14:paraId="7B0454A0" w14:textId="5858FB71" w:rsidR="004A097A" w:rsidRDefault="00D54951" w:rsidP="004B3E37">
      <w:pPr>
        <w:rPr>
          <w:lang w:val="pt-BR"/>
        </w:rPr>
      </w:pPr>
      <w:r>
        <w:rPr>
          <w:lang w:val="pt-BR"/>
        </w:rPr>
        <w:t xml:space="preserve">À fim de obter uma alternativa economicamente viável de hardware e software para medição de pulsos de emissão espontânea de luz </w:t>
      </w:r>
      <w:r w:rsidR="00FD67FA">
        <w:rPr>
          <w:lang w:val="pt-BR"/>
        </w:rPr>
        <w:t>ultra fraca</w:t>
      </w:r>
      <w:r>
        <w:rPr>
          <w:lang w:val="pt-BR"/>
        </w:rPr>
        <w:t xml:space="preserve"> em testes realizados no LaFA</w:t>
      </w:r>
      <w:r w:rsidR="00FD67FA">
        <w:rPr>
          <w:lang w:val="pt-BR"/>
        </w:rPr>
        <w:t xml:space="preserve"> </w:t>
      </w:r>
      <w:r>
        <w:rPr>
          <w:lang w:val="pt-BR"/>
        </w:rPr>
        <w:t>(Laboratório de Fotônica Aplicada, Faculdade de Tecnologia)</w:t>
      </w:r>
      <w:r w:rsidR="00E914E6">
        <w:rPr>
          <w:lang w:val="pt-BR"/>
        </w:rPr>
        <w:t xml:space="preserve">, foi implementada a unidade de contagem foi batizada de “Multichannel Counting Unit” (MCU, Unidade de Contagem Multicanal, em português). A MCU toma como entrada 8 </w:t>
      </w:r>
      <w:r w:rsidR="006C7BB0">
        <w:rPr>
          <w:lang w:val="pt-BR"/>
        </w:rPr>
        <w:t xml:space="preserve">PMTs, fotodetectores que convertem a incidência de fótons </w:t>
      </w:r>
      <w:r w:rsidR="00381AAD">
        <w:rPr>
          <w:lang w:val="pt-BR"/>
        </w:rPr>
        <w:t xml:space="preserve">na sua área útil </w:t>
      </w:r>
      <w:r w:rsidR="006C7BB0">
        <w:rPr>
          <w:lang w:val="pt-BR"/>
        </w:rPr>
        <w:t xml:space="preserve">em pulsos elétricos no padrão TTL (Transistor-Transistor </w:t>
      </w:r>
      <w:proofErr w:type="spellStart"/>
      <w:r w:rsidR="006C7BB0">
        <w:rPr>
          <w:lang w:val="pt-BR"/>
        </w:rPr>
        <w:t>Logic</w:t>
      </w:r>
      <w:proofErr w:type="spellEnd"/>
      <w:r w:rsidR="006C7BB0">
        <w:rPr>
          <w:lang w:val="pt-BR"/>
        </w:rPr>
        <w:t>)</w:t>
      </w:r>
      <w:r w:rsidR="00381AAD">
        <w:rPr>
          <w:lang w:val="pt-BR"/>
        </w:rPr>
        <w:t xml:space="preserve"> ao longo do tempo, que são contados através de 8 contadores independentes com resolução de 32 bits cada. Os dados são enviados da MCU para um computador hospedeiro via </w:t>
      </w:r>
      <w:r w:rsidR="00DC25D8">
        <w:rPr>
          <w:lang w:val="pt-BR"/>
        </w:rPr>
        <w:t xml:space="preserve">interface serial por meio de um adaptador RS232-USB. Por fim, um script em </w:t>
      </w:r>
      <w:proofErr w:type="spellStart"/>
      <w:r w:rsidR="00DC25D8">
        <w:rPr>
          <w:lang w:val="pt-BR"/>
        </w:rPr>
        <w:t>Matlab</w:t>
      </w:r>
      <w:proofErr w:type="spellEnd"/>
      <w:r w:rsidR="00DC25D8">
        <w:rPr>
          <w:lang w:val="pt-BR"/>
        </w:rPr>
        <w:t xml:space="preserve"> é responsável por ler, armazenar e mostrar por meio de interface gráfica os valores de contagem enviados ao PC. </w:t>
      </w:r>
    </w:p>
    <w:p w14:paraId="5CB02F07" w14:textId="77777777" w:rsidR="004A097A" w:rsidRDefault="004A097A">
      <w:pPr>
        <w:spacing w:after="160" w:line="259" w:lineRule="auto"/>
        <w:jc w:val="left"/>
        <w:rPr>
          <w:lang w:val="pt-BR"/>
        </w:rPr>
      </w:pPr>
    </w:p>
    <w:p w14:paraId="68B31077" w14:textId="5B8E1C90" w:rsidR="004A097A" w:rsidRDefault="004A097A">
      <w:pPr>
        <w:spacing w:after="160" w:line="259" w:lineRule="auto"/>
        <w:jc w:val="left"/>
        <w:rPr>
          <w:lang w:val="pt-BR"/>
        </w:rPr>
      </w:pPr>
      <w:r>
        <w:rPr>
          <w:lang w:val="pt-BR"/>
        </w:rPr>
        <w:t>Imagem diagrama esquemático do sistema.</w:t>
      </w:r>
      <w:r>
        <w:rPr>
          <w:lang w:val="pt-BR"/>
        </w:rPr>
        <w:br w:type="page"/>
      </w:r>
    </w:p>
    <w:p w14:paraId="7A7F0C33" w14:textId="1E16A1DA" w:rsidR="00294351" w:rsidRDefault="00294351" w:rsidP="00294351">
      <w:pPr>
        <w:pStyle w:val="Heading2"/>
      </w:pPr>
      <w:bookmarkStart w:id="134" w:name="_Toc22768827"/>
      <w:r>
        <w:lastRenderedPageBreak/>
        <w:t>Placa de Prototipagem Altera DE2-115</w:t>
      </w:r>
      <w:bookmarkEnd w:id="134"/>
    </w:p>
    <w:p w14:paraId="654BF3F2" w14:textId="279233A6" w:rsidR="00DA5ECA" w:rsidRDefault="00D73805" w:rsidP="00DA5ECA">
      <w:pPr>
        <w:rPr>
          <w:lang w:val="pt-BR"/>
        </w:rPr>
      </w:pPr>
      <w:r>
        <w:rPr>
          <w:lang w:val="pt-BR"/>
        </w:rPr>
        <w:t xml:space="preserve">A placa de prototipagem </w:t>
      </w:r>
      <w:r w:rsidR="00505492">
        <w:rPr>
          <w:lang w:val="pt-BR"/>
        </w:rPr>
        <w:t>Altera DE2</w:t>
      </w:r>
      <w:r w:rsidR="00720F1C">
        <w:rPr>
          <w:lang w:val="pt-BR"/>
        </w:rPr>
        <w:t>-115</w:t>
      </w:r>
      <w:r w:rsidR="00505492">
        <w:rPr>
          <w:lang w:val="pt-BR"/>
        </w:rPr>
        <w:t xml:space="preserve"> contém uma ampla variedade de recursos que permitem que ela seja utilizada tanto para fins educacionais como para prototipagem de projetos, antes de que o design seja implementado em uma placa de hardware próprio. </w:t>
      </w:r>
      <w:r w:rsidR="00720F1C">
        <w:rPr>
          <w:lang w:val="pt-BR"/>
        </w:rPr>
        <w:t>Esta placa conta principalmente com um dispositivo FPGA Cyclone IV E da Altera, que pode ser utilizado para controle de diversos periféricos</w:t>
      </w:r>
      <w:r w:rsidR="00CA10C7">
        <w:rPr>
          <w:lang w:val="pt-BR"/>
        </w:rPr>
        <w:t xml:space="preserve"> e</w:t>
      </w:r>
      <w:r w:rsidR="00720F1C">
        <w:rPr>
          <w:lang w:val="pt-BR"/>
        </w:rPr>
        <w:t xml:space="preserve"> </w:t>
      </w:r>
      <w:r w:rsidR="007F4CD1">
        <w:rPr>
          <w:lang w:val="pt-BR"/>
        </w:rPr>
        <w:t>interfaces de comunicação</w:t>
      </w:r>
      <w:r w:rsidR="00CA10C7">
        <w:rPr>
          <w:lang w:val="pt-BR"/>
        </w:rPr>
        <w:t>, respondendo às necessidades de versatilidade</w:t>
      </w:r>
      <w:r w:rsidR="00756229">
        <w:rPr>
          <w:lang w:val="pt-BR"/>
        </w:rPr>
        <w:t>, baixo custo, baixo consumo de energia</w:t>
      </w:r>
      <w:r w:rsidR="00CA10C7">
        <w:rPr>
          <w:lang w:val="pt-BR"/>
        </w:rPr>
        <w:t xml:space="preserve"> e atendendo a demanda de vídeo, voz, dados</w:t>
      </w:r>
      <w:r w:rsidR="00756229">
        <w:rPr>
          <w:lang w:val="pt-BR"/>
        </w:rPr>
        <w:t>, memória e recursos de PDS (Processamento Digital de Sinais)</w:t>
      </w:r>
      <w:r w:rsidR="00B430AE">
        <w:rPr>
          <w:lang w:val="pt-BR"/>
        </w:rPr>
        <w:t xml:space="preserve"> [13].</w:t>
      </w:r>
    </w:p>
    <w:p w14:paraId="4BA4E80D" w14:textId="77777777" w:rsidR="002243F9" w:rsidRDefault="00D73805" w:rsidP="00BE687F">
      <w:pPr>
        <w:keepNext/>
        <w:jc w:val="center"/>
      </w:pPr>
      <w:r>
        <w:rPr>
          <w:noProof/>
        </w:rPr>
        <w:drawing>
          <wp:inline distT="0" distB="0" distL="0" distR="0" wp14:anchorId="5BF1185B" wp14:editId="10D145B8">
            <wp:extent cx="5359400" cy="361114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706" cy="3620105"/>
                    </a:xfrm>
                    <a:prstGeom prst="rect">
                      <a:avLst/>
                    </a:prstGeom>
                    <a:noFill/>
                    <a:ln>
                      <a:noFill/>
                    </a:ln>
                  </pic:spPr>
                </pic:pic>
              </a:graphicData>
            </a:graphic>
          </wp:inline>
        </w:drawing>
      </w:r>
    </w:p>
    <w:p w14:paraId="3204077F" w14:textId="7D9AF475" w:rsidR="00DA5ECA" w:rsidRDefault="00B430AE" w:rsidP="00A74B6F">
      <w:pPr>
        <w:pStyle w:val="Caption"/>
        <w:rPr>
          <w:lang w:val="pt-BR"/>
        </w:rPr>
      </w:pPr>
      <w:bookmarkStart w:id="135" w:name="_Toc22768989"/>
      <w:proofErr w:type="spellStart"/>
      <w:r>
        <w:t>Figura</w:t>
      </w:r>
      <w:proofErr w:type="spellEnd"/>
      <w:r>
        <w:t xml:space="preserve"> </w:t>
      </w:r>
      <w:r>
        <w:fldChar w:fldCharType="begin"/>
      </w:r>
      <w:r>
        <w:instrText xml:space="preserve"> SEQ Figura \* ARABIC </w:instrText>
      </w:r>
      <w:r>
        <w:fldChar w:fldCharType="separate"/>
      </w:r>
      <w:ins w:id="136" w:author="Pedro Oliveira" w:date="2019-10-23T22:41:00Z">
        <w:r w:rsidR="00E80531">
          <w:rPr>
            <w:noProof/>
          </w:rPr>
          <w:t>9</w:t>
        </w:r>
      </w:ins>
      <w:del w:id="137" w:author="Pedro Oliveira" w:date="2019-10-23T22:41:00Z">
        <w:r w:rsidR="00AC22CF" w:rsidDel="00E80531">
          <w:rPr>
            <w:noProof/>
          </w:rPr>
          <w:delText>8</w:delText>
        </w:r>
      </w:del>
      <w:r>
        <w:fldChar w:fldCharType="end"/>
      </w:r>
      <w:r>
        <w:t xml:space="preserve">: Layout superior da </w:t>
      </w:r>
      <w:proofErr w:type="spellStart"/>
      <w:r>
        <w:t>placa</w:t>
      </w:r>
      <w:proofErr w:type="spellEnd"/>
      <w:r>
        <w:t xml:space="preserve"> Altera DE2-115. Fonte: [14]</w:t>
      </w:r>
      <w:bookmarkEnd w:id="135"/>
    </w:p>
    <w:p w14:paraId="3E1430DF" w14:textId="70A171BE" w:rsidR="002243F9" w:rsidRDefault="007573F1" w:rsidP="00DA5ECA">
      <w:pPr>
        <w:rPr>
          <w:lang w:val="pt-BR"/>
        </w:rPr>
      </w:pPr>
      <w:r>
        <w:rPr>
          <w:lang w:val="pt-BR"/>
        </w:rPr>
        <w:t xml:space="preserve">Entre os recursos presentes </w:t>
      </w:r>
      <w:r w:rsidR="00DB0E46">
        <w:rPr>
          <w:lang w:val="pt-BR"/>
        </w:rPr>
        <w:t xml:space="preserve">na Altera DE2-115, </w:t>
      </w:r>
      <w:r>
        <w:rPr>
          <w:lang w:val="pt-BR"/>
        </w:rPr>
        <w:t>podemos listar</w:t>
      </w:r>
      <w:r w:rsidR="00DB0E46">
        <w:rPr>
          <w:lang w:val="pt-BR"/>
        </w:rPr>
        <w:t>:</w:t>
      </w:r>
    </w:p>
    <w:p w14:paraId="7C958B18" w14:textId="67FCEBDF" w:rsidR="00DB0E46" w:rsidRDefault="00DB0E46" w:rsidP="00DB0E46">
      <w:pPr>
        <w:pStyle w:val="ListParagraph"/>
        <w:numPr>
          <w:ilvl w:val="0"/>
          <w:numId w:val="20"/>
        </w:numPr>
        <w:rPr>
          <w:lang w:val="pt-BR"/>
        </w:rPr>
      </w:pPr>
      <w:r>
        <w:rPr>
          <w:lang w:val="pt-BR"/>
        </w:rPr>
        <w:t>FPGA Cyclone IV EP4CE115</w:t>
      </w:r>
    </w:p>
    <w:p w14:paraId="6CF1B17C" w14:textId="079604EC" w:rsidR="00DB0E46" w:rsidRDefault="000230B0" w:rsidP="00DB0E46">
      <w:pPr>
        <w:pStyle w:val="ListParagraph"/>
        <w:numPr>
          <w:ilvl w:val="0"/>
          <w:numId w:val="20"/>
        </w:numPr>
        <w:rPr>
          <w:lang w:val="pt-BR"/>
        </w:rPr>
      </w:pPr>
      <w:r>
        <w:rPr>
          <w:lang w:val="pt-BR"/>
        </w:rPr>
        <w:t>Dispositivos de Memória</w:t>
      </w:r>
    </w:p>
    <w:p w14:paraId="21477D92" w14:textId="7C82DC0C" w:rsidR="000230B0" w:rsidRDefault="000230B0" w:rsidP="000230B0">
      <w:pPr>
        <w:pStyle w:val="ListParagraph"/>
        <w:numPr>
          <w:ilvl w:val="1"/>
          <w:numId w:val="20"/>
        </w:numPr>
        <w:rPr>
          <w:lang w:val="pt-BR"/>
        </w:rPr>
      </w:pPr>
      <w:r>
        <w:rPr>
          <w:lang w:val="pt-BR"/>
        </w:rPr>
        <w:t>SDRAM 128 MB (32 M x 32 bits)</w:t>
      </w:r>
    </w:p>
    <w:p w14:paraId="4E3926B8" w14:textId="43FCF3CA" w:rsidR="000230B0" w:rsidRDefault="000230B0" w:rsidP="000230B0">
      <w:pPr>
        <w:pStyle w:val="ListParagraph"/>
        <w:numPr>
          <w:ilvl w:val="1"/>
          <w:numId w:val="20"/>
        </w:numPr>
        <w:rPr>
          <w:lang w:val="pt-BR"/>
        </w:rPr>
      </w:pPr>
      <w:r>
        <w:rPr>
          <w:lang w:val="pt-BR"/>
        </w:rPr>
        <w:t>SRAM 2 MB (1 M x</w:t>
      </w:r>
      <w:r w:rsidR="0050476B">
        <w:rPr>
          <w:lang w:val="pt-BR"/>
        </w:rPr>
        <w:t xml:space="preserve"> 16 bits)</w:t>
      </w:r>
    </w:p>
    <w:p w14:paraId="5A216878" w14:textId="5EFF522B" w:rsidR="0050476B" w:rsidRDefault="0050476B" w:rsidP="000230B0">
      <w:pPr>
        <w:pStyle w:val="ListParagraph"/>
        <w:numPr>
          <w:ilvl w:val="1"/>
          <w:numId w:val="20"/>
        </w:numPr>
        <w:rPr>
          <w:lang w:val="pt-BR"/>
        </w:rPr>
      </w:pPr>
      <w:r>
        <w:rPr>
          <w:lang w:val="pt-BR"/>
        </w:rPr>
        <w:lastRenderedPageBreak/>
        <w:t>Flash 8 MB ( 4M x 16 bits) com modo 8-bits</w:t>
      </w:r>
    </w:p>
    <w:p w14:paraId="04002DF7" w14:textId="53DECA85" w:rsidR="0050476B" w:rsidRDefault="0050476B" w:rsidP="000230B0">
      <w:pPr>
        <w:pStyle w:val="ListParagraph"/>
        <w:numPr>
          <w:ilvl w:val="1"/>
          <w:numId w:val="20"/>
        </w:numPr>
        <w:rPr>
          <w:lang w:val="pt-BR"/>
        </w:rPr>
      </w:pPr>
      <w:r>
        <w:rPr>
          <w:lang w:val="pt-BR"/>
        </w:rPr>
        <w:t xml:space="preserve">EEPROM 32 </w:t>
      </w:r>
      <w:proofErr w:type="spellStart"/>
      <w:r>
        <w:rPr>
          <w:lang w:val="pt-BR"/>
        </w:rPr>
        <w:t>Kbits</w:t>
      </w:r>
      <w:proofErr w:type="spellEnd"/>
    </w:p>
    <w:p w14:paraId="250C32C6" w14:textId="0E9C60F4" w:rsidR="0050476B" w:rsidRDefault="0050476B" w:rsidP="0050476B">
      <w:pPr>
        <w:pStyle w:val="ListParagraph"/>
        <w:numPr>
          <w:ilvl w:val="0"/>
          <w:numId w:val="20"/>
        </w:numPr>
        <w:rPr>
          <w:lang w:val="pt-BR"/>
        </w:rPr>
      </w:pPr>
      <w:r>
        <w:rPr>
          <w:lang w:val="pt-BR"/>
        </w:rPr>
        <w:t>Chaves e indicadores</w:t>
      </w:r>
    </w:p>
    <w:p w14:paraId="20401F40" w14:textId="35AE87E8" w:rsidR="0050476B" w:rsidRDefault="0050476B" w:rsidP="0050476B">
      <w:pPr>
        <w:pStyle w:val="ListParagraph"/>
        <w:numPr>
          <w:ilvl w:val="1"/>
          <w:numId w:val="20"/>
        </w:numPr>
        <w:rPr>
          <w:lang w:val="pt-BR"/>
        </w:rPr>
      </w:pPr>
      <w:r>
        <w:rPr>
          <w:lang w:val="pt-BR"/>
        </w:rPr>
        <w:t xml:space="preserve">18 chaves e 4 </w:t>
      </w:r>
      <w:proofErr w:type="spellStart"/>
      <w:r>
        <w:rPr>
          <w:lang w:val="pt-BR"/>
        </w:rPr>
        <w:t>push-buttons</w:t>
      </w:r>
      <w:proofErr w:type="spellEnd"/>
    </w:p>
    <w:p w14:paraId="03A0A06F" w14:textId="7CD497C5" w:rsidR="0050476B" w:rsidRDefault="0050476B" w:rsidP="0050476B">
      <w:pPr>
        <w:pStyle w:val="ListParagraph"/>
        <w:numPr>
          <w:ilvl w:val="1"/>
          <w:numId w:val="20"/>
        </w:numPr>
        <w:rPr>
          <w:lang w:val="pt-BR"/>
        </w:rPr>
      </w:pPr>
      <w:r>
        <w:rPr>
          <w:lang w:val="pt-BR"/>
        </w:rPr>
        <w:t>18 LEDs vermelhos e 9 LEDs verdes</w:t>
      </w:r>
    </w:p>
    <w:p w14:paraId="02CF49FF" w14:textId="437FDF19" w:rsidR="0050476B" w:rsidRDefault="005247E3" w:rsidP="0050476B">
      <w:pPr>
        <w:pStyle w:val="ListParagraph"/>
        <w:numPr>
          <w:ilvl w:val="1"/>
          <w:numId w:val="20"/>
        </w:numPr>
        <w:rPr>
          <w:lang w:val="pt-BR"/>
        </w:rPr>
      </w:pPr>
      <w:r>
        <w:rPr>
          <w:lang w:val="pt-BR"/>
        </w:rPr>
        <w:t>8 displays de 7-segmentos</w:t>
      </w:r>
    </w:p>
    <w:p w14:paraId="1B9E8F8F" w14:textId="2F98A5E1" w:rsidR="005247E3" w:rsidRDefault="005247E3" w:rsidP="005247E3">
      <w:pPr>
        <w:pStyle w:val="ListParagraph"/>
        <w:numPr>
          <w:ilvl w:val="0"/>
          <w:numId w:val="20"/>
        </w:numPr>
        <w:rPr>
          <w:lang w:val="pt-BR"/>
        </w:rPr>
      </w:pPr>
      <w:r>
        <w:rPr>
          <w:lang w:val="pt-BR"/>
        </w:rPr>
        <w:t xml:space="preserve">Áudio </w:t>
      </w:r>
    </w:p>
    <w:p w14:paraId="73B05745" w14:textId="70AB6442" w:rsidR="005247E3" w:rsidRDefault="005247E3" w:rsidP="005247E3">
      <w:pPr>
        <w:pStyle w:val="ListParagraph"/>
        <w:numPr>
          <w:ilvl w:val="1"/>
          <w:numId w:val="20"/>
        </w:numPr>
        <w:rPr>
          <w:lang w:val="pt-BR"/>
        </w:rPr>
      </w:pPr>
      <w:r>
        <w:rPr>
          <w:lang w:val="pt-BR"/>
        </w:rPr>
        <w:t>Codificador/Decodificador (CODEC) de 24-bits</w:t>
      </w:r>
    </w:p>
    <w:p w14:paraId="5F117C56" w14:textId="77777777" w:rsidR="005247E3" w:rsidRDefault="005247E3" w:rsidP="005247E3">
      <w:pPr>
        <w:pStyle w:val="ListParagraph"/>
        <w:numPr>
          <w:ilvl w:val="1"/>
          <w:numId w:val="20"/>
        </w:numPr>
        <w:rPr>
          <w:lang w:val="pt-BR"/>
        </w:rPr>
      </w:pPr>
      <w:proofErr w:type="spellStart"/>
      <w:r>
        <w:rPr>
          <w:lang w:val="pt-BR"/>
        </w:rPr>
        <w:t>Jacks</w:t>
      </w:r>
      <w:proofErr w:type="spellEnd"/>
      <w:r>
        <w:rPr>
          <w:lang w:val="pt-BR"/>
        </w:rPr>
        <w:t xml:space="preserve"> de microfone e entrada/saída de linha</w:t>
      </w:r>
    </w:p>
    <w:p w14:paraId="4494C886" w14:textId="77777777" w:rsidR="005247E3" w:rsidRDefault="005247E3" w:rsidP="005247E3">
      <w:pPr>
        <w:pStyle w:val="ListParagraph"/>
        <w:numPr>
          <w:ilvl w:val="0"/>
          <w:numId w:val="20"/>
        </w:numPr>
        <w:rPr>
          <w:lang w:val="pt-BR"/>
        </w:rPr>
      </w:pPr>
      <w:r>
        <w:rPr>
          <w:lang w:val="pt-BR"/>
        </w:rPr>
        <w:t>Display</w:t>
      </w:r>
    </w:p>
    <w:p w14:paraId="110B18FA" w14:textId="77777777" w:rsidR="00C6583F" w:rsidRDefault="005247E3" w:rsidP="005247E3">
      <w:pPr>
        <w:pStyle w:val="ListParagraph"/>
        <w:numPr>
          <w:ilvl w:val="1"/>
          <w:numId w:val="20"/>
        </w:numPr>
        <w:rPr>
          <w:lang w:val="pt-BR"/>
        </w:rPr>
      </w:pPr>
      <w:r>
        <w:rPr>
          <w:lang w:val="pt-BR"/>
        </w:rPr>
        <w:t>Módulo LCD 16x2</w:t>
      </w:r>
    </w:p>
    <w:p w14:paraId="54FE2654" w14:textId="77777777" w:rsidR="00C6583F" w:rsidRDefault="00C6583F" w:rsidP="00C6583F">
      <w:pPr>
        <w:pStyle w:val="ListParagraph"/>
        <w:numPr>
          <w:ilvl w:val="0"/>
          <w:numId w:val="20"/>
        </w:numPr>
        <w:rPr>
          <w:lang w:val="pt-BR"/>
        </w:rPr>
      </w:pPr>
      <w:r>
        <w:rPr>
          <w:lang w:val="pt-BR"/>
        </w:rPr>
        <w:t xml:space="preserve">Circuitos de </w:t>
      </w:r>
      <w:proofErr w:type="spellStart"/>
      <w:r>
        <w:rPr>
          <w:lang w:val="pt-BR"/>
        </w:rPr>
        <w:t>clock</w:t>
      </w:r>
      <w:proofErr w:type="spellEnd"/>
    </w:p>
    <w:p w14:paraId="1997A2F9" w14:textId="77777777" w:rsidR="00C6583F" w:rsidRDefault="00C6583F" w:rsidP="00C6583F">
      <w:pPr>
        <w:pStyle w:val="ListParagraph"/>
        <w:numPr>
          <w:ilvl w:val="1"/>
          <w:numId w:val="20"/>
        </w:numPr>
        <w:rPr>
          <w:lang w:val="pt-BR"/>
        </w:rPr>
      </w:pPr>
      <w:r>
        <w:rPr>
          <w:lang w:val="pt-BR"/>
        </w:rPr>
        <w:t xml:space="preserve">Três osciladores de </w:t>
      </w:r>
      <w:proofErr w:type="spellStart"/>
      <w:r>
        <w:rPr>
          <w:lang w:val="pt-BR"/>
        </w:rPr>
        <w:t>clock</w:t>
      </w:r>
      <w:proofErr w:type="spellEnd"/>
      <w:r>
        <w:rPr>
          <w:lang w:val="pt-BR"/>
        </w:rPr>
        <w:t xml:space="preserve"> de 50 MHz</w:t>
      </w:r>
    </w:p>
    <w:p w14:paraId="7A323E3F" w14:textId="5B76B8E1" w:rsidR="005247E3" w:rsidRDefault="00C6583F" w:rsidP="00C6583F">
      <w:pPr>
        <w:pStyle w:val="ListParagraph"/>
        <w:numPr>
          <w:ilvl w:val="1"/>
          <w:numId w:val="20"/>
        </w:numPr>
        <w:rPr>
          <w:lang w:val="pt-BR"/>
        </w:rPr>
      </w:pPr>
      <w:r>
        <w:rPr>
          <w:lang w:val="pt-BR"/>
        </w:rPr>
        <w:t xml:space="preserve">Conectores SMA para entrada/saída de </w:t>
      </w:r>
      <w:proofErr w:type="spellStart"/>
      <w:r>
        <w:rPr>
          <w:lang w:val="pt-BR"/>
        </w:rPr>
        <w:t>clock</w:t>
      </w:r>
      <w:proofErr w:type="spellEnd"/>
      <w:r>
        <w:rPr>
          <w:lang w:val="pt-BR"/>
        </w:rPr>
        <w:t xml:space="preserve"> externo</w:t>
      </w:r>
    </w:p>
    <w:p w14:paraId="749F7710" w14:textId="4033A902" w:rsidR="00C6583F" w:rsidRDefault="00E9356A" w:rsidP="00C6583F">
      <w:pPr>
        <w:pStyle w:val="ListParagraph"/>
        <w:numPr>
          <w:ilvl w:val="0"/>
          <w:numId w:val="20"/>
        </w:numPr>
        <w:rPr>
          <w:lang w:val="pt-BR"/>
        </w:rPr>
      </w:pPr>
      <w:r>
        <w:rPr>
          <w:lang w:val="pt-BR"/>
        </w:rPr>
        <w:t>Suporte para cartão SD</w:t>
      </w:r>
    </w:p>
    <w:p w14:paraId="1C9CFDBA" w14:textId="046FDA08" w:rsidR="00E9356A" w:rsidRDefault="00E9356A" w:rsidP="00E9356A">
      <w:pPr>
        <w:pStyle w:val="ListParagraph"/>
        <w:numPr>
          <w:ilvl w:val="1"/>
          <w:numId w:val="20"/>
        </w:numPr>
        <w:rPr>
          <w:lang w:val="pt-BR"/>
        </w:rPr>
      </w:pPr>
      <w:r>
        <w:rPr>
          <w:lang w:val="pt-BR"/>
        </w:rPr>
        <w:t xml:space="preserve">Acesso </w:t>
      </w:r>
      <w:r w:rsidR="00742AFB">
        <w:rPr>
          <w:lang w:val="pt-BR"/>
        </w:rPr>
        <w:t>ao cartão por SPI</w:t>
      </w:r>
      <w:r w:rsidR="00DC2A40">
        <w:rPr>
          <w:lang w:val="pt-BR"/>
        </w:rPr>
        <w:t xml:space="preserve"> ou modo 4-bits</w:t>
      </w:r>
    </w:p>
    <w:p w14:paraId="520C1F20" w14:textId="1D0206FF" w:rsidR="00DC2A40" w:rsidRDefault="00DC2A40" w:rsidP="00DC2A40">
      <w:pPr>
        <w:pStyle w:val="ListParagraph"/>
        <w:numPr>
          <w:ilvl w:val="0"/>
          <w:numId w:val="20"/>
        </w:numPr>
        <w:rPr>
          <w:lang w:val="pt-BR"/>
        </w:rPr>
      </w:pPr>
      <w:r>
        <w:rPr>
          <w:lang w:val="pt-BR"/>
        </w:rPr>
        <w:t>Duas portas Gigabit Ethernet</w:t>
      </w:r>
    </w:p>
    <w:p w14:paraId="71D3357B" w14:textId="3EE43BE5" w:rsidR="00DC2A40" w:rsidRDefault="00DC2A40" w:rsidP="00DC2A40">
      <w:pPr>
        <w:pStyle w:val="ListParagraph"/>
        <w:numPr>
          <w:ilvl w:val="1"/>
          <w:numId w:val="20"/>
        </w:numPr>
        <w:rPr>
          <w:lang w:val="pt-BR"/>
        </w:rPr>
      </w:pPr>
      <w:r>
        <w:rPr>
          <w:lang w:val="pt-BR"/>
        </w:rPr>
        <w:t>Integração com 10/100/1000 Gigabit Ethernet</w:t>
      </w:r>
    </w:p>
    <w:p w14:paraId="54DA9AA1" w14:textId="4E9F86DD" w:rsidR="00DC2A40" w:rsidRDefault="00DC2A40" w:rsidP="00DC2A40">
      <w:pPr>
        <w:pStyle w:val="ListParagraph"/>
        <w:numPr>
          <w:ilvl w:val="1"/>
          <w:numId w:val="20"/>
        </w:numPr>
        <w:rPr>
          <w:lang w:val="pt-BR"/>
        </w:rPr>
      </w:pPr>
      <w:r>
        <w:rPr>
          <w:lang w:val="pt-BR"/>
        </w:rPr>
        <w:t xml:space="preserve">Suporte </w:t>
      </w:r>
      <w:r w:rsidR="00BC19CB">
        <w:rPr>
          <w:lang w:val="pt-BR"/>
        </w:rPr>
        <w:t xml:space="preserve">para </w:t>
      </w:r>
      <w:proofErr w:type="spellStart"/>
      <w:r w:rsidR="00BC19CB">
        <w:rPr>
          <w:lang w:val="pt-BR"/>
        </w:rPr>
        <w:t>IPs</w:t>
      </w:r>
      <w:proofErr w:type="spellEnd"/>
      <w:r w:rsidR="00BC19CB">
        <w:rPr>
          <w:lang w:val="pt-BR"/>
        </w:rPr>
        <w:t xml:space="preserve"> Ethernet industrial</w:t>
      </w:r>
    </w:p>
    <w:p w14:paraId="5905AAD8" w14:textId="4A84DE03" w:rsidR="00BC19CB" w:rsidRDefault="00BC19CB" w:rsidP="00BC19CB">
      <w:pPr>
        <w:pStyle w:val="ListParagraph"/>
        <w:numPr>
          <w:ilvl w:val="0"/>
          <w:numId w:val="20"/>
        </w:numPr>
        <w:rPr>
          <w:lang w:val="pt-BR"/>
        </w:rPr>
      </w:pPr>
      <w:r>
        <w:rPr>
          <w:lang w:val="pt-BR"/>
        </w:rPr>
        <w:t xml:space="preserve">High </w:t>
      </w:r>
      <w:proofErr w:type="spellStart"/>
      <w:r>
        <w:rPr>
          <w:lang w:val="pt-BR"/>
        </w:rPr>
        <w:t>Speed</w:t>
      </w:r>
      <w:proofErr w:type="spellEnd"/>
      <w:r>
        <w:rPr>
          <w:lang w:val="pt-BR"/>
        </w:rPr>
        <w:t xml:space="preserve"> </w:t>
      </w:r>
      <w:proofErr w:type="spellStart"/>
      <w:r>
        <w:rPr>
          <w:lang w:val="pt-BR"/>
        </w:rPr>
        <w:t>Mezzanine</w:t>
      </w:r>
      <w:proofErr w:type="spellEnd"/>
      <w:r>
        <w:rPr>
          <w:lang w:val="pt-BR"/>
        </w:rPr>
        <w:t xml:space="preserve"> </w:t>
      </w:r>
      <w:proofErr w:type="spellStart"/>
      <w:r>
        <w:rPr>
          <w:lang w:val="pt-BR"/>
        </w:rPr>
        <w:t>Card</w:t>
      </w:r>
      <w:proofErr w:type="spellEnd"/>
      <w:r>
        <w:rPr>
          <w:lang w:val="pt-BR"/>
        </w:rPr>
        <w:t xml:space="preserve"> (HSMC) de 172 pinos</w:t>
      </w:r>
    </w:p>
    <w:p w14:paraId="6645E6B7" w14:textId="28F5A5F4" w:rsidR="00BC19CB" w:rsidRDefault="00BC19CB" w:rsidP="00BC19CB">
      <w:pPr>
        <w:pStyle w:val="ListParagraph"/>
        <w:numPr>
          <w:ilvl w:val="1"/>
          <w:numId w:val="20"/>
        </w:numPr>
        <w:rPr>
          <w:lang w:val="pt-BR"/>
        </w:rPr>
      </w:pPr>
      <w:r>
        <w:rPr>
          <w:lang w:val="pt-BR"/>
        </w:rPr>
        <w:t>Padrões I/O configuráveis (níveis d</w:t>
      </w:r>
      <w:r w:rsidR="00B947E1">
        <w:rPr>
          <w:lang w:val="pt-BR"/>
        </w:rPr>
        <w:t>e</w:t>
      </w:r>
      <w:r>
        <w:rPr>
          <w:lang w:val="pt-BR"/>
        </w:rPr>
        <w:t xml:space="preserve"> tensão : </w:t>
      </w:r>
      <w:r w:rsidR="003354C5">
        <w:rPr>
          <w:lang w:val="pt-BR"/>
        </w:rPr>
        <w:t xml:space="preserve">1.5 V/ </w:t>
      </w:r>
      <w:r>
        <w:rPr>
          <w:lang w:val="pt-BR"/>
        </w:rPr>
        <w:t xml:space="preserve">1.8 V/ 2.5 V/ </w:t>
      </w:r>
      <w:r w:rsidR="003354C5">
        <w:rPr>
          <w:lang w:val="pt-BR"/>
        </w:rPr>
        <w:t>3.3 V)</w:t>
      </w:r>
    </w:p>
    <w:p w14:paraId="156D53A5" w14:textId="24A74756" w:rsidR="003354C5" w:rsidRDefault="003354C5" w:rsidP="003354C5">
      <w:pPr>
        <w:pStyle w:val="ListParagraph"/>
        <w:numPr>
          <w:ilvl w:val="0"/>
          <w:numId w:val="20"/>
        </w:numPr>
        <w:rPr>
          <w:lang w:val="pt-BR"/>
        </w:rPr>
      </w:pPr>
      <w:r>
        <w:rPr>
          <w:lang w:val="pt-BR"/>
        </w:rPr>
        <w:t>USB tipo A e B</w:t>
      </w:r>
    </w:p>
    <w:p w14:paraId="406864CA" w14:textId="34226972" w:rsidR="003354C5" w:rsidRDefault="00B947E1" w:rsidP="003354C5">
      <w:pPr>
        <w:pStyle w:val="ListParagraph"/>
        <w:numPr>
          <w:ilvl w:val="1"/>
          <w:numId w:val="20"/>
        </w:numPr>
        <w:rPr>
          <w:lang w:val="pt-BR"/>
        </w:rPr>
      </w:pPr>
      <w:r>
        <w:rPr>
          <w:lang w:val="pt-BR"/>
        </w:rPr>
        <w:t>Controlador host/device em conformidade com o padrão USB 2.0</w:t>
      </w:r>
    </w:p>
    <w:p w14:paraId="27341454" w14:textId="05FF0500" w:rsidR="00B947E1" w:rsidRDefault="00B947E1" w:rsidP="003354C5">
      <w:pPr>
        <w:pStyle w:val="ListParagraph"/>
        <w:numPr>
          <w:ilvl w:val="1"/>
          <w:numId w:val="20"/>
        </w:numPr>
        <w:rPr>
          <w:lang w:val="pt-BR"/>
        </w:rPr>
      </w:pPr>
      <w:r>
        <w:rPr>
          <w:lang w:val="pt-BR"/>
        </w:rPr>
        <w:t>Suporte a transferência em velocidade máxima e baixa velocidade</w:t>
      </w:r>
    </w:p>
    <w:p w14:paraId="236F7A70" w14:textId="37F8F278" w:rsidR="00B947E1" w:rsidRDefault="00B947E1" w:rsidP="00B947E1">
      <w:pPr>
        <w:pStyle w:val="ListParagraph"/>
        <w:numPr>
          <w:ilvl w:val="0"/>
          <w:numId w:val="20"/>
        </w:numPr>
        <w:rPr>
          <w:lang w:val="pt-BR"/>
        </w:rPr>
      </w:pPr>
      <w:r>
        <w:rPr>
          <w:lang w:val="pt-BR"/>
        </w:rPr>
        <w:t>Porta de expansão de 40-pinos (GPIO)</w:t>
      </w:r>
    </w:p>
    <w:p w14:paraId="7016D402" w14:textId="30F731F4" w:rsidR="00B947E1" w:rsidRDefault="00B947E1" w:rsidP="00B947E1">
      <w:pPr>
        <w:pStyle w:val="ListParagraph"/>
        <w:numPr>
          <w:ilvl w:val="1"/>
          <w:numId w:val="20"/>
        </w:numPr>
        <w:rPr>
          <w:lang w:val="pt-BR"/>
        </w:rPr>
      </w:pPr>
      <w:r>
        <w:rPr>
          <w:lang w:val="pt-BR"/>
        </w:rPr>
        <w:lastRenderedPageBreak/>
        <w:t>Padrões I/O configuráveis (níveis de tensão : 1.5 V/ 1.8 V/ 2.5 V/ 3.3 V)</w:t>
      </w:r>
    </w:p>
    <w:p w14:paraId="16443AC8" w14:textId="664E4024" w:rsidR="00CB58FE" w:rsidRDefault="00CB58FE" w:rsidP="00CB58FE">
      <w:pPr>
        <w:pStyle w:val="ListParagraph"/>
        <w:numPr>
          <w:ilvl w:val="0"/>
          <w:numId w:val="20"/>
        </w:numPr>
        <w:rPr>
          <w:lang w:val="pt-BR"/>
        </w:rPr>
      </w:pPr>
      <w:r>
        <w:rPr>
          <w:lang w:val="pt-BR"/>
        </w:rPr>
        <w:t>Conector de saída VGA</w:t>
      </w:r>
    </w:p>
    <w:p w14:paraId="62FF824A" w14:textId="749F9259" w:rsidR="007602CF" w:rsidRDefault="007602CF" w:rsidP="00CB58FE">
      <w:pPr>
        <w:pStyle w:val="ListParagraph"/>
        <w:numPr>
          <w:ilvl w:val="0"/>
          <w:numId w:val="20"/>
        </w:numPr>
        <w:rPr>
          <w:lang w:val="pt-BR"/>
        </w:rPr>
      </w:pPr>
      <w:r>
        <w:rPr>
          <w:lang w:val="pt-BR"/>
        </w:rPr>
        <w:t>Conector serial DB-9</w:t>
      </w:r>
    </w:p>
    <w:p w14:paraId="28BE543F" w14:textId="5447ECAF" w:rsidR="007602CF" w:rsidRDefault="007602CF" w:rsidP="007602CF">
      <w:pPr>
        <w:pStyle w:val="ListParagraph"/>
        <w:numPr>
          <w:ilvl w:val="1"/>
          <w:numId w:val="20"/>
        </w:numPr>
        <w:rPr>
          <w:lang w:val="pt-BR"/>
        </w:rPr>
      </w:pPr>
      <w:r>
        <w:rPr>
          <w:lang w:val="pt-BR"/>
        </w:rPr>
        <w:t>Porta RS-232 com controle de fluxo</w:t>
      </w:r>
    </w:p>
    <w:p w14:paraId="664FE870" w14:textId="5EE2109F" w:rsidR="007602CF" w:rsidRDefault="007602CF" w:rsidP="007602CF">
      <w:pPr>
        <w:pStyle w:val="ListParagraph"/>
        <w:numPr>
          <w:ilvl w:val="0"/>
          <w:numId w:val="20"/>
        </w:numPr>
        <w:rPr>
          <w:lang w:val="pt-BR"/>
        </w:rPr>
      </w:pPr>
      <w:r>
        <w:rPr>
          <w:lang w:val="pt-BR"/>
        </w:rPr>
        <w:t xml:space="preserve">Controle </w:t>
      </w:r>
      <w:proofErr w:type="spellStart"/>
      <w:r>
        <w:rPr>
          <w:lang w:val="pt-BR"/>
        </w:rPr>
        <w:t>remotoro</w:t>
      </w:r>
      <w:proofErr w:type="spellEnd"/>
    </w:p>
    <w:p w14:paraId="21A48BFD" w14:textId="446AA874" w:rsidR="007602CF" w:rsidRDefault="007602CF" w:rsidP="007602CF">
      <w:pPr>
        <w:pStyle w:val="ListParagraph"/>
        <w:numPr>
          <w:ilvl w:val="1"/>
          <w:numId w:val="20"/>
        </w:numPr>
        <w:rPr>
          <w:lang w:val="pt-BR"/>
        </w:rPr>
      </w:pPr>
      <w:r>
        <w:rPr>
          <w:lang w:val="pt-BR"/>
        </w:rPr>
        <w:t>Módulo receptor Infravermelho</w:t>
      </w:r>
    </w:p>
    <w:p w14:paraId="4ACD37FE" w14:textId="687B46DB" w:rsidR="007602CF" w:rsidRDefault="007602CF" w:rsidP="007602CF">
      <w:pPr>
        <w:pStyle w:val="ListParagraph"/>
        <w:numPr>
          <w:ilvl w:val="0"/>
          <w:numId w:val="20"/>
        </w:numPr>
        <w:rPr>
          <w:lang w:val="pt-BR"/>
        </w:rPr>
      </w:pPr>
      <w:r>
        <w:rPr>
          <w:lang w:val="pt-BR"/>
        </w:rPr>
        <w:t>Conector de Entrada de TV</w:t>
      </w:r>
    </w:p>
    <w:p w14:paraId="5C5A2323" w14:textId="56650253" w:rsidR="007602CF" w:rsidRDefault="007602CF" w:rsidP="007602CF">
      <w:pPr>
        <w:pStyle w:val="ListParagraph"/>
        <w:numPr>
          <w:ilvl w:val="1"/>
          <w:numId w:val="20"/>
        </w:numPr>
        <w:rPr>
          <w:lang w:val="pt-BR"/>
        </w:rPr>
      </w:pPr>
      <w:r>
        <w:rPr>
          <w:lang w:val="pt-BR"/>
        </w:rPr>
        <w:t>Decodificador de TV dos padrões (NTSC/PAL/SECAM)</w:t>
      </w:r>
    </w:p>
    <w:p w14:paraId="7C171E37" w14:textId="5AB98754" w:rsidR="007602CF" w:rsidRDefault="007602CF" w:rsidP="007602CF">
      <w:pPr>
        <w:pStyle w:val="ListParagraph"/>
        <w:numPr>
          <w:ilvl w:val="0"/>
          <w:numId w:val="20"/>
        </w:numPr>
        <w:rPr>
          <w:lang w:val="pt-BR"/>
        </w:rPr>
      </w:pPr>
      <w:r>
        <w:rPr>
          <w:lang w:val="pt-BR"/>
        </w:rPr>
        <w:t>Dispositivo de configuração e circuito USB-Blaster</w:t>
      </w:r>
    </w:p>
    <w:p w14:paraId="1A898D44" w14:textId="2466BD1F" w:rsidR="007602CF" w:rsidRDefault="007602CF" w:rsidP="007602CF">
      <w:pPr>
        <w:pStyle w:val="ListParagraph"/>
        <w:numPr>
          <w:ilvl w:val="1"/>
          <w:numId w:val="20"/>
        </w:numPr>
        <w:rPr>
          <w:lang w:val="pt-BR"/>
        </w:rPr>
      </w:pPr>
      <w:r>
        <w:rPr>
          <w:lang w:val="pt-BR"/>
        </w:rPr>
        <w:t>Dispositivo de configuração serial EPCS64</w:t>
      </w:r>
    </w:p>
    <w:p w14:paraId="14720988" w14:textId="72BA3379" w:rsidR="00951487" w:rsidRDefault="00951487" w:rsidP="00951487">
      <w:pPr>
        <w:pStyle w:val="ListParagraph"/>
        <w:numPr>
          <w:ilvl w:val="1"/>
          <w:numId w:val="20"/>
        </w:numPr>
        <w:rPr>
          <w:lang w:val="pt-BR"/>
        </w:rPr>
      </w:pPr>
      <w:r>
        <w:rPr>
          <w:lang w:val="pt-BR"/>
        </w:rPr>
        <w:t>Circuito na placa USB-Blaster</w:t>
      </w:r>
    </w:p>
    <w:p w14:paraId="6C559FA4" w14:textId="7BE6A1B7" w:rsidR="00951487" w:rsidRDefault="00951487" w:rsidP="00951487">
      <w:pPr>
        <w:pStyle w:val="ListParagraph"/>
        <w:numPr>
          <w:ilvl w:val="1"/>
          <w:numId w:val="20"/>
        </w:numPr>
        <w:rPr>
          <w:lang w:val="pt-BR"/>
        </w:rPr>
      </w:pPr>
      <w:r>
        <w:rPr>
          <w:lang w:val="pt-BR"/>
        </w:rPr>
        <w:t>Suporte ao modo de configuração AS e JTAG</w:t>
      </w:r>
    </w:p>
    <w:p w14:paraId="1CFE1EAD" w14:textId="6D03DA84" w:rsidR="00A45051" w:rsidRDefault="00067E8F" w:rsidP="00A45051">
      <w:pPr>
        <w:pStyle w:val="ListParagraph"/>
        <w:numPr>
          <w:ilvl w:val="0"/>
          <w:numId w:val="20"/>
        </w:numPr>
        <w:rPr>
          <w:lang w:val="pt-BR"/>
        </w:rPr>
      </w:pPr>
      <w:r>
        <w:rPr>
          <w:lang w:val="pt-BR"/>
        </w:rPr>
        <w:t>Alimentação</w:t>
      </w:r>
    </w:p>
    <w:p w14:paraId="47E2DFEE" w14:textId="3F3BC4A6" w:rsidR="00A45051" w:rsidRDefault="00A45051" w:rsidP="00A45051">
      <w:pPr>
        <w:pStyle w:val="ListParagraph"/>
        <w:numPr>
          <w:ilvl w:val="1"/>
          <w:numId w:val="20"/>
        </w:numPr>
        <w:rPr>
          <w:lang w:val="pt-BR"/>
        </w:rPr>
      </w:pPr>
      <w:r>
        <w:rPr>
          <w:lang w:val="pt-BR"/>
        </w:rPr>
        <w:t>Entrada de alimentação 12 V DC</w:t>
      </w:r>
    </w:p>
    <w:p w14:paraId="72F3E0BB" w14:textId="0C4E077F" w:rsidR="00A45051" w:rsidRPr="00A45051" w:rsidRDefault="00A45051" w:rsidP="00A45051">
      <w:pPr>
        <w:pStyle w:val="ListParagraph"/>
        <w:numPr>
          <w:ilvl w:val="1"/>
          <w:numId w:val="20"/>
        </w:numPr>
        <w:rPr>
          <w:lang w:val="pt-BR"/>
        </w:rPr>
      </w:pPr>
      <w:r>
        <w:rPr>
          <w:lang w:val="pt-BR"/>
        </w:rPr>
        <w:t>Conversor regulador para 5 V/ 3.3 V/ 2.5 V/ 1.8 V/ 1.5 V/ e 1.2 V</w:t>
      </w:r>
    </w:p>
    <w:p w14:paraId="67E8A60C" w14:textId="77777777" w:rsidR="00A45051" w:rsidRDefault="00D30863" w:rsidP="00A45051">
      <w:pPr>
        <w:keepNext/>
        <w:jc w:val="center"/>
      </w:pPr>
      <w:r>
        <w:rPr>
          <w:noProof/>
        </w:rPr>
        <w:drawing>
          <wp:inline distT="0" distB="0" distL="0" distR="0" wp14:anchorId="76612E06" wp14:editId="0CE37436">
            <wp:extent cx="4020319"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62233" cy="2900124"/>
                    </a:xfrm>
                    <a:prstGeom prst="rect">
                      <a:avLst/>
                    </a:prstGeom>
                    <a:noFill/>
                    <a:ln>
                      <a:noFill/>
                    </a:ln>
                  </pic:spPr>
                </pic:pic>
              </a:graphicData>
            </a:graphic>
          </wp:inline>
        </w:drawing>
      </w:r>
    </w:p>
    <w:p w14:paraId="6FEBC38B" w14:textId="506746D1" w:rsidR="001D779D" w:rsidRPr="001D779D" w:rsidRDefault="00A45051" w:rsidP="00A74B6F">
      <w:pPr>
        <w:pStyle w:val="Caption"/>
        <w:rPr>
          <w:lang w:val="pt-BR"/>
        </w:rPr>
      </w:pPr>
      <w:bookmarkStart w:id="138" w:name="_Toc22768990"/>
      <w:proofErr w:type="spellStart"/>
      <w:r>
        <w:t>Figura</w:t>
      </w:r>
      <w:proofErr w:type="spellEnd"/>
      <w:r>
        <w:t xml:space="preserve"> </w:t>
      </w:r>
      <w:r>
        <w:fldChar w:fldCharType="begin"/>
      </w:r>
      <w:r>
        <w:instrText xml:space="preserve"> SEQ Figura \* ARABIC </w:instrText>
      </w:r>
      <w:r>
        <w:fldChar w:fldCharType="separate"/>
      </w:r>
      <w:ins w:id="139" w:author="Pedro Oliveira" w:date="2019-10-23T22:41:00Z">
        <w:r w:rsidR="00E80531">
          <w:rPr>
            <w:noProof/>
          </w:rPr>
          <w:t>10</w:t>
        </w:r>
      </w:ins>
      <w:del w:id="140" w:author="Pedro Oliveira" w:date="2019-10-23T22:41:00Z">
        <w:r w:rsidR="00AC22CF" w:rsidDel="00E80531">
          <w:rPr>
            <w:noProof/>
          </w:rPr>
          <w:delText>9</w:delText>
        </w:r>
      </w:del>
      <w:r>
        <w:fldChar w:fldCharType="end"/>
      </w:r>
      <w:r>
        <w:t xml:space="preserve">: </w:t>
      </w:r>
      <w:proofErr w:type="spellStart"/>
      <w:r>
        <w:t>Diagrama</w:t>
      </w:r>
      <w:proofErr w:type="spellEnd"/>
      <w:r>
        <w:t xml:space="preserve"> de </w:t>
      </w:r>
      <w:proofErr w:type="spellStart"/>
      <w:r>
        <w:t>blocos</w:t>
      </w:r>
      <w:proofErr w:type="spellEnd"/>
      <w:r>
        <w:t xml:space="preserve"> da </w:t>
      </w:r>
      <w:proofErr w:type="spellStart"/>
      <w:r>
        <w:t>placa</w:t>
      </w:r>
      <w:proofErr w:type="spellEnd"/>
      <w:r>
        <w:t xml:space="preserve"> Altera DE2-115</w:t>
      </w:r>
      <w:bookmarkEnd w:id="138"/>
    </w:p>
    <w:p w14:paraId="296000C2" w14:textId="1880E65F" w:rsidR="00A45051" w:rsidRDefault="00A45051">
      <w:pPr>
        <w:spacing w:after="160" w:line="259" w:lineRule="auto"/>
        <w:jc w:val="left"/>
        <w:rPr>
          <w:rFonts w:eastAsiaTheme="majorEastAsia" w:cstheme="majorBidi"/>
          <w:b/>
          <w:bCs/>
          <w:color w:val="000000" w:themeColor="text1"/>
          <w:szCs w:val="28"/>
          <w:lang w:val="pt-BR"/>
        </w:rPr>
      </w:pPr>
    </w:p>
    <w:p w14:paraId="1759FD68" w14:textId="17B858B1" w:rsidR="00B430AE" w:rsidRDefault="001A0841" w:rsidP="001F24AE">
      <w:pPr>
        <w:pStyle w:val="Heading3"/>
      </w:pPr>
      <w:bookmarkStart w:id="141" w:name="_Toc22768828"/>
      <w:r>
        <w:lastRenderedPageBreak/>
        <w:t xml:space="preserve">Família </w:t>
      </w:r>
      <w:r w:rsidR="002F30FB">
        <w:t xml:space="preserve">de FPGAs </w:t>
      </w:r>
      <w:r w:rsidR="00366960">
        <w:t xml:space="preserve">Cyclone </w:t>
      </w:r>
      <w:r w:rsidR="001853D4">
        <w:t xml:space="preserve">da </w:t>
      </w:r>
      <w:r w:rsidR="002F30FB">
        <w:t>Intel</w:t>
      </w:r>
      <w:bookmarkEnd w:id="141"/>
    </w:p>
    <w:p w14:paraId="705E005B" w14:textId="79790114" w:rsidR="00DA484C" w:rsidRDefault="00D02B25" w:rsidP="00D02B25">
      <w:pPr>
        <w:rPr>
          <w:lang w:val="pt-BR"/>
        </w:rPr>
      </w:pPr>
      <w:r>
        <w:rPr>
          <w:lang w:val="pt-BR"/>
        </w:rPr>
        <w:t xml:space="preserve">A </w:t>
      </w:r>
      <w:r w:rsidR="00366960">
        <w:rPr>
          <w:lang w:val="pt-BR"/>
        </w:rPr>
        <w:t xml:space="preserve">Intel, </w:t>
      </w:r>
      <w:r w:rsidR="004446A3">
        <w:rPr>
          <w:lang w:val="pt-BR"/>
        </w:rPr>
        <w:t xml:space="preserve">possui </w:t>
      </w:r>
      <w:r w:rsidR="00EB03CE">
        <w:rPr>
          <w:lang w:val="pt-BR"/>
        </w:rPr>
        <w:t xml:space="preserve">uma ampla variedade de </w:t>
      </w:r>
      <w:r w:rsidR="00844A75">
        <w:rPr>
          <w:lang w:val="pt-BR"/>
        </w:rPr>
        <w:t xml:space="preserve">FPGA e </w:t>
      </w:r>
      <w:proofErr w:type="spellStart"/>
      <w:r w:rsidR="00844A75">
        <w:rPr>
          <w:lang w:val="pt-BR"/>
        </w:rPr>
        <w:t>SoCs</w:t>
      </w:r>
      <w:proofErr w:type="spellEnd"/>
      <w:r w:rsidR="00844A75">
        <w:rPr>
          <w:lang w:val="pt-BR"/>
        </w:rPr>
        <w:t xml:space="preserve">, tendo desenvolvido e melhorado </w:t>
      </w:r>
      <w:r w:rsidR="001A2490">
        <w:rPr>
          <w:lang w:val="pt-BR"/>
        </w:rPr>
        <w:t>cinco</w:t>
      </w:r>
      <w:r w:rsidR="00844A75">
        <w:rPr>
          <w:lang w:val="pt-BR"/>
        </w:rPr>
        <w:t xml:space="preserve"> séries principais: </w:t>
      </w:r>
      <w:proofErr w:type="spellStart"/>
      <w:r w:rsidR="00EF7077">
        <w:rPr>
          <w:i/>
          <w:iCs/>
          <w:lang w:val="pt-BR"/>
        </w:rPr>
        <w:t>Agilex</w:t>
      </w:r>
      <w:proofErr w:type="spellEnd"/>
      <w:r w:rsidR="001A2490">
        <w:rPr>
          <w:i/>
          <w:iCs/>
          <w:lang w:val="pt-BR"/>
        </w:rPr>
        <w:t xml:space="preserve"> </w:t>
      </w:r>
      <w:r w:rsidR="001A2490">
        <w:rPr>
          <w:lang w:val="pt-BR"/>
        </w:rPr>
        <w:t xml:space="preserve">a mais recente série com grande velocidade e performance, </w:t>
      </w:r>
      <w:proofErr w:type="spellStart"/>
      <w:r w:rsidR="00844A75" w:rsidRPr="00844A75">
        <w:rPr>
          <w:i/>
          <w:iCs/>
          <w:lang w:val="pt-BR"/>
        </w:rPr>
        <w:t>Stratix</w:t>
      </w:r>
      <w:proofErr w:type="spellEnd"/>
      <w:r w:rsidR="00844A75">
        <w:rPr>
          <w:lang w:val="pt-BR"/>
        </w:rPr>
        <w:t xml:space="preserve"> com </w:t>
      </w:r>
      <w:proofErr w:type="spellStart"/>
      <w:r w:rsidR="00844A75">
        <w:rPr>
          <w:lang w:val="pt-BR"/>
        </w:rPr>
        <w:t>FPGAs</w:t>
      </w:r>
      <w:proofErr w:type="spellEnd"/>
      <w:r w:rsidR="00844A75">
        <w:rPr>
          <w:lang w:val="pt-BR"/>
        </w:rPr>
        <w:t xml:space="preserve"> mais rápidos e robustos, </w:t>
      </w:r>
      <w:r w:rsidR="00844A75">
        <w:rPr>
          <w:i/>
          <w:iCs/>
          <w:lang w:val="pt-BR"/>
        </w:rPr>
        <w:t>Arria</w:t>
      </w:r>
      <w:r w:rsidR="00844A75">
        <w:rPr>
          <w:lang w:val="pt-BR"/>
        </w:rPr>
        <w:t>, uma série que equilibra custo, potência e performance</w:t>
      </w:r>
      <w:r w:rsidR="00EF7077">
        <w:rPr>
          <w:lang w:val="pt-BR"/>
        </w:rPr>
        <w:t xml:space="preserve">, </w:t>
      </w:r>
      <w:r w:rsidR="00EF7077">
        <w:rPr>
          <w:i/>
          <w:iCs/>
          <w:lang w:val="pt-BR"/>
        </w:rPr>
        <w:t>Cyclone</w:t>
      </w:r>
      <w:r w:rsidR="00EF7077">
        <w:rPr>
          <w:lang w:val="pt-BR"/>
        </w:rPr>
        <w:t xml:space="preserve">, uma série de baixo custo e boa performance e a série </w:t>
      </w:r>
      <w:r w:rsidR="00EF7077">
        <w:rPr>
          <w:i/>
          <w:iCs/>
          <w:lang w:val="pt-BR"/>
        </w:rPr>
        <w:t>MAX</w:t>
      </w:r>
      <w:r w:rsidR="00EF7077">
        <w:rPr>
          <w:lang w:val="pt-BR"/>
        </w:rPr>
        <w:t>, com chips únicos não-voláteis</w:t>
      </w:r>
      <w:r w:rsidR="007B1C04">
        <w:rPr>
          <w:lang w:val="pt-BR"/>
        </w:rPr>
        <w:t xml:space="preserve"> [16]. A </w:t>
      </w:r>
      <w:r w:rsidR="00940EAE">
        <w:rPr>
          <w:lang w:val="pt-BR"/>
        </w:rPr>
        <w:t>Intel,</w:t>
      </w:r>
      <w:r w:rsidR="007B1C04">
        <w:rPr>
          <w:lang w:val="pt-BR"/>
        </w:rPr>
        <w:t xml:space="preserve"> </w:t>
      </w:r>
      <w:r w:rsidR="00940EAE">
        <w:rPr>
          <w:lang w:val="pt-BR"/>
        </w:rPr>
        <w:t>possuí</w:t>
      </w:r>
      <w:r w:rsidR="007B1C04">
        <w:rPr>
          <w:lang w:val="pt-BR"/>
        </w:rPr>
        <w:t xml:space="preserve"> 6 famílias de FPGAs </w:t>
      </w:r>
      <w:r w:rsidR="007B1C04">
        <w:rPr>
          <w:i/>
          <w:iCs/>
          <w:lang w:val="pt-BR"/>
        </w:rPr>
        <w:t>Cyclone</w:t>
      </w:r>
      <w:r w:rsidR="00940EAE">
        <w:rPr>
          <w:lang w:val="pt-BR"/>
        </w:rPr>
        <w:t xml:space="preserve"> até o momento</w:t>
      </w:r>
      <w:r w:rsidR="007B1C04">
        <w:rPr>
          <w:lang w:val="pt-BR"/>
        </w:rPr>
        <w:t>, sendo</w:t>
      </w:r>
      <w:r w:rsidR="00940EAE">
        <w:rPr>
          <w:lang w:val="pt-BR"/>
        </w:rPr>
        <w:t>:</w:t>
      </w:r>
      <w:r w:rsidR="007B1C04">
        <w:rPr>
          <w:lang w:val="pt-BR"/>
        </w:rPr>
        <w:t xml:space="preserve"> </w:t>
      </w:r>
      <w:r w:rsidR="007B1C04">
        <w:rPr>
          <w:i/>
          <w:iCs/>
          <w:lang w:val="pt-BR"/>
        </w:rPr>
        <w:t xml:space="preserve">Cyclone, Cyclone II, Cyclone III, Cyclone IV, Cyclone V </w:t>
      </w:r>
      <w:r w:rsidR="007B1C04">
        <w:rPr>
          <w:lang w:val="pt-BR"/>
        </w:rPr>
        <w:t xml:space="preserve">e </w:t>
      </w:r>
      <w:r w:rsidR="007B1C04">
        <w:rPr>
          <w:i/>
          <w:iCs/>
          <w:lang w:val="pt-BR"/>
        </w:rPr>
        <w:t>Cyclone 10.</w:t>
      </w:r>
      <w:r w:rsidR="007B1C04">
        <w:rPr>
          <w:lang w:val="pt-BR"/>
        </w:rPr>
        <w:t xml:space="preserve"> </w:t>
      </w:r>
      <w:r w:rsidR="00FB2E9D">
        <w:rPr>
          <w:lang w:val="pt-BR"/>
        </w:rPr>
        <w:t xml:space="preserve">Cada nova família proporciona aos projetistas maior integração, melhor desempenho e consumo e custos menores. </w:t>
      </w:r>
    </w:p>
    <w:p w14:paraId="750F3996" w14:textId="3AA4D303" w:rsidR="00461E51" w:rsidRDefault="00FB2E9D" w:rsidP="00D02B25">
      <w:pPr>
        <w:rPr>
          <w:lang w:val="pt-BR"/>
        </w:rPr>
      </w:pPr>
      <w:r>
        <w:rPr>
          <w:lang w:val="pt-BR"/>
        </w:rPr>
        <w:t xml:space="preserve">Em dispositivos </w:t>
      </w:r>
      <w:r>
        <w:rPr>
          <w:i/>
          <w:iCs/>
          <w:lang w:val="pt-BR"/>
        </w:rPr>
        <w:t>Cyclone</w:t>
      </w:r>
      <w:r>
        <w:rPr>
          <w:lang w:val="pt-BR"/>
        </w:rPr>
        <w:t xml:space="preserve">, as funções lógicas são implementadas em </w:t>
      </w:r>
      <w:r w:rsidR="002076FE">
        <w:rPr>
          <w:lang w:val="pt-BR"/>
        </w:rPr>
        <w:t xml:space="preserve">elementos lógicos (LE, </w:t>
      </w:r>
      <w:proofErr w:type="spellStart"/>
      <w:r w:rsidR="002076FE">
        <w:rPr>
          <w:i/>
          <w:iCs/>
          <w:lang w:val="pt-BR"/>
        </w:rPr>
        <w:t>logic</w:t>
      </w:r>
      <w:proofErr w:type="spellEnd"/>
      <w:r w:rsidR="002076FE">
        <w:rPr>
          <w:i/>
          <w:iCs/>
          <w:lang w:val="pt-BR"/>
        </w:rPr>
        <w:t xml:space="preserve"> </w:t>
      </w:r>
      <w:proofErr w:type="spellStart"/>
      <w:r w:rsidR="002076FE">
        <w:rPr>
          <w:i/>
          <w:iCs/>
          <w:lang w:val="pt-BR"/>
        </w:rPr>
        <w:t>elements</w:t>
      </w:r>
      <w:proofErr w:type="spellEnd"/>
      <w:r w:rsidR="002076FE">
        <w:rPr>
          <w:lang w:val="pt-BR"/>
        </w:rPr>
        <w:t>), que contêm uma LUT (</w:t>
      </w:r>
      <w:r w:rsidR="002076FE">
        <w:rPr>
          <w:i/>
          <w:iCs/>
          <w:lang w:val="pt-BR"/>
        </w:rPr>
        <w:t>Look-</w:t>
      </w:r>
      <w:proofErr w:type="spellStart"/>
      <w:r w:rsidR="002076FE">
        <w:rPr>
          <w:i/>
          <w:iCs/>
          <w:lang w:val="pt-BR"/>
        </w:rPr>
        <w:t>Up</w:t>
      </w:r>
      <w:proofErr w:type="spellEnd"/>
      <w:r w:rsidR="002076FE">
        <w:rPr>
          <w:i/>
          <w:iCs/>
          <w:lang w:val="pt-BR"/>
        </w:rPr>
        <w:t xml:space="preserve"> </w:t>
      </w:r>
      <w:proofErr w:type="spellStart"/>
      <w:r w:rsidR="002076FE">
        <w:rPr>
          <w:i/>
          <w:iCs/>
          <w:lang w:val="pt-BR"/>
        </w:rPr>
        <w:t>Table</w:t>
      </w:r>
      <w:proofErr w:type="spellEnd"/>
      <w:r w:rsidR="002076FE">
        <w:rPr>
          <w:lang w:val="pt-BR"/>
        </w:rPr>
        <w:t>) baseada em SRAM de</w:t>
      </w:r>
      <w:r w:rsidR="00660E8B">
        <w:rPr>
          <w:lang w:val="pt-BR"/>
        </w:rPr>
        <w:t xml:space="preserve"> quatro entradas e um registrador programável, </w:t>
      </w:r>
      <w:proofErr w:type="spellStart"/>
      <w:r w:rsidR="00660E8B">
        <w:rPr>
          <w:lang w:val="pt-BR"/>
        </w:rPr>
        <w:t>flip-flops</w:t>
      </w:r>
      <w:proofErr w:type="spellEnd"/>
      <w:r w:rsidR="00660E8B">
        <w:rPr>
          <w:lang w:val="pt-BR"/>
        </w:rPr>
        <w:t xml:space="preserve">. OS </w:t>
      </w:r>
      <w:proofErr w:type="spellStart"/>
      <w:r w:rsidR="00660E8B">
        <w:rPr>
          <w:lang w:val="pt-BR"/>
        </w:rPr>
        <w:t>LEs</w:t>
      </w:r>
      <w:proofErr w:type="spellEnd"/>
      <w:r w:rsidR="00660E8B">
        <w:rPr>
          <w:lang w:val="pt-BR"/>
        </w:rPr>
        <w:t xml:space="preserve"> são agrupados em </w:t>
      </w:r>
      <w:proofErr w:type="spellStart"/>
      <w:r w:rsidR="00660E8B">
        <w:rPr>
          <w:lang w:val="pt-BR"/>
        </w:rPr>
        <w:t>LABs</w:t>
      </w:r>
      <w:proofErr w:type="spellEnd"/>
      <w:r w:rsidR="00FF66BC">
        <w:rPr>
          <w:lang w:val="pt-BR"/>
        </w:rPr>
        <w:t xml:space="preserve"> (bloco de arranjo lógico)</w:t>
      </w:r>
      <w:r w:rsidR="00660E8B">
        <w:rPr>
          <w:lang w:val="pt-BR"/>
        </w:rPr>
        <w:t xml:space="preserve"> e recursos de roteamento</w:t>
      </w:r>
      <w:r w:rsidR="00DA484C">
        <w:rPr>
          <w:lang w:val="pt-BR"/>
        </w:rPr>
        <w:t xml:space="preserve"> de sinais.</w:t>
      </w:r>
    </w:p>
    <w:p w14:paraId="603FDFC6" w14:textId="77777777" w:rsidR="001C1272" w:rsidRDefault="001C1272" w:rsidP="00D02B25">
      <w:pPr>
        <w:rPr>
          <w:lang w:val="pt-BR"/>
        </w:rPr>
      </w:pPr>
    </w:p>
    <w:p w14:paraId="161355AA" w14:textId="0D7885ED" w:rsidR="00350A41" w:rsidRDefault="00DA484C" w:rsidP="00D02B25">
      <w:pPr>
        <w:rPr>
          <w:lang w:val="pt-BR"/>
        </w:rPr>
      </w:pPr>
      <w:r>
        <w:rPr>
          <w:lang w:val="pt-BR"/>
        </w:rPr>
        <w:t xml:space="preserve">A família possui diferentes dispositivos que permitem aos projetistas </w:t>
      </w:r>
      <w:r w:rsidR="00A84863">
        <w:rPr>
          <w:lang w:val="pt-BR"/>
        </w:rPr>
        <w:t>escolh</w:t>
      </w:r>
      <w:r w:rsidR="00DE3BA4">
        <w:rPr>
          <w:lang w:val="pt-BR"/>
        </w:rPr>
        <w:t>ere</w:t>
      </w:r>
      <w:r w:rsidR="00A84863">
        <w:rPr>
          <w:lang w:val="pt-BR"/>
        </w:rPr>
        <w:t xml:space="preserve">m entre 3 mil e 150 mil </w:t>
      </w:r>
      <w:proofErr w:type="spellStart"/>
      <w:r w:rsidR="00A84863">
        <w:rPr>
          <w:lang w:val="pt-BR"/>
        </w:rPr>
        <w:t>LEs</w:t>
      </w:r>
      <w:proofErr w:type="spellEnd"/>
      <w:r w:rsidR="00A84863">
        <w:rPr>
          <w:lang w:val="pt-BR"/>
        </w:rPr>
        <w:t xml:space="preserve">. </w:t>
      </w:r>
      <w:r w:rsidR="00DE3BA4">
        <w:rPr>
          <w:lang w:val="pt-BR"/>
        </w:rPr>
        <w:t>Como foi utilizado a placa Altera DE2-115</w:t>
      </w:r>
      <w:r w:rsidR="00350A41">
        <w:rPr>
          <w:lang w:val="pt-BR"/>
        </w:rPr>
        <w:t xml:space="preserve">, que contém o FPGA Cyclone IV EP4CE115, este é o dispositivo alvo deste trabalho. A _ mostra a comparação entre a quantidade de recursos deste FPGA com outros da mesma família, </w:t>
      </w:r>
      <w:r w:rsidR="00350A41" w:rsidRPr="00350A41">
        <w:rPr>
          <w:i/>
          <w:iCs/>
          <w:lang w:val="pt-BR"/>
        </w:rPr>
        <w:t>Cyclone IV E</w:t>
      </w:r>
      <w:r w:rsidR="00350A41">
        <w:rPr>
          <w:lang w:val="pt-BR"/>
        </w:rPr>
        <w:t xml:space="preserve">. </w:t>
      </w:r>
    </w:p>
    <w:p w14:paraId="63B68427" w14:textId="1E93C754" w:rsidR="001C1272" w:rsidRDefault="001C1272" w:rsidP="00D02B25">
      <w:pPr>
        <w:rPr>
          <w:lang w:val="pt-BR"/>
        </w:rPr>
      </w:pPr>
    </w:p>
    <w:p w14:paraId="68557257" w14:textId="56AB24CE" w:rsidR="001C1272" w:rsidRPr="009A74C8" w:rsidRDefault="001C1272" w:rsidP="00A74B6F">
      <w:pPr>
        <w:pStyle w:val="Caption"/>
      </w:pPr>
      <w:bookmarkStart w:id="142" w:name="_Toc22769078"/>
      <w:proofErr w:type="spellStart"/>
      <w:r w:rsidRPr="009A74C8">
        <w:t>Tabela</w:t>
      </w:r>
      <w:proofErr w:type="spellEnd"/>
      <w:r w:rsidRPr="009A74C8">
        <w:t xml:space="preserve"> </w:t>
      </w:r>
      <w:r w:rsidRPr="009A74C8">
        <w:fldChar w:fldCharType="begin"/>
      </w:r>
      <w:r w:rsidRPr="009A74C8">
        <w:instrText xml:space="preserve"> SEQ Tabela \* ARABIC </w:instrText>
      </w:r>
      <w:r w:rsidRPr="009A74C8">
        <w:fldChar w:fldCharType="separate"/>
      </w:r>
      <w:r w:rsidRPr="009A74C8">
        <w:rPr>
          <w:noProof/>
        </w:rPr>
        <w:t>1</w:t>
      </w:r>
      <w:r w:rsidRPr="009A74C8">
        <w:fldChar w:fldCharType="end"/>
      </w:r>
      <w:r w:rsidRPr="009A74C8">
        <w:t xml:space="preserve">: </w:t>
      </w:r>
      <w:proofErr w:type="spellStart"/>
      <w:r w:rsidRPr="009A74C8">
        <w:t>Família</w:t>
      </w:r>
      <w:proofErr w:type="spellEnd"/>
      <w:r w:rsidRPr="009A74C8">
        <w:t xml:space="preserve"> de FPGAs IV E da ALTERA. Fonte: []</w:t>
      </w:r>
      <w:bookmarkEnd w:id="142"/>
    </w:p>
    <w:tbl>
      <w:tblPr>
        <w:tblStyle w:val="TableGrid"/>
        <w:tblW w:w="0" w:type="auto"/>
        <w:tblLook w:val="04A0" w:firstRow="1" w:lastRow="0" w:firstColumn="1" w:lastColumn="0" w:noHBand="0" w:noVBand="1"/>
      </w:tblPr>
      <w:tblGrid>
        <w:gridCol w:w="1684"/>
        <w:gridCol w:w="888"/>
        <w:gridCol w:w="921"/>
        <w:gridCol w:w="921"/>
        <w:gridCol w:w="921"/>
        <w:gridCol w:w="921"/>
        <w:gridCol w:w="921"/>
        <w:gridCol w:w="921"/>
        <w:gridCol w:w="963"/>
      </w:tblGrid>
      <w:tr w:rsidR="00F73113" w14:paraId="2D2DC349" w14:textId="77777777" w:rsidTr="001C1272">
        <w:trPr>
          <w:trHeight w:val="316"/>
        </w:trPr>
        <w:tc>
          <w:tcPr>
            <w:tcW w:w="1537" w:type="dxa"/>
            <w:vMerge w:val="restart"/>
            <w:vAlign w:val="center"/>
          </w:tcPr>
          <w:p w14:paraId="417C6CD3" w14:textId="0B306003" w:rsidR="00E56059" w:rsidRPr="001C1272" w:rsidRDefault="00E56059" w:rsidP="00601209">
            <w:pPr>
              <w:pStyle w:val="NoSpacing"/>
              <w:jc w:val="center"/>
              <w:rPr>
                <w:b/>
                <w:bCs/>
              </w:rPr>
            </w:pPr>
            <w:r w:rsidRPr="001C1272">
              <w:rPr>
                <w:b/>
                <w:bCs/>
              </w:rPr>
              <w:t>Recursos</w:t>
            </w:r>
          </w:p>
        </w:tc>
        <w:tc>
          <w:tcPr>
            <w:tcW w:w="7524" w:type="dxa"/>
            <w:gridSpan w:val="8"/>
            <w:vAlign w:val="center"/>
          </w:tcPr>
          <w:p w14:paraId="4765F326" w14:textId="4DEB7D48" w:rsidR="00E56059" w:rsidRPr="00601209" w:rsidRDefault="00E56059" w:rsidP="00601209">
            <w:pPr>
              <w:pStyle w:val="NoSpacing"/>
              <w:jc w:val="center"/>
              <w:rPr>
                <w:b/>
                <w:bCs/>
              </w:rPr>
            </w:pPr>
            <w:r w:rsidRPr="00601209">
              <w:rPr>
                <w:b/>
                <w:bCs/>
              </w:rPr>
              <w:t>Família Cyclone IV E</w:t>
            </w:r>
          </w:p>
        </w:tc>
      </w:tr>
      <w:tr w:rsidR="007B4555" w14:paraId="043B0942" w14:textId="77777777" w:rsidTr="001C1272">
        <w:tc>
          <w:tcPr>
            <w:tcW w:w="1537" w:type="dxa"/>
            <w:vMerge/>
            <w:vAlign w:val="center"/>
          </w:tcPr>
          <w:p w14:paraId="4FA99020" w14:textId="77777777" w:rsidR="00E56059" w:rsidRPr="001C1272" w:rsidRDefault="00E56059" w:rsidP="001C1272">
            <w:pPr>
              <w:pStyle w:val="NoSpacing"/>
              <w:rPr>
                <w:b/>
                <w:bCs/>
              </w:rPr>
            </w:pPr>
          </w:p>
        </w:tc>
        <w:tc>
          <w:tcPr>
            <w:tcW w:w="916" w:type="dxa"/>
            <w:vAlign w:val="center"/>
          </w:tcPr>
          <w:p w14:paraId="370AF5D7" w14:textId="590FADF2" w:rsidR="00E56059" w:rsidRDefault="00E56059" w:rsidP="001C1272">
            <w:pPr>
              <w:pStyle w:val="NoSpacing"/>
            </w:pPr>
            <w:r>
              <w:t>EP4C</w:t>
            </w:r>
            <w:r w:rsidR="00F73113">
              <w:t xml:space="preserve"> </w:t>
            </w:r>
            <w:r>
              <w:t>E6</w:t>
            </w:r>
          </w:p>
        </w:tc>
        <w:tc>
          <w:tcPr>
            <w:tcW w:w="940" w:type="dxa"/>
            <w:vAlign w:val="center"/>
          </w:tcPr>
          <w:p w14:paraId="3A860742" w14:textId="0CDD1F92" w:rsidR="00E56059" w:rsidRDefault="00E56059" w:rsidP="001C1272">
            <w:pPr>
              <w:pStyle w:val="NoSpacing"/>
            </w:pPr>
            <w:r>
              <w:t>EP4C</w:t>
            </w:r>
            <w:r w:rsidR="00F73113">
              <w:t xml:space="preserve"> </w:t>
            </w:r>
            <w:r>
              <w:t>E10</w:t>
            </w:r>
          </w:p>
        </w:tc>
        <w:tc>
          <w:tcPr>
            <w:tcW w:w="940" w:type="dxa"/>
            <w:vAlign w:val="center"/>
          </w:tcPr>
          <w:p w14:paraId="42D133C3" w14:textId="1A10CE00" w:rsidR="00E56059" w:rsidRDefault="00E56059" w:rsidP="001C1272">
            <w:pPr>
              <w:pStyle w:val="NoSpacing"/>
            </w:pPr>
            <w:r>
              <w:t>EP4C</w:t>
            </w:r>
            <w:r w:rsidR="00F73113">
              <w:t xml:space="preserve"> </w:t>
            </w:r>
            <w:r>
              <w:t>E15</w:t>
            </w:r>
          </w:p>
        </w:tc>
        <w:tc>
          <w:tcPr>
            <w:tcW w:w="940" w:type="dxa"/>
            <w:vAlign w:val="center"/>
          </w:tcPr>
          <w:p w14:paraId="6EBB8FF0" w14:textId="11BBA50D" w:rsidR="00E56059" w:rsidRDefault="00E56059" w:rsidP="001C1272">
            <w:pPr>
              <w:pStyle w:val="NoSpacing"/>
            </w:pPr>
            <w:r>
              <w:t>EP4C</w:t>
            </w:r>
            <w:r w:rsidR="00F73113">
              <w:t xml:space="preserve"> </w:t>
            </w:r>
            <w:r>
              <w:t>E30</w:t>
            </w:r>
          </w:p>
        </w:tc>
        <w:tc>
          <w:tcPr>
            <w:tcW w:w="940" w:type="dxa"/>
            <w:vAlign w:val="center"/>
          </w:tcPr>
          <w:p w14:paraId="2C8DCAB2" w14:textId="66B7AF66" w:rsidR="00E56059" w:rsidRDefault="00E56059" w:rsidP="001C1272">
            <w:pPr>
              <w:pStyle w:val="NoSpacing"/>
            </w:pPr>
            <w:r>
              <w:t>EP4C</w:t>
            </w:r>
            <w:r w:rsidR="00F73113">
              <w:t xml:space="preserve"> </w:t>
            </w:r>
            <w:r>
              <w:t>E40</w:t>
            </w:r>
          </w:p>
        </w:tc>
        <w:tc>
          <w:tcPr>
            <w:tcW w:w="940" w:type="dxa"/>
            <w:vAlign w:val="center"/>
          </w:tcPr>
          <w:p w14:paraId="56A5E6B4" w14:textId="2FD0C76E" w:rsidR="00E56059" w:rsidRDefault="00E56059" w:rsidP="001C1272">
            <w:pPr>
              <w:pStyle w:val="NoSpacing"/>
            </w:pPr>
            <w:r>
              <w:t>EP4C</w:t>
            </w:r>
            <w:r w:rsidR="00F73113">
              <w:t xml:space="preserve"> </w:t>
            </w:r>
            <w:r>
              <w:t>E55</w:t>
            </w:r>
          </w:p>
        </w:tc>
        <w:tc>
          <w:tcPr>
            <w:tcW w:w="940" w:type="dxa"/>
            <w:vAlign w:val="center"/>
          </w:tcPr>
          <w:p w14:paraId="359071A4" w14:textId="777F8599" w:rsidR="00E56059" w:rsidRDefault="00E56059" w:rsidP="001C1272">
            <w:pPr>
              <w:pStyle w:val="NoSpacing"/>
            </w:pPr>
            <w:r>
              <w:t>EP4C</w:t>
            </w:r>
            <w:r w:rsidR="00F73113">
              <w:t xml:space="preserve"> </w:t>
            </w:r>
            <w:r>
              <w:t>E75</w:t>
            </w:r>
          </w:p>
        </w:tc>
        <w:tc>
          <w:tcPr>
            <w:tcW w:w="968" w:type="dxa"/>
            <w:vAlign w:val="center"/>
          </w:tcPr>
          <w:p w14:paraId="016469CA" w14:textId="72353916" w:rsidR="00E56059" w:rsidRDefault="00E56059" w:rsidP="001C1272">
            <w:pPr>
              <w:pStyle w:val="NoSpacing"/>
            </w:pPr>
            <w:r>
              <w:t>EP4C</w:t>
            </w:r>
            <w:r w:rsidR="00F73113">
              <w:t xml:space="preserve"> </w:t>
            </w:r>
            <w:r>
              <w:t>E115</w:t>
            </w:r>
          </w:p>
        </w:tc>
      </w:tr>
      <w:tr w:rsidR="007B4555" w14:paraId="4418EFD9" w14:textId="77777777" w:rsidTr="007F569D">
        <w:trPr>
          <w:trHeight w:val="392"/>
        </w:trPr>
        <w:tc>
          <w:tcPr>
            <w:tcW w:w="1537" w:type="dxa"/>
            <w:vAlign w:val="center"/>
          </w:tcPr>
          <w:p w14:paraId="67DED628" w14:textId="5308F390" w:rsidR="00E56059" w:rsidRPr="001C1272" w:rsidRDefault="00F73113" w:rsidP="001C1272">
            <w:pPr>
              <w:pStyle w:val="NoSpacing"/>
              <w:rPr>
                <w:b/>
                <w:bCs/>
              </w:rPr>
            </w:pPr>
            <w:proofErr w:type="spellStart"/>
            <w:r w:rsidRPr="001C1272">
              <w:rPr>
                <w:b/>
                <w:bCs/>
              </w:rPr>
              <w:t>LEs</w:t>
            </w:r>
            <w:proofErr w:type="spellEnd"/>
          </w:p>
        </w:tc>
        <w:tc>
          <w:tcPr>
            <w:tcW w:w="916" w:type="dxa"/>
            <w:vAlign w:val="center"/>
          </w:tcPr>
          <w:p w14:paraId="6ACAB62C" w14:textId="2889B7BB" w:rsidR="00E56059" w:rsidRDefault="00404F5E" w:rsidP="001C1272">
            <w:pPr>
              <w:pStyle w:val="NoSpacing"/>
            </w:pPr>
            <w:r>
              <w:t>6.272</w:t>
            </w:r>
          </w:p>
        </w:tc>
        <w:tc>
          <w:tcPr>
            <w:tcW w:w="940" w:type="dxa"/>
            <w:vAlign w:val="center"/>
          </w:tcPr>
          <w:p w14:paraId="7DBB9750" w14:textId="44606ABE" w:rsidR="00E56059" w:rsidRDefault="00404F5E" w:rsidP="001C1272">
            <w:pPr>
              <w:pStyle w:val="NoSpacing"/>
            </w:pPr>
            <w:r>
              <w:t>10.320</w:t>
            </w:r>
          </w:p>
        </w:tc>
        <w:tc>
          <w:tcPr>
            <w:tcW w:w="940" w:type="dxa"/>
            <w:vAlign w:val="center"/>
          </w:tcPr>
          <w:p w14:paraId="20A8D678" w14:textId="206C6BA8" w:rsidR="00E56059" w:rsidRDefault="007B4555" w:rsidP="001C1272">
            <w:pPr>
              <w:pStyle w:val="NoSpacing"/>
            </w:pPr>
            <w:r>
              <w:t>15.208</w:t>
            </w:r>
          </w:p>
        </w:tc>
        <w:tc>
          <w:tcPr>
            <w:tcW w:w="940" w:type="dxa"/>
            <w:vAlign w:val="center"/>
          </w:tcPr>
          <w:p w14:paraId="08387D8F" w14:textId="66B2E3A0" w:rsidR="00E56059" w:rsidRDefault="007B4555" w:rsidP="001C1272">
            <w:pPr>
              <w:pStyle w:val="NoSpacing"/>
            </w:pPr>
            <w:r>
              <w:t>28.848</w:t>
            </w:r>
          </w:p>
        </w:tc>
        <w:tc>
          <w:tcPr>
            <w:tcW w:w="940" w:type="dxa"/>
            <w:vAlign w:val="center"/>
          </w:tcPr>
          <w:p w14:paraId="7A3580C2" w14:textId="3DA9E014" w:rsidR="00E56059" w:rsidRDefault="007B4555" w:rsidP="001C1272">
            <w:pPr>
              <w:pStyle w:val="NoSpacing"/>
            </w:pPr>
            <w:r>
              <w:t>39.600</w:t>
            </w:r>
          </w:p>
        </w:tc>
        <w:tc>
          <w:tcPr>
            <w:tcW w:w="940" w:type="dxa"/>
            <w:vAlign w:val="center"/>
          </w:tcPr>
          <w:p w14:paraId="719979F3" w14:textId="4FDC15DF" w:rsidR="00E56059" w:rsidRDefault="007B4555" w:rsidP="001C1272">
            <w:pPr>
              <w:pStyle w:val="NoSpacing"/>
            </w:pPr>
            <w:r>
              <w:t>55.856</w:t>
            </w:r>
          </w:p>
        </w:tc>
        <w:tc>
          <w:tcPr>
            <w:tcW w:w="940" w:type="dxa"/>
            <w:vAlign w:val="center"/>
          </w:tcPr>
          <w:p w14:paraId="27E859A3" w14:textId="7E214D20" w:rsidR="00E56059" w:rsidRDefault="007B4555" w:rsidP="001C1272">
            <w:pPr>
              <w:pStyle w:val="NoSpacing"/>
            </w:pPr>
            <w:r>
              <w:t>75.408</w:t>
            </w:r>
          </w:p>
        </w:tc>
        <w:tc>
          <w:tcPr>
            <w:tcW w:w="968" w:type="dxa"/>
            <w:vAlign w:val="center"/>
          </w:tcPr>
          <w:p w14:paraId="17C38D85" w14:textId="0433C26B" w:rsidR="00E56059" w:rsidRDefault="007B4555" w:rsidP="001C1272">
            <w:pPr>
              <w:pStyle w:val="NoSpacing"/>
            </w:pPr>
            <w:r>
              <w:t>114.800</w:t>
            </w:r>
          </w:p>
        </w:tc>
      </w:tr>
      <w:tr w:rsidR="007B4555" w14:paraId="6F686BD2" w14:textId="77777777" w:rsidTr="001C1272">
        <w:tc>
          <w:tcPr>
            <w:tcW w:w="1537" w:type="dxa"/>
            <w:vAlign w:val="center"/>
          </w:tcPr>
          <w:p w14:paraId="0BB62B15" w14:textId="66C80E23" w:rsidR="00E56059" w:rsidRPr="001C1272" w:rsidRDefault="00F73113" w:rsidP="001C1272">
            <w:pPr>
              <w:pStyle w:val="NoSpacing"/>
              <w:rPr>
                <w:b/>
                <w:bCs/>
              </w:rPr>
            </w:pPr>
            <w:r w:rsidRPr="001C1272">
              <w:rPr>
                <w:b/>
                <w:bCs/>
              </w:rPr>
              <w:t>Blocos RAM M9k</w:t>
            </w:r>
          </w:p>
        </w:tc>
        <w:tc>
          <w:tcPr>
            <w:tcW w:w="916" w:type="dxa"/>
            <w:vAlign w:val="center"/>
          </w:tcPr>
          <w:p w14:paraId="669F7089" w14:textId="138FCD26" w:rsidR="00E56059" w:rsidRDefault="00404F5E" w:rsidP="001C1272">
            <w:pPr>
              <w:pStyle w:val="NoSpacing"/>
            </w:pPr>
            <w:r>
              <w:t>30</w:t>
            </w:r>
          </w:p>
        </w:tc>
        <w:tc>
          <w:tcPr>
            <w:tcW w:w="940" w:type="dxa"/>
            <w:vAlign w:val="center"/>
          </w:tcPr>
          <w:p w14:paraId="0DAD228C" w14:textId="0F5A9393" w:rsidR="00E56059" w:rsidRDefault="00404F5E" w:rsidP="001C1272">
            <w:pPr>
              <w:pStyle w:val="NoSpacing"/>
            </w:pPr>
            <w:r>
              <w:t>46</w:t>
            </w:r>
          </w:p>
        </w:tc>
        <w:tc>
          <w:tcPr>
            <w:tcW w:w="940" w:type="dxa"/>
            <w:vAlign w:val="center"/>
          </w:tcPr>
          <w:p w14:paraId="4613021E" w14:textId="7A60D9B7" w:rsidR="00E56059" w:rsidRDefault="007B4555" w:rsidP="001C1272">
            <w:pPr>
              <w:pStyle w:val="NoSpacing"/>
            </w:pPr>
            <w:r>
              <w:t>56</w:t>
            </w:r>
          </w:p>
        </w:tc>
        <w:tc>
          <w:tcPr>
            <w:tcW w:w="940" w:type="dxa"/>
            <w:vAlign w:val="center"/>
          </w:tcPr>
          <w:p w14:paraId="624507A5" w14:textId="6D8BFF7E" w:rsidR="00E56059" w:rsidRDefault="007B4555" w:rsidP="001C1272">
            <w:pPr>
              <w:pStyle w:val="NoSpacing"/>
            </w:pPr>
            <w:r>
              <w:t>66</w:t>
            </w:r>
          </w:p>
        </w:tc>
        <w:tc>
          <w:tcPr>
            <w:tcW w:w="940" w:type="dxa"/>
            <w:vAlign w:val="center"/>
          </w:tcPr>
          <w:p w14:paraId="0D43417A" w14:textId="20571AFD" w:rsidR="00E56059" w:rsidRDefault="007B4555" w:rsidP="001C1272">
            <w:pPr>
              <w:pStyle w:val="NoSpacing"/>
            </w:pPr>
            <w:r>
              <w:t>126</w:t>
            </w:r>
          </w:p>
        </w:tc>
        <w:tc>
          <w:tcPr>
            <w:tcW w:w="940" w:type="dxa"/>
            <w:vAlign w:val="center"/>
          </w:tcPr>
          <w:p w14:paraId="68339473" w14:textId="497F0EB3" w:rsidR="00E56059" w:rsidRDefault="007B4555" w:rsidP="001C1272">
            <w:pPr>
              <w:pStyle w:val="NoSpacing"/>
            </w:pPr>
            <w:r>
              <w:t>260</w:t>
            </w:r>
          </w:p>
        </w:tc>
        <w:tc>
          <w:tcPr>
            <w:tcW w:w="940" w:type="dxa"/>
            <w:vAlign w:val="center"/>
          </w:tcPr>
          <w:p w14:paraId="1DD2E349" w14:textId="084A049C" w:rsidR="00E56059" w:rsidRDefault="007B4555" w:rsidP="001C1272">
            <w:pPr>
              <w:pStyle w:val="NoSpacing"/>
            </w:pPr>
            <w:r>
              <w:t>305</w:t>
            </w:r>
          </w:p>
        </w:tc>
        <w:tc>
          <w:tcPr>
            <w:tcW w:w="968" w:type="dxa"/>
            <w:vAlign w:val="center"/>
          </w:tcPr>
          <w:p w14:paraId="3E662363" w14:textId="35A672C5" w:rsidR="00E56059" w:rsidRDefault="007B4555" w:rsidP="001C1272">
            <w:pPr>
              <w:pStyle w:val="NoSpacing"/>
            </w:pPr>
            <w:r>
              <w:t>432</w:t>
            </w:r>
          </w:p>
        </w:tc>
      </w:tr>
      <w:tr w:rsidR="007B4555" w14:paraId="4F28308A" w14:textId="77777777" w:rsidTr="001C1272">
        <w:tc>
          <w:tcPr>
            <w:tcW w:w="1537" w:type="dxa"/>
            <w:vAlign w:val="center"/>
          </w:tcPr>
          <w:p w14:paraId="13FD55D9" w14:textId="5337A250" w:rsidR="00E56059" w:rsidRPr="001C1272" w:rsidRDefault="00F73113" w:rsidP="001C1272">
            <w:pPr>
              <w:pStyle w:val="NoSpacing"/>
              <w:rPr>
                <w:b/>
                <w:bCs/>
              </w:rPr>
            </w:pPr>
            <w:r w:rsidRPr="001C1272">
              <w:rPr>
                <w:b/>
                <w:bCs/>
              </w:rPr>
              <w:t>RAM total (</w:t>
            </w:r>
            <w:proofErr w:type="spellStart"/>
            <w:r w:rsidRPr="001C1272">
              <w:rPr>
                <w:b/>
                <w:bCs/>
              </w:rPr>
              <w:t>Kbits</w:t>
            </w:r>
            <w:proofErr w:type="spellEnd"/>
            <w:r w:rsidRPr="001C1272">
              <w:rPr>
                <w:b/>
                <w:bCs/>
              </w:rPr>
              <w:t>)</w:t>
            </w:r>
          </w:p>
        </w:tc>
        <w:tc>
          <w:tcPr>
            <w:tcW w:w="916" w:type="dxa"/>
            <w:vAlign w:val="center"/>
          </w:tcPr>
          <w:p w14:paraId="78D3115D" w14:textId="344E105C" w:rsidR="00E56059" w:rsidRDefault="00404F5E" w:rsidP="001C1272">
            <w:pPr>
              <w:pStyle w:val="NoSpacing"/>
            </w:pPr>
            <w:r>
              <w:t>270</w:t>
            </w:r>
          </w:p>
        </w:tc>
        <w:tc>
          <w:tcPr>
            <w:tcW w:w="940" w:type="dxa"/>
            <w:vAlign w:val="center"/>
          </w:tcPr>
          <w:p w14:paraId="544E0B14" w14:textId="278E9F53" w:rsidR="00E56059" w:rsidRDefault="007B4555" w:rsidP="001C1272">
            <w:pPr>
              <w:pStyle w:val="NoSpacing"/>
            </w:pPr>
            <w:r>
              <w:t>414</w:t>
            </w:r>
          </w:p>
        </w:tc>
        <w:tc>
          <w:tcPr>
            <w:tcW w:w="940" w:type="dxa"/>
            <w:vAlign w:val="center"/>
          </w:tcPr>
          <w:p w14:paraId="510BE67D" w14:textId="51292D72" w:rsidR="00E56059" w:rsidRDefault="00AF6AEC" w:rsidP="001C1272">
            <w:pPr>
              <w:pStyle w:val="NoSpacing"/>
            </w:pPr>
            <w:r>
              <w:t>504</w:t>
            </w:r>
          </w:p>
        </w:tc>
        <w:tc>
          <w:tcPr>
            <w:tcW w:w="940" w:type="dxa"/>
            <w:vAlign w:val="center"/>
          </w:tcPr>
          <w:p w14:paraId="50963CA6" w14:textId="1B0960CB" w:rsidR="00E56059" w:rsidRDefault="00AF6AEC" w:rsidP="001C1272">
            <w:pPr>
              <w:pStyle w:val="NoSpacing"/>
            </w:pPr>
            <w:r>
              <w:t>594</w:t>
            </w:r>
          </w:p>
        </w:tc>
        <w:tc>
          <w:tcPr>
            <w:tcW w:w="940" w:type="dxa"/>
            <w:vAlign w:val="center"/>
          </w:tcPr>
          <w:p w14:paraId="2EA19415" w14:textId="3ADB7397" w:rsidR="00E56059" w:rsidRDefault="00AF6AEC" w:rsidP="001C1272">
            <w:pPr>
              <w:pStyle w:val="NoSpacing"/>
            </w:pPr>
            <w:r>
              <w:t>1.134</w:t>
            </w:r>
          </w:p>
        </w:tc>
        <w:tc>
          <w:tcPr>
            <w:tcW w:w="940" w:type="dxa"/>
            <w:vAlign w:val="center"/>
          </w:tcPr>
          <w:p w14:paraId="07BAB310" w14:textId="6D1ADFC9" w:rsidR="00E56059" w:rsidRDefault="00AF6AEC" w:rsidP="001C1272">
            <w:pPr>
              <w:pStyle w:val="NoSpacing"/>
            </w:pPr>
            <w:r>
              <w:t>2.340</w:t>
            </w:r>
          </w:p>
        </w:tc>
        <w:tc>
          <w:tcPr>
            <w:tcW w:w="940" w:type="dxa"/>
            <w:vAlign w:val="center"/>
          </w:tcPr>
          <w:p w14:paraId="20742097" w14:textId="3F4E7C25" w:rsidR="00E56059" w:rsidRDefault="00AF6AEC" w:rsidP="001C1272">
            <w:pPr>
              <w:pStyle w:val="NoSpacing"/>
            </w:pPr>
            <w:r>
              <w:t>2.745</w:t>
            </w:r>
          </w:p>
        </w:tc>
        <w:tc>
          <w:tcPr>
            <w:tcW w:w="968" w:type="dxa"/>
            <w:vAlign w:val="center"/>
          </w:tcPr>
          <w:p w14:paraId="2213080A" w14:textId="236A3A96" w:rsidR="00E56059" w:rsidRDefault="00AF6AEC" w:rsidP="001C1272">
            <w:pPr>
              <w:pStyle w:val="NoSpacing"/>
            </w:pPr>
            <w:r>
              <w:t>3.888</w:t>
            </w:r>
          </w:p>
        </w:tc>
      </w:tr>
      <w:tr w:rsidR="007B4555" w14:paraId="4DCF6D14" w14:textId="77777777" w:rsidTr="007F569D">
        <w:trPr>
          <w:trHeight w:val="551"/>
        </w:trPr>
        <w:tc>
          <w:tcPr>
            <w:tcW w:w="1537" w:type="dxa"/>
            <w:vAlign w:val="center"/>
          </w:tcPr>
          <w:p w14:paraId="53DAEDDB" w14:textId="2B791DDC" w:rsidR="00E56059" w:rsidRPr="001C1272" w:rsidRDefault="00F73113" w:rsidP="001C1272">
            <w:pPr>
              <w:pStyle w:val="NoSpacing"/>
              <w:rPr>
                <w:b/>
                <w:bCs/>
              </w:rPr>
            </w:pPr>
            <w:r w:rsidRPr="001C1272">
              <w:rPr>
                <w:b/>
                <w:bCs/>
              </w:rPr>
              <w:lastRenderedPageBreak/>
              <w:t>Multiplicadores Embutidos</w:t>
            </w:r>
          </w:p>
        </w:tc>
        <w:tc>
          <w:tcPr>
            <w:tcW w:w="916" w:type="dxa"/>
            <w:vAlign w:val="center"/>
          </w:tcPr>
          <w:p w14:paraId="10E3CE97" w14:textId="543C132A" w:rsidR="00E56059" w:rsidRDefault="00404F5E" w:rsidP="001C1272">
            <w:pPr>
              <w:pStyle w:val="NoSpacing"/>
            </w:pPr>
            <w:r>
              <w:t>15</w:t>
            </w:r>
          </w:p>
        </w:tc>
        <w:tc>
          <w:tcPr>
            <w:tcW w:w="940" w:type="dxa"/>
            <w:vAlign w:val="center"/>
          </w:tcPr>
          <w:p w14:paraId="0E793D24" w14:textId="2D2959E2" w:rsidR="00E56059" w:rsidRDefault="007B4555" w:rsidP="001C1272">
            <w:pPr>
              <w:pStyle w:val="NoSpacing"/>
            </w:pPr>
            <w:r>
              <w:t>23</w:t>
            </w:r>
          </w:p>
        </w:tc>
        <w:tc>
          <w:tcPr>
            <w:tcW w:w="940" w:type="dxa"/>
            <w:vAlign w:val="center"/>
          </w:tcPr>
          <w:p w14:paraId="5C2B5017" w14:textId="348FB459" w:rsidR="00E56059" w:rsidRDefault="00AF6AEC" w:rsidP="001C1272">
            <w:pPr>
              <w:pStyle w:val="NoSpacing"/>
            </w:pPr>
            <w:r>
              <w:t>56</w:t>
            </w:r>
          </w:p>
        </w:tc>
        <w:tc>
          <w:tcPr>
            <w:tcW w:w="940" w:type="dxa"/>
            <w:vAlign w:val="center"/>
          </w:tcPr>
          <w:p w14:paraId="04AC5D2C" w14:textId="7E04FDF3" w:rsidR="00E56059" w:rsidRDefault="00AF6AEC" w:rsidP="001C1272">
            <w:pPr>
              <w:pStyle w:val="NoSpacing"/>
            </w:pPr>
            <w:r>
              <w:t>66</w:t>
            </w:r>
          </w:p>
        </w:tc>
        <w:tc>
          <w:tcPr>
            <w:tcW w:w="940" w:type="dxa"/>
            <w:vAlign w:val="center"/>
          </w:tcPr>
          <w:p w14:paraId="637F1A27" w14:textId="4BA9D9FF" w:rsidR="00E56059" w:rsidRDefault="00AF6AEC" w:rsidP="001C1272">
            <w:pPr>
              <w:pStyle w:val="NoSpacing"/>
            </w:pPr>
            <w:r>
              <w:t>116</w:t>
            </w:r>
          </w:p>
        </w:tc>
        <w:tc>
          <w:tcPr>
            <w:tcW w:w="940" w:type="dxa"/>
            <w:vAlign w:val="center"/>
          </w:tcPr>
          <w:p w14:paraId="1E1B3AB6" w14:textId="411DA413" w:rsidR="00E56059" w:rsidRDefault="00AF6AEC" w:rsidP="001C1272">
            <w:pPr>
              <w:pStyle w:val="NoSpacing"/>
            </w:pPr>
            <w:r>
              <w:t>154</w:t>
            </w:r>
          </w:p>
        </w:tc>
        <w:tc>
          <w:tcPr>
            <w:tcW w:w="940" w:type="dxa"/>
            <w:vAlign w:val="center"/>
          </w:tcPr>
          <w:p w14:paraId="15A82B37" w14:textId="53E5B308" w:rsidR="00E56059" w:rsidRDefault="00AF6AEC" w:rsidP="001C1272">
            <w:pPr>
              <w:pStyle w:val="NoSpacing"/>
            </w:pPr>
            <w:r>
              <w:t>200</w:t>
            </w:r>
          </w:p>
        </w:tc>
        <w:tc>
          <w:tcPr>
            <w:tcW w:w="968" w:type="dxa"/>
            <w:vAlign w:val="center"/>
          </w:tcPr>
          <w:p w14:paraId="6F8EA150" w14:textId="13B72CB9" w:rsidR="00E56059" w:rsidRDefault="00AF6AEC" w:rsidP="001C1272">
            <w:pPr>
              <w:pStyle w:val="NoSpacing"/>
            </w:pPr>
            <w:r>
              <w:t>266</w:t>
            </w:r>
          </w:p>
        </w:tc>
      </w:tr>
      <w:tr w:rsidR="007B4555" w14:paraId="1CB99820" w14:textId="77777777" w:rsidTr="007F569D">
        <w:trPr>
          <w:trHeight w:val="372"/>
        </w:trPr>
        <w:tc>
          <w:tcPr>
            <w:tcW w:w="1537" w:type="dxa"/>
            <w:vAlign w:val="center"/>
          </w:tcPr>
          <w:p w14:paraId="29986B37" w14:textId="51B106CB" w:rsidR="00E56059" w:rsidRPr="001C1272" w:rsidRDefault="00F73113" w:rsidP="001C1272">
            <w:pPr>
              <w:pStyle w:val="NoSpacing"/>
              <w:rPr>
                <w:b/>
                <w:bCs/>
              </w:rPr>
            </w:pPr>
            <w:proofErr w:type="spellStart"/>
            <w:r w:rsidRPr="001C1272">
              <w:rPr>
                <w:b/>
                <w:bCs/>
              </w:rPr>
              <w:t>PLLs</w:t>
            </w:r>
            <w:proofErr w:type="spellEnd"/>
          </w:p>
        </w:tc>
        <w:tc>
          <w:tcPr>
            <w:tcW w:w="916" w:type="dxa"/>
            <w:vAlign w:val="center"/>
          </w:tcPr>
          <w:p w14:paraId="5755D361" w14:textId="1FB80D00" w:rsidR="00E56059" w:rsidRDefault="00404F5E" w:rsidP="001C1272">
            <w:pPr>
              <w:pStyle w:val="NoSpacing"/>
            </w:pPr>
            <w:r>
              <w:t>2</w:t>
            </w:r>
          </w:p>
        </w:tc>
        <w:tc>
          <w:tcPr>
            <w:tcW w:w="940" w:type="dxa"/>
            <w:vAlign w:val="center"/>
          </w:tcPr>
          <w:p w14:paraId="129B0523" w14:textId="2669EDEC" w:rsidR="00E56059" w:rsidRDefault="007B4555" w:rsidP="001C1272">
            <w:pPr>
              <w:pStyle w:val="NoSpacing"/>
            </w:pPr>
            <w:r>
              <w:t>2</w:t>
            </w:r>
          </w:p>
        </w:tc>
        <w:tc>
          <w:tcPr>
            <w:tcW w:w="940" w:type="dxa"/>
            <w:vAlign w:val="center"/>
          </w:tcPr>
          <w:p w14:paraId="6020BB79" w14:textId="48D940C3" w:rsidR="00E56059" w:rsidRDefault="007B4555" w:rsidP="001C1272">
            <w:pPr>
              <w:pStyle w:val="NoSpacing"/>
            </w:pPr>
            <w:r>
              <w:t>4</w:t>
            </w:r>
          </w:p>
        </w:tc>
        <w:tc>
          <w:tcPr>
            <w:tcW w:w="940" w:type="dxa"/>
            <w:vAlign w:val="center"/>
          </w:tcPr>
          <w:p w14:paraId="62C4EDCB" w14:textId="5196645C" w:rsidR="00E56059" w:rsidRDefault="007B4555" w:rsidP="001C1272">
            <w:pPr>
              <w:pStyle w:val="NoSpacing"/>
            </w:pPr>
            <w:r>
              <w:t>4</w:t>
            </w:r>
          </w:p>
        </w:tc>
        <w:tc>
          <w:tcPr>
            <w:tcW w:w="940" w:type="dxa"/>
            <w:vAlign w:val="center"/>
          </w:tcPr>
          <w:p w14:paraId="37E3609C" w14:textId="1195105D" w:rsidR="00E56059" w:rsidRDefault="007B4555" w:rsidP="001C1272">
            <w:pPr>
              <w:pStyle w:val="NoSpacing"/>
            </w:pPr>
            <w:r>
              <w:t>4</w:t>
            </w:r>
          </w:p>
        </w:tc>
        <w:tc>
          <w:tcPr>
            <w:tcW w:w="940" w:type="dxa"/>
            <w:vAlign w:val="center"/>
          </w:tcPr>
          <w:p w14:paraId="28FE0EAD" w14:textId="1EA18BB1" w:rsidR="00E56059" w:rsidRDefault="007B4555" w:rsidP="001C1272">
            <w:pPr>
              <w:pStyle w:val="NoSpacing"/>
            </w:pPr>
            <w:r>
              <w:t>4</w:t>
            </w:r>
          </w:p>
        </w:tc>
        <w:tc>
          <w:tcPr>
            <w:tcW w:w="940" w:type="dxa"/>
            <w:vAlign w:val="center"/>
          </w:tcPr>
          <w:p w14:paraId="3585B9B2" w14:textId="3678B8DA" w:rsidR="00E56059" w:rsidRDefault="007B4555" w:rsidP="001C1272">
            <w:pPr>
              <w:pStyle w:val="NoSpacing"/>
            </w:pPr>
            <w:r>
              <w:t>4</w:t>
            </w:r>
          </w:p>
        </w:tc>
        <w:tc>
          <w:tcPr>
            <w:tcW w:w="968" w:type="dxa"/>
            <w:vAlign w:val="center"/>
          </w:tcPr>
          <w:p w14:paraId="6631BA01" w14:textId="50585BD6" w:rsidR="00E56059" w:rsidRDefault="007B4555" w:rsidP="001C1272">
            <w:pPr>
              <w:pStyle w:val="NoSpacing"/>
            </w:pPr>
            <w:r>
              <w:t>4</w:t>
            </w:r>
          </w:p>
        </w:tc>
      </w:tr>
      <w:tr w:rsidR="007B4555" w14:paraId="5E4015A6" w14:textId="77777777" w:rsidTr="007F569D">
        <w:trPr>
          <w:trHeight w:val="465"/>
        </w:trPr>
        <w:tc>
          <w:tcPr>
            <w:tcW w:w="1537" w:type="dxa"/>
            <w:vAlign w:val="center"/>
          </w:tcPr>
          <w:p w14:paraId="170DBC59" w14:textId="3F9FA2DE" w:rsidR="00E56059" w:rsidRPr="001C1272" w:rsidRDefault="00F73113" w:rsidP="001C1272">
            <w:pPr>
              <w:pStyle w:val="NoSpacing"/>
              <w:rPr>
                <w:b/>
                <w:bCs/>
              </w:rPr>
            </w:pPr>
            <w:r w:rsidRPr="001C1272">
              <w:rPr>
                <w:b/>
                <w:bCs/>
              </w:rPr>
              <w:t>Número máx. de I/Os</w:t>
            </w:r>
          </w:p>
        </w:tc>
        <w:tc>
          <w:tcPr>
            <w:tcW w:w="916" w:type="dxa"/>
            <w:vAlign w:val="center"/>
          </w:tcPr>
          <w:p w14:paraId="04FF6911" w14:textId="0A67C29A" w:rsidR="00E56059" w:rsidRDefault="00404F5E" w:rsidP="001C1272">
            <w:pPr>
              <w:pStyle w:val="NoSpacing"/>
            </w:pPr>
            <w:r>
              <w:t>182</w:t>
            </w:r>
          </w:p>
        </w:tc>
        <w:tc>
          <w:tcPr>
            <w:tcW w:w="940" w:type="dxa"/>
            <w:vAlign w:val="center"/>
          </w:tcPr>
          <w:p w14:paraId="556E76A2" w14:textId="3EEA97B0" w:rsidR="00E56059" w:rsidRDefault="00AF6AEC" w:rsidP="001C1272">
            <w:pPr>
              <w:pStyle w:val="NoSpacing"/>
            </w:pPr>
            <w:r>
              <w:t>182</w:t>
            </w:r>
          </w:p>
        </w:tc>
        <w:tc>
          <w:tcPr>
            <w:tcW w:w="940" w:type="dxa"/>
            <w:vAlign w:val="center"/>
          </w:tcPr>
          <w:p w14:paraId="09CA0D4E" w14:textId="2C8AD28D" w:rsidR="00E56059" w:rsidRDefault="00AF6AEC" w:rsidP="001C1272">
            <w:pPr>
              <w:pStyle w:val="NoSpacing"/>
            </w:pPr>
            <w:r>
              <w:t>346</w:t>
            </w:r>
          </w:p>
        </w:tc>
        <w:tc>
          <w:tcPr>
            <w:tcW w:w="940" w:type="dxa"/>
            <w:vAlign w:val="center"/>
          </w:tcPr>
          <w:p w14:paraId="276D24C2" w14:textId="13BC947E" w:rsidR="00E56059" w:rsidRDefault="00FF66BC" w:rsidP="001C1272">
            <w:pPr>
              <w:pStyle w:val="NoSpacing"/>
            </w:pPr>
            <w:r>
              <w:t>535</w:t>
            </w:r>
          </w:p>
        </w:tc>
        <w:tc>
          <w:tcPr>
            <w:tcW w:w="940" w:type="dxa"/>
            <w:vAlign w:val="center"/>
          </w:tcPr>
          <w:p w14:paraId="2127DB87" w14:textId="4B2A1B66" w:rsidR="00E56059" w:rsidRDefault="00FF66BC" w:rsidP="001C1272">
            <w:pPr>
              <w:pStyle w:val="NoSpacing"/>
            </w:pPr>
            <w:r>
              <w:t>535</w:t>
            </w:r>
          </w:p>
        </w:tc>
        <w:tc>
          <w:tcPr>
            <w:tcW w:w="940" w:type="dxa"/>
            <w:vAlign w:val="center"/>
          </w:tcPr>
          <w:p w14:paraId="111D949A" w14:textId="5E9E05F7" w:rsidR="00E56059" w:rsidRDefault="00FF66BC" w:rsidP="001C1272">
            <w:pPr>
              <w:pStyle w:val="NoSpacing"/>
            </w:pPr>
            <w:r>
              <w:t>377</w:t>
            </w:r>
          </w:p>
        </w:tc>
        <w:tc>
          <w:tcPr>
            <w:tcW w:w="940" w:type="dxa"/>
            <w:vAlign w:val="center"/>
          </w:tcPr>
          <w:p w14:paraId="36DA8128" w14:textId="7B0222F0" w:rsidR="00E56059" w:rsidRDefault="00FF66BC" w:rsidP="001C1272">
            <w:pPr>
              <w:pStyle w:val="NoSpacing"/>
            </w:pPr>
            <w:r>
              <w:t>429</w:t>
            </w:r>
          </w:p>
        </w:tc>
        <w:tc>
          <w:tcPr>
            <w:tcW w:w="968" w:type="dxa"/>
            <w:vAlign w:val="center"/>
          </w:tcPr>
          <w:p w14:paraId="7799B19F" w14:textId="36B14BF5" w:rsidR="00E56059" w:rsidRDefault="00FF66BC" w:rsidP="001C1272">
            <w:pPr>
              <w:pStyle w:val="NoSpacing"/>
            </w:pPr>
            <w:r>
              <w:t>531</w:t>
            </w:r>
          </w:p>
        </w:tc>
      </w:tr>
    </w:tbl>
    <w:p w14:paraId="50CB8DDC" w14:textId="02A8EBF9" w:rsidR="00350A41" w:rsidRDefault="00350A41">
      <w:pPr>
        <w:spacing w:after="160" w:line="259" w:lineRule="auto"/>
        <w:jc w:val="left"/>
        <w:rPr>
          <w:lang w:val="pt-BR"/>
        </w:rPr>
      </w:pPr>
    </w:p>
    <w:p w14:paraId="257170B9" w14:textId="77777777" w:rsidR="009B7BC2" w:rsidRDefault="009B7BC2">
      <w:pPr>
        <w:spacing w:after="160" w:line="259" w:lineRule="auto"/>
        <w:jc w:val="left"/>
        <w:rPr>
          <w:lang w:val="pt-BR"/>
        </w:rPr>
      </w:pPr>
    </w:p>
    <w:p w14:paraId="5B0FFE6C" w14:textId="7EB1B63B" w:rsidR="00080DBF" w:rsidRPr="009B7BC2" w:rsidRDefault="00080DBF" w:rsidP="00080DBF">
      <w:pPr>
        <w:pStyle w:val="Heading2"/>
      </w:pPr>
      <w:bookmarkStart w:id="143" w:name="_Toc22768829"/>
      <w:r>
        <w:t>Descrição Funcional do Sistema</w:t>
      </w:r>
      <w:bookmarkEnd w:id="143"/>
    </w:p>
    <w:p w14:paraId="101B4603" w14:textId="3799DC9B" w:rsidR="004A6153" w:rsidRDefault="00DA076D" w:rsidP="00DA076D">
      <w:pPr>
        <w:rPr>
          <w:lang w:val="pt-BR"/>
        </w:rPr>
      </w:pPr>
      <w:r>
        <w:rPr>
          <w:lang w:val="pt-BR"/>
        </w:rPr>
        <w:t xml:space="preserve">As PMTs são </w:t>
      </w:r>
      <w:r w:rsidR="00333FFD">
        <w:rPr>
          <w:lang w:val="pt-BR"/>
        </w:rPr>
        <w:t xml:space="preserve">a fonte dos sinais. Foram utilizados estes detectores com aplicação destinada à detecção em uma faixa espectral específica estudada pela </w:t>
      </w:r>
      <w:proofErr w:type="spellStart"/>
      <w:r w:rsidR="00333FFD">
        <w:rPr>
          <w:lang w:val="pt-BR"/>
        </w:rPr>
        <w:t>biofotônica</w:t>
      </w:r>
      <w:proofErr w:type="spellEnd"/>
      <w:r w:rsidR="00333FFD">
        <w:rPr>
          <w:lang w:val="pt-BR"/>
        </w:rPr>
        <w:t xml:space="preserve">, mas qualquer fonte de pulsos elétricos pode ser utilizada </w:t>
      </w:r>
      <w:r w:rsidR="00396B24">
        <w:rPr>
          <w:lang w:val="pt-BR"/>
        </w:rPr>
        <w:t>com esta implementação. A</w:t>
      </w:r>
      <w:r w:rsidR="003D1499">
        <w:rPr>
          <w:lang w:val="pt-BR"/>
        </w:rPr>
        <w:t>té oito</w:t>
      </w:r>
      <w:r w:rsidR="00396B24">
        <w:rPr>
          <w:lang w:val="pt-BR"/>
        </w:rPr>
        <w:t xml:space="preserve"> PMTs </w:t>
      </w:r>
      <w:r w:rsidR="003D1499">
        <w:rPr>
          <w:lang w:val="pt-BR"/>
        </w:rPr>
        <w:t>podem ser</w:t>
      </w:r>
      <w:r w:rsidR="00396B24">
        <w:rPr>
          <w:lang w:val="pt-BR"/>
        </w:rPr>
        <w:t xml:space="preserve"> conectadas ao GPIO. Como o padrão é LVDS, são utilizados um pino para o sinal positivo e outro para o aterramento do sinal. </w:t>
      </w:r>
      <w:r w:rsidR="001F24AE">
        <w:rPr>
          <w:lang w:val="pt-BR"/>
        </w:rPr>
        <w:t xml:space="preserve">Uma interface adaptadora conecta os cabos das PMTs, que possuí conectores BNC (sigla BNC), </w:t>
      </w:r>
      <w:r w:rsidR="003D1499">
        <w:rPr>
          <w:lang w:val="pt-BR"/>
        </w:rPr>
        <w:t xml:space="preserve">à um cabo flat de 40 vias para que possa ser plugado no GPIO da placa DE2-115. Oito chaves </w:t>
      </w:r>
      <w:r w:rsidR="006F4DF2">
        <w:rPr>
          <w:lang w:val="pt-BR"/>
        </w:rPr>
        <w:t>permitem que o usuário ligue ou desligue o sinal das PMTs à oito canais</w:t>
      </w:r>
      <w:r w:rsidR="00325EB4">
        <w:rPr>
          <w:lang w:val="pt-BR"/>
        </w:rPr>
        <w:t xml:space="preserve"> independentes </w:t>
      </w:r>
      <w:r w:rsidR="006F4DF2">
        <w:rPr>
          <w:lang w:val="pt-BR"/>
        </w:rPr>
        <w:t>(A à H) presentes na lógica.</w:t>
      </w:r>
    </w:p>
    <w:p w14:paraId="03A0699B" w14:textId="06400FEE" w:rsidR="00325EB4" w:rsidRDefault="00325EB4" w:rsidP="00DA076D">
      <w:pPr>
        <w:rPr>
          <w:lang w:val="pt-BR"/>
        </w:rPr>
      </w:pPr>
      <w:r>
        <w:rPr>
          <w:lang w:val="pt-BR"/>
        </w:rPr>
        <w:t xml:space="preserve">Devido à natureza da largura de pulso das PMTs, fez se necessário elevar à frequência do </w:t>
      </w:r>
      <w:proofErr w:type="spellStart"/>
      <w:r>
        <w:rPr>
          <w:lang w:val="pt-BR"/>
        </w:rPr>
        <w:t>clock</w:t>
      </w:r>
      <w:proofErr w:type="spellEnd"/>
      <w:r>
        <w:rPr>
          <w:lang w:val="pt-BR"/>
        </w:rPr>
        <w:t xml:space="preserve"> para que todos os pulsos pudessem ser amostrados sem perdas. De acordo com o critério de </w:t>
      </w:r>
      <w:proofErr w:type="spellStart"/>
      <w:r>
        <w:rPr>
          <w:lang w:val="pt-BR"/>
        </w:rPr>
        <w:t>Nyquist</w:t>
      </w:r>
      <w:proofErr w:type="spellEnd"/>
      <w:r>
        <w:rPr>
          <w:lang w:val="pt-BR"/>
        </w:rPr>
        <w:t xml:space="preserve"> para amostragem de sinais, temos:</w:t>
      </w:r>
    </w:p>
    <w:p w14:paraId="4122384F" w14:textId="1B404BE1" w:rsidR="00DD689A" w:rsidRPr="00544FE0" w:rsidRDefault="00350266" w:rsidP="00DD689A">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=2B                                                                            (1)</m:t>
          </m:r>
        </m:oMath>
      </m:oMathPara>
    </w:p>
    <w:p w14:paraId="62AFDFEC" w14:textId="3F643899" w:rsidR="00325EB4" w:rsidRDefault="00DD689A" w:rsidP="00DD689A">
      <w:pPr>
        <w:rPr>
          <w:rFonts w:eastAsiaTheme="minorEastAsia"/>
          <w:lang w:val="pt-BR"/>
        </w:rPr>
      </w:pPr>
      <w:r>
        <w:rPr>
          <w:rFonts w:eastAsiaTheme="minorEastAsia"/>
          <w:lang w:val="pt-BR"/>
        </w:rPr>
        <w:t xml:space="preserve">Onde </w:t>
      </w:r>
      <m:oMath>
        <m:sSub>
          <m:sSubPr>
            <m:ctrlPr>
              <w:rPr>
                <w:rFonts w:ascii="Cambria Math" w:hAnsi="Cambria Math"/>
                <w:i/>
                <w:lang w:val="pt-BR"/>
              </w:rPr>
            </m:ctrlPr>
          </m:sSubPr>
          <m:e>
            <m:r>
              <w:rPr>
                <w:rFonts w:ascii="Cambria Math" w:hAnsi="Cambria Math"/>
                <w:lang w:val="pt-BR"/>
              </w:rPr>
              <m:t>f</m:t>
            </m:r>
          </m:e>
          <m:sub>
            <m:r>
              <w:rPr>
                <w:rFonts w:ascii="Cambria Math" w:hAnsi="Cambria Math"/>
                <w:lang w:val="pt-BR"/>
              </w:rPr>
              <m:t>max</m:t>
            </m:r>
          </m:sub>
        </m:sSub>
      </m:oMath>
      <w:r>
        <w:rPr>
          <w:rFonts w:eastAsiaTheme="minorEastAsia"/>
          <w:lang w:val="pt-BR"/>
        </w:rPr>
        <w:t xml:space="preserve"> é a frequência máxima de amostragem do sinal</w:t>
      </w:r>
      <w:r w:rsidR="00471388">
        <w:rPr>
          <w:rFonts w:eastAsiaTheme="minorEastAsia"/>
          <w:lang w:val="pt-BR"/>
        </w:rPr>
        <w:t xml:space="preserve">, e </w:t>
      </w:r>
      <m:oMath>
        <m:r>
          <w:rPr>
            <w:rFonts w:ascii="Cambria Math" w:hAnsi="Cambria Math"/>
            <w:lang w:val="pt-BR"/>
          </w:rPr>
          <m:t>B</m:t>
        </m:r>
      </m:oMath>
      <w:r w:rsidR="00471388">
        <w:rPr>
          <w:rFonts w:eastAsiaTheme="minorEastAsia"/>
          <w:lang w:val="pt-BR"/>
        </w:rPr>
        <w:t xml:space="preserve"> é a largura de banda do sinal. </w:t>
      </w:r>
      <w:r w:rsidR="00544FE0">
        <w:rPr>
          <w:rFonts w:eastAsiaTheme="minorEastAsia"/>
          <w:lang w:val="pt-BR"/>
        </w:rPr>
        <w:t>Considerando o período dos pulsos das PMTs utilizadas, temos:</w:t>
      </w:r>
    </w:p>
    <w:p w14:paraId="3EEF3C39" w14:textId="1C874F64" w:rsidR="00471388" w:rsidRPr="00471388" w:rsidRDefault="00471388" w:rsidP="00471388">
      <w:pPr>
        <w:jc w:val="right"/>
        <w:rPr>
          <w:rFonts w:eastAsiaTheme="minorEastAsia"/>
          <w:lang w:val="pt-BR"/>
        </w:rPr>
      </w:pPr>
      <m:oMathPara>
        <m:oMathParaPr>
          <m:jc m:val="right"/>
        </m:oMathParaPr>
        <m:oMath>
          <m:r>
            <w:rPr>
              <w:rFonts w:ascii="Cambria Math" w:eastAsiaTheme="minorEastAsia" w:hAnsi="Cambria Math"/>
              <w:lang w:val="pt-BR"/>
            </w:rPr>
            <m:t>B=</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T</m:t>
              </m:r>
            </m:den>
          </m:f>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9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-9</m:t>
                  </m:r>
                </m:sup>
              </m:sSup>
              <m:r>
                <w:rPr>
                  <w:rFonts w:ascii="Cambria Math" w:eastAsiaTheme="minorEastAsia" w:hAnsi="Cambria Math"/>
                  <w:lang w:val="pt-BR"/>
                </w:rPr>
                <m:t xml:space="preserve"> s</m:t>
              </m:r>
            </m:den>
          </m:f>
          <m:r>
            <w:rPr>
              <w:rFonts w:ascii="Cambria Math" w:eastAsiaTheme="minorEastAsia" w:hAnsi="Cambria Math"/>
              <w:lang w:val="pt-BR"/>
            </w:rPr>
            <m:t xml:space="preserve">= 50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                                                 (2)</m:t>
          </m:r>
        </m:oMath>
      </m:oMathPara>
    </w:p>
    <w:p w14:paraId="3EFB3856" w14:textId="093AF957" w:rsidR="00471388" w:rsidRPr="00471388" w:rsidRDefault="00190CDF" w:rsidP="00190CDF">
      <w:pPr>
        <w:rPr>
          <w:rFonts w:eastAsiaTheme="minorEastAsia"/>
          <w:lang w:val="pt-BR"/>
        </w:rPr>
      </w:pPr>
      <w:r>
        <w:rPr>
          <w:rFonts w:eastAsiaTheme="minorEastAsia"/>
          <w:lang w:val="pt-BR"/>
        </w:rPr>
        <w:t>Logo a frequência necessária para fazer a amostragem de todos os pulsos corretamente:</w:t>
      </w:r>
    </w:p>
    <w:p w14:paraId="6AB43557" w14:textId="70E818E9" w:rsidR="00471388" w:rsidRPr="00471388" w:rsidRDefault="00350266" w:rsidP="00471388">
      <w:pPr>
        <w:jc w:val="right"/>
        <w:rPr>
          <w:rFonts w:eastAsiaTheme="minorEastAsia"/>
          <w:lang w:val="pt-BR"/>
        </w:rPr>
      </w:pPr>
      <m:oMathPara>
        <m:oMathParaPr>
          <m:jc m:val="right"/>
        </m:oMathParaPr>
        <m:oMath>
          <m:sSub>
            <m:sSubPr>
              <m:ctrlPr>
                <w:rPr>
                  <w:rFonts w:ascii="Cambria Math" w:eastAsiaTheme="minorEastAsia" w:hAnsi="Cambria Math"/>
                  <w:i/>
                  <w:lang w:val="pt-BR"/>
                </w:rPr>
              </m:ctrlPr>
            </m:sSubPr>
            <m:e>
              <m:r>
                <w:rPr>
                  <w:rFonts w:ascii="Cambria Math" w:eastAsiaTheme="minorEastAsia" w:hAnsi="Cambria Math"/>
                  <w:lang w:val="pt-BR"/>
                </w:rPr>
                <m:t>f</m:t>
              </m:r>
            </m:e>
            <m:sub>
              <m:r>
                <w:rPr>
                  <w:rFonts w:ascii="Cambria Math" w:eastAsiaTheme="minorEastAsia" w:hAnsi="Cambria Math"/>
                  <w:lang w:val="pt-BR"/>
                </w:rPr>
                <m:t>max</m:t>
              </m:r>
            </m:sub>
          </m:sSub>
          <m:r>
            <w:rPr>
              <w:rFonts w:ascii="Cambria Math" w:eastAsiaTheme="minorEastAsia" w:hAnsi="Cambria Math"/>
              <w:lang w:val="pt-BR"/>
            </w:rPr>
            <m:t xml:space="preserve">=100 x </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6</m:t>
              </m:r>
            </m:sup>
          </m:sSup>
          <m:r>
            <w:rPr>
              <w:rFonts w:ascii="Cambria Math" w:eastAsiaTheme="minorEastAsia" w:hAnsi="Cambria Math"/>
              <w:lang w:val="pt-BR"/>
            </w:rPr>
            <m:t xml:space="preserve"> </m:t>
          </m:r>
          <m:sSup>
            <m:sSupPr>
              <m:ctrlPr>
                <w:rPr>
                  <w:rFonts w:ascii="Cambria Math" w:eastAsiaTheme="minorEastAsia" w:hAnsi="Cambria Math"/>
                  <w:i/>
                  <w:lang w:val="pt-BR"/>
                </w:rPr>
              </m:ctrlPr>
            </m:sSupPr>
            <m:e>
              <m:r>
                <w:rPr>
                  <w:rFonts w:ascii="Cambria Math" w:eastAsiaTheme="minorEastAsia" w:hAnsi="Cambria Math"/>
                  <w:lang w:val="pt-BR"/>
                </w:rPr>
                <m:t>s</m:t>
              </m:r>
            </m:e>
            <m:sup>
              <m:r>
                <w:rPr>
                  <w:rFonts w:ascii="Cambria Math" w:eastAsiaTheme="minorEastAsia" w:hAnsi="Cambria Math"/>
                  <w:lang w:val="pt-BR"/>
                </w:rPr>
                <m:t>-1</m:t>
              </m:r>
            </m:sup>
          </m:sSup>
          <m:r>
            <w:rPr>
              <w:rFonts w:ascii="Cambria Math" w:eastAsiaTheme="minorEastAsia" w:hAnsi="Cambria Math"/>
              <w:lang w:val="pt-BR"/>
            </w:rPr>
            <m:t xml:space="preserve">=100 MHz                                                       </m:t>
          </m:r>
        </m:oMath>
      </m:oMathPara>
    </w:p>
    <w:p w14:paraId="3430C164" w14:textId="4F865E52" w:rsidR="0045710E" w:rsidRDefault="009B7BC2" w:rsidP="00DD689A">
      <w:pPr>
        <w:rPr>
          <w:lang w:val="pt-BR"/>
        </w:rPr>
      </w:pPr>
      <w:r>
        <w:rPr>
          <w:lang w:val="pt-BR"/>
        </w:rPr>
        <w:lastRenderedPageBreak/>
        <w:t xml:space="preserve">Como esta placa contém dois osciladores de 50 MHz como fontes de </w:t>
      </w:r>
      <w:proofErr w:type="spellStart"/>
      <w:r>
        <w:rPr>
          <w:lang w:val="pt-BR"/>
        </w:rPr>
        <w:t>clock</w:t>
      </w:r>
      <w:proofErr w:type="spellEnd"/>
      <w:r>
        <w:rPr>
          <w:lang w:val="pt-BR"/>
        </w:rPr>
        <w:t xml:space="preserve">, </w:t>
      </w:r>
      <w:r w:rsidR="00AB1987">
        <w:rPr>
          <w:lang w:val="pt-BR"/>
        </w:rPr>
        <w:t>é necessário a utilização de</w:t>
      </w:r>
      <w:r w:rsidR="003D0ACE">
        <w:rPr>
          <w:lang w:val="pt-BR"/>
        </w:rPr>
        <w:t xml:space="preserve"> uma das</w:t>
      </w:r>
      <w:r w:rsidR="00AB1987">
        <w:rPr>
          <w:lang w:val="pt-BR"/>
        </w:rPr>
        <w:t xml:space="preserve"> </w:t>
      </w:r>
      <w:proofErr w:type="spellStart"/>
      <w:r w:rsidR="00AB1987">
        <w:rPr>
          <w:lang w:val="pt-BR"/>
        </w:rPr>
        <w:t>PLLs</w:t>
      </w:r>
      <w:proofErr w:type="spellEnd"/>
      <w:r w:rsidR="003D0ACE">
        <w:rPr>
          <w:lang w:val="pt-BR"/>
        </w:rPr>
        <w:t xml:space="preserve"> presentes</w:t>
      </w:r>
      <w:r w:rsidR="00AB1987">
        <w:rPr>
          <w:lang w:val="pt-BR"/>
        </w:rPr>
        <w:t xml:space="preserve"> para elevar a frequência do relógio. Como já existem alguns blocos </w:t>
      </w:r>
      <w:proofErr w:type="spellStart"/>
      <w:r w:rsidR="00AB1987">
        <w:rPr>
          <w:lang w:val="pt-BR"/>
        </w:rPr>
        <w:t>IPs</w:t>
      </w:r>
      <w:proofErr w:type="spellEnd"/>
      <w:r w:rsidR="00AB1987">
        <w:rPr>
          <w:lang w:val="pt-BR"/>
        </w:rPr>
        <w:t xml:space="preserve"> proprietários da Intel</w:t>
      </w:r>
      <w:r w:rsidR="003D0ACE">
        <w:rPr>
          <w:lang w:val="pt-BR"/>
        </w:rPr>
        <w:t xml:space="preserve"> que podem ser utilizados através de designs com o </w:t>
      </w:r>
      <w:proofErr w:type="spellStart"/>
      <w:r w:rsidR="003D0ACE">
        <w:rPr>
          <w:lang w:val="pt-BR"/>
        </w:rPr>
        <w:t>Quartus</w:t>
      </w:r>
      <w:proofErr w:type="spellEnd"/>
      <w:r w:rsidR="003D0ACE">
        <w:rPr>
          <w:lang w:val="pt-BR"/>
        </w:rPr>
        <w:t>,</w:t>
      </w:r>
      <w:r w:rsidR="00CD446E">
        <w:rPr>
          <w:lang w:val="pt-BR"/>
        </w:rPr>
        <w:t xml:space="preserve"> dentre eles</w:t>
      </w:r>
      <w:r w:rsidR="000108A1">
        <w:rPr>
          <w:lang w:val="pt-BR"/>
        </w:rPr>
        <w:t xml:space="preserve"> o bloco de</w:t>
      </w:r>
      <w:r w:rsidR="00CD446E">
        <w:rPr>
          <w:lang w:val="pt-BR"/>
        </w:rPr>
        <w:t xml:space="preserve"> </w:t>
      </w:r>
      <w:proofErr w:type="spellStart"/>
      <w:r w:rsidR="00CD446E">
        <w:rPr>
          <w:lang w:val="pt-BR"/>
        </w:rPr>
        <w:t>PLLs</w:t>
      </w:r>
      <w:proofErr w:type="spellEnd"/>
      <w:r w:rsidR="003D0ACE">
        <w:rPr>
          <w:lang w:val="pt-BR"/>
        </w:rPr>
        <w:t xml:space="preserve">. Estas </w:t>
      </w:r>
      <w:proofErr w:type="spellStart"/>
      <w:r w:rsidR="003D0ACE">
        <w:rPr>
          <w:lang w:val="pt-BR"/>
        </w:rPr>
        <w:t>PLLs</w:t>
      </w:r>
      <w:proofErr w:type="spellEnd"/>
      <w:r w:rsidR="00CD446E">
        <w:rPr>
          <w:lang w:val="pt-BR"/>
        </w:rPr>
        <w:t xml:space="preserve"> permitem</w:t>
      </w:r>
      <w:r w:rsidR="003D0ACE">
        <w:rPr>
          <w:lang w:val="pt-BR"/>
        </w:rPr>
        <w:t xml:space="preserve"> </w:t>
      </w:r>
      <w:r w:rsidR="000108A1">
        <w:rPr>
          <w:lang w:val="pt-BR"/>
        </w:rPr>
        <w:t xml:space="preserve">obter um sinal de frequência de saída que seja um múltiplo inteiro da frequência do sinal de entrada. </w:t>
      </w:r>
      <w:r w:rsidR="0045710E">
        <w:rPr>
          <w:lang w:val="pt-BR"/>
        </w:rPr>
        <w:t xml:space="preserve">Para garantir mais robustez na amostragem e prover suporte </w:t>
      </w:r>
      <w:r w:rsidR="0019548E">
        <w:rPr>
          <w:lang w:val="pt-BR"/>
        </w:rPr>
        <w:t>a</w:t>
      </w:r>
      <w:r w:rsidR="0045710E">
        <w:rPr>
          <w:lang w:val="pt-BR"/>
        </w:rPr>
        <w:t xml:space="preserve"> fontes de sinais ainda mais rápidos, </w:t>
      </w:r>
      <w:r w:rsidR="0019548E">
        <w:rPr>
          <w:i/>
          <w:iCs/>
          <w:lang w:val="pt-BR"/>
        </w:rPr>
        <w:t>e.g.,</w:t>
      </w:r>
      <w:r w:rsidR="0019548E">
        <w:rPr>
          <w:lang w:val="pt-BR"/>
        </w:rPr>
        <w:t xml:space="preserve"> </w:t>
      </w:r>
      <w:r w:rsidR="0045710E">
        <w:rPr>
          <w:lang w:val="pt-BR"/>
        </w:rPr>
        <w:t xml:space="preserve">modelos mais recentes de PMTs, com período de pulsos de 10 </w:t>
      </w:r>
      <w:proofErr w:type="spellStart"/>
      <w:r w:rsidR="0045710E">
        <w:rPr>
          <w:lang w:val="pt-BR"/>
        </w:rPr>
        <w:t>ns</w:t>
      </w:r>
      <w:proofErr w:type="spellEnd"/>
      <w:r w:rsidR="0045710E">
        <w:rPr>
          <w:lang w:val="pt-BR"/>
        </w:rPr>
        <w:t>, a frequência de saída escolhida foi de 200 MHz.</w:t>
      </w:r>
    </w:p>
    <w:p w14:paraId="74FB3C1D" w14:textId="27E91754" w:rsidR="00471388" w:rsidRDefault="0045710E" w:rsidP="00DD689A">
      <w:pPr>
        <w:rPr>
          <w:lang w:val="pt-BR"/>
        </w:rPr>
      </w:pPr>
      <w:r>
        <w:rPr>
          <w:lang w:val="pt-BR"/>
        </w:rPr>
        <w:t xml:space="preserve"> </w:t>
      </w:r>
    </w:p>
    <w:p w14:paraId="64C4806A" w14:textId="2036B2B4" w:rsidR="00A74B6F" w:rsidRDefault="000D17EC" w:rsidP="00A74B6F">
      <w:pPr>
        <w:keepNext/>
        <w:autoSpaceDE w:val="0"/>
        <w:autoSpaceDN w:val="0"/>
        <w:adjustRightInd w:val="0"/>
        <w:spacing w:after="0" w:line="240" w:lineRule="auto"/>
        <w:jc w:val="left"/>
      </w:pPr>
      <w:r>
        <w:rPr>
          <w:noProof/>
        </w:rPr>
        <w:drawing>
          <wp:inline distT="0" distB="0" distL="0" distR="0" wp14:anchorId="3EFF2B0E" wp14:editId="7E12543D">
            <wp:extent cx="5757545" cy="2582545"/>
            <wp:effectExtent l="0" t="0" r="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2582545"/>
                    </a:xfrm>
                    <a:prstGeom prst="rect">
                      <a:avLst/>
                    </a:prstGeom>
                    <a:noFill/>
                    <a:ln>
                      <a:noFill/>
                    </a:ln>
                  </pic:spPr>
                </pic:pic>
              </a:graphicData>
            </a:graphic>
          </wp:inline>
        </w:drawing>
      </w:r>
    </w:p>
    <w:p w14:paraId="632141CE" w14:textId="6702D8DB" w:rsidR="004A6153" w:rsidRPr="000D17EC" w:rsidRDefault="00A74B6F" w:rsidP="00A74B6F">
      <w:pPr>
        <w:pStyle w:val="Caption"/>
        <w:rPr>
          <w:rFonts w:ascii="ClearfaceGothicLTStd-Medium" w:hAnsi="ClearfaceGothicLTStd-Medium" w:cs="ClearfaceGothicLTStd-Medium"/>
          <w:color w:val="5F5F5F"/>
          <w:sz w:val="28"/>
          <w:szCs w:val="28"/>
          <w:lang w:val="pt-BR"/>
        </w:rPr>
      </w:pPr>
      <w:bookmarkStart w:id="144" w:name="_Ref22469130"/>
      <w:bookmarkStart w:id="145" w:name="_Toc22768991"/>
      <w:r w:rsidRPr="000D17EC">
        <w:rPr>
          <w:lang w:val="pt-BR"/>
        </w:rPr>
        <w:t xml:space="preserve">Figura </w:t>
      </w:r>
      <w:r w:rsidRPr="000D17EC">
        <w:rPr>
          <w:lang w:val="pt-BR"/>
        </w:rPr>
        <w:fldChar w:fldCharType="begin"/>
      </w:r>
      <w:r w:rsidRPr="000D17EC">
        <w:rPr>
          <w:lang w:val="pt-BR"/>
        </w:rPr>
        <w:instrText xml:space="preserve"> SEQ Figura \* ARABIC </w:instrText>
      </w:r>
      <w:r w:rsidRPr="000D17EC">
        <w:rPr>
          <w:lang w:val="pt-BR"/>
        </w:rPr>
        <w:fldChar w:fldCharType="separate"/>
      </w:r>
      <w:ins w:id="146" w:author="Pedro Oliveira" w:date="2019-10-23T22:41:00Z">
        <w:r w:rsidR="00E80531">
          <w:rPr>
            <w:noProof/>
            <w:lang w:val="pt-BR"/>
          </w:rPr>
          <w:t>11</w:t>
        </w:r>
      </w:ins>
      <w:del w:id="147" w:author="Pedro Oliveira" w:date="2019-10-23T22:41:00Z">
        <w:r w:rsidR="00AC22CF" w:rsidDel="00E80531">
          <w:rPr>
            <w:noProof/>
            <w:lang w:val="pt-BR"/>
          </w:rPr>
          <w:delText>10</w:delText>
        </w:r>
      </w:del>
      <w:r w:rsidRPr="000D17EC">
        <w:rPr>
          <w:lang w:val="pt-BR"/>
        </w:rPr>
        <w:fldChar w:fldCharType="end"/>
      </w:r>
      <w:bookmarkEnd w:id="144"/>
      <w:r w:rsidRPr="000D17EC">
        <w:rPr>
          <w:lang w:val="pt-BR"/>
        </w:rPr>
        <w:t>: Diagrama de blocos da Unidade de Contagem Multicanal</w:t>
      </w:r>
      <w:bookmarkEnd w:id="145"/>
    </w:p>
    <w:p w14:paraId="7F5625B2" w14:textId="77777777" w:rsidR="001533BC" w:rsidRDefault="001533BC" w:rsidP="007029ED">
      <w:pPr>
        <w:autoSpaceDE w:val="0"/>
        <w:autoSpaceDN w:val="0"/>
        <w:adjustRightInd w:val="0"/>
        <w:spacing w:after="0" w:line="240" w:lineRule="auto"/>
        <w:jc w:val="left"/>
        <w:rPr>
          <w:rFonts w:ascii="ClearfaceGothicLTStd-Medium" w:hAnsi="ClearfaceGothicLTStd-Medium" w:cs="ClearfaceGothicLTStd-Medium"/>
          <w:color w:val="5F5F5F"/>
          <w:sz w:val="28"/>
          <w:szCs w:val="28"/>
          <w:lang w:val="pt-BR"/>
        </w:rPr>
      </w:pPr>
    </w:p>
    <w:p w14:paraId="649E26FC" w14:textId="77777777" w:rsidR="004F1C63" w:rsidRDefault="00657177" w:rsidP="004F1C63">
      <w:pPr>
        <w:rPr>
          <w:lang w:val="pt-BR"/>
        </w:rPr>
      </w:pPr>
      <w:r>
        <w:rPr>
          <w:lang w:val="pt-BR"/>
        </w:rPr>
        <w:t xml:space="preserve">Um parâmetro importante para circuitos contadores, é a definição do </w:t>
      </w:r>
      <w:r>
        <w:rPr>
          <w:i/>
          <w:iCs/>
          <w:lang w:val="pt-BR"/>
        </w:rPr>
        <w:t>tempo de janela</w:t>
      </w:r>
      <w:r>
        <w:rPr>
          <w:lang w:val="pt-BR"/>
        </w:rPr>
        <w:t xml:space="preserve">, um intervalo de tempo pré-definido </w:t>
      </w:r>
      <w:r w:rsidR="00784531">
        <w:rPr>
          <w:lang w:val="pt-BR"/>
        </w:rPr>
        <w:t>n</w:t>
      </w:r>
      <w:r>
        <w:rPr>
          <w:lang w:val="pt-BR"/>
        </w:rPr>
        <w:t xml:space="preserve">o qual </w:t>
      </w:r>
      <w:proofErr w:type="gramStart"/>
      <w:r>
        <w:rPr>
          <w:lang w:val="pt-BR"/>
        </w:rPr>
        <w:t>o mesmo</w:t>
      </w:r>
      <w:proofErr w:type="gramEnd"/>
      <w:r>
        <w:rPr>
          <w:lang w:val="pt-BR"/>
        </w:rPr>
        <w:t xml:space="preserve"> irá realizar a contagem de pulsos e então limpar o contador para a próxima contagem. </w:t>
      </w:r>
      <w:r w:rsidR="00AB7990">
        <w:rPr>
          <w:lang w:val="pt-BR"/>
        </w:rPr>
        <w:t>Aqui,</w:t>
      </w:r>
      <w:r>
        <w:rPr>
          <w:lang w:val="pt-BR"/>
        </w:rPr>
        <w:t xml:space="preserve"> é utilizado um tempo de janela fixo de 100 ms</w:t>
      </w:r>
      <w:r w:rsidR="00AB7990">
        <w:rPr>
          <w:lang w:val="pt-BR"/>
        </w:rPr>
        <w:t xml:space="preserve">. </w:t>
      </w:r>
      <w:r w:rsidR="004F1C63">
        <w:rPr>
          <w:lang w:val="pt-BR"/>
        </w:rPr>
        <w:t xml:space="preserve">A </w:t>
      </w:r>
      <w:r w:rsidR="004F1C63">
        <w:rPr>
          <w:lang w:val="pt-BR"/>
        </w:rPr>
        <w:fldChar w:fldCharType="begin"/>
      </w:r>
      <w:r w:rsidR="004F1C63">
        <w:rPr>
          <w:lang w:val="pt-BR"/>
        </w:rPr>
        <w:instrText xml:space="preserve"> REF _Ref22469130 \h </w:instrText>
      </w:r>
      <w:r w:rsidR="004F1C63">
        <w:rPr>
          <w:lang w:val="pt-BR"/>
        </w:rPr>
      </w:r>
      <w:r w:rsidR="004F1C63">
        <w:rPr>
          <w:lang w:val="pt-BR"/>
        </w:rPr>
        <w:fldChar w:fldCharType="separate"/>
      </w:r>
      <w:proofErr w:type="spellStart"/>
      <w:r w:rsidR="004F1C63">
        <w:t>Figura</w:t>
      </w:r>
      <w:proofErr w:type="spellEnd"/>
      <w:r w:rsidR="004F1C63">
        <w:t xml:space="preserve"> </w:t>
      </w:r>
      <w:r w:rsidR="004F1C63">
        <w:rPr>
          <w:noProof/>
        </w:rPr>
        <w:t>10</w:t>
      </w:r>
      <w:r w:rsidR="004F1C63">
        <w:rPr>
          <w:lang w:val="pt-BR"/>
        </w:rPr>
        <w:fldChar w:fldCharType="end"/>
      </w:r>
      <w:r w:rsidR="004F1C63">
        <w:rPr>
          <w:lang w:val="pt-BR"/>
        </w:rPr>
        <w:t xml:space="preserve"> mostra o diagrama de blocos da MCU. </w:t>
      </w:r>
    </w:p>
    <w:p w14:paraId="57D02593" w14:textId="77777777" w:rsidR="00EA4AEC" w:rsidRDefault="005118C6" w:rsidP="00BE687F">
      <w:pPr>
        <w:rPr>
          <w:lang w:val="pt-BR"/>
        </w:rPr>
      </w:pPr>
      <w:r>
        <w:rPr>
          <w:lang w:val="pt-BR"/>
        </w:rPr>
        <w:t xml:space="preserve">São utilizados dois contadores auxiliares: O contador de </w:t>
      </w:r>
      <w:proofErr w:type="spellStart"/>
      <w:r>
        <w:rPr>
          <w:lang w:val="pt-BR"/>
        </w:rPr>
        <w:t>baud</w:t>
      </w:r>
      <w:proofErr w:type="spellEnd"/>
      <w:r>
        <w:rPr>
          <w:lang w:val="pt-BR"/>
        </w:rPr>
        <w:t xml:space="preserve">, </w:t>
      </w:r>
      <w:r w:rsidR="00EA4AEC">
        <w:rPr>
          <w:lang w:val="pt-BR"/>
        </w:rPr>
        <w:t xml:space="preserve">responsável pela contagem de 19200 ciclos de </w:t>
      </w:r>
      <w:proofErr w:type="spellStart"/>
      <w:r w:rsidR="00EA4AEC">
        <w:rPr>
          <w:lang w:val="pt-BR"/>
        </w:rPr>
        <w:t>clock</w:t>
      </w:r>
      <w:proofErr w:type="spellEnd"/>
      <w:r w:rsidR="00EA4AEC">
        <w:rPr>
          <w:lang w:val="pt-BR"/>
        </w:rPr>
        <w:t xml:space="preserve">, </w:t>
      </w:r>
      <w:r w:rsidR="00E013AF">
        <w:rPr>
          <w:lang w:val="pt-BR"/>
        </w:rPr>
        <w:t xml:space="preserve">e o contador de trigger de dados. </w:t>
      </w:r>
    </w:p>
    <w:p w14:paraId="60809CAE" w14:textId="6EB0D087" w:rsidR="00EA4AEC" w:rsidRDefault="00EA4AEC" w:rsidP="00BE687F">
      <w:pPr>
        <w:rPr>
          <w:lang w:val="pt-BR"/>
        </w:rPr>
      </w:pPr>
      <w:r>
        <w:rPr>
          <w:lang w:val="pt-BR"/>
        </w:rPr>
        <w:lastRenderedPageBreak/>
        <w:t xml:space="preserve">Como o relógio do sistema possui a frequência de 200 MHz, este </w:t>
      </w:r>
      <w:proofErr w:type="spellStart"/>
      <w:r>
        <w:rPr>
          <w:lang w:val="pt-BR"/>
        </w:rPr>
        <w:t>clock</w:t>
      </w:r>
      <w:proofErr w:type="spellEnd"/>
      <w:r>
        <w:rPr>
          <w:lang w:val="pt-BR"/>
        </w:rPr>
        <w:t xml:space="preserve"> trabalha com o seguinte período:</w:t>
      </w:r>
    </w:p>
    <w:p w14:paraId="045E092A" w14:textId="2512C2C0" w:rsidR="008759C6" w:rsidRPr="008759C6" w:rsidRDefault="00EA4AEC" w:rsidP="00BE687F">
      <w:pPr>
        <w:rPr>
          <w:rFonts w:eastAsiaTheme="minorEastAsia"/>
          <w:lang w:val="pt-BR"/>
        </w:rPr>
      </w:pPr>
      <m:oMathPara>
        <m:oMathParaPr>
          <m:jc m:val="right"/>
        </m:oMathParaPr>
        <m:oMath>
          <m:r>
            <w:rPr>
              <w:rFonts w:ascii="Cambria Math"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f</m:t>
              </m:r>
            </m:den>
          </m:f>
          <m:r>
            <w:rPr>
              <w:rFonts w:ascii="Cambria Math" w:hAnsi="Cambria Math"/>
              <w:lang w:val="pt-BR"/>
            </w:rPr>
            <m:t xml:space="preserve">                                                                                     (3)</m:t>
          </m:r>
        </m:oMath>
      </m:oMathPara>
    </w:p>
    <w:p w14:paraId="5EBD139D" w14:textId="22A88AA8" w:rsidR="007451EB" w:rsidRPr="007451EB" w:rsidRDefault="00DC7E8E" w:rsidP="00BE687F">
      <w:pPr>
        <w:rPr>
          <w:rFonts w:eastAsiaTheme="minorEastAsia"/>
          <w:lang w:val="pt-BR"/>
        </w:rPr>
      </w:pPr>
      <m:oMathPara>
        <m:oMathParaPr>
          <m:jc m:val="center"/>
        </m:oMathParaPr>
        <m:oMath>
          <m:r>
            <w:rPr>
              <w:rFonts w:ascii="Cambria Math" w:eastAsiaTheme="minorEastAsia" w:hAnsi="Cambria Math"/>
              <w:lang w:val="pt-BR"/>
            </w:rPr>
            <m:t>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2∙</m:t>
              </m:r>
              <m:sSup>
                <m:sSupPr>
                  <m:ctrlPr>
                    <w:rPr>
                      <w:rFonts w:ascii="Cambria Math" w:eastAsiaTheme="minorEastAsia" w:hAnsi="Cambria Math"/>
                      <w:i/>
                      <w:lang w:val="pt-BR"/>
                    </w:rPr>
                  </m:ctrlPr>
                </m:sSupPr>
                <m:e>
                  <m:r>
                    <w:rPr>
                      <w:rFonts w:ascii="Cambria Math" w:eastAsiaTheme="minorEastAsia" w:hAnsi="Cambria Math"/>
                      <w:lang w:val="pt-BR"/>
                    </w:rPr>
                    <m:t>10</m:t>
                  </m:r>
                </m:e>
                <m:sup>
                  <m:r>
                    <w:rPr>
                      <w:rFonts w:ascii="Cambria Math" w:eastAsiaTheme="minorEastAsia" w:hAnsi="Cambria Math"/>
                      <w:lang w:val="pt-BR"/>
                    </w:rPr>
                    <m:t>8</m:t>
                  </m:r>
                </m:sup>
              </m:sSup>
              <m:sSup>
                <m:sSupPr>
                  <m:ctrlPr>
                    <w:rPr>
                      <w:rFonts w:ascii="Cambria Math" w:eastAsiaTheme="minorEastAsia" w:hAnsi="Cambria Math"/>
                      <w:i/>
                      <w:lang w:val="pt-BR"/>
                    </w:rPr>
                  </m:ctrlPr>
                </m:sSupPr>
                <m:e>
                  <m:r>
                    <w:rPr>
                      <w:rFonts w:ascii="Cambria Math" w:eastAsiaTheme="minorEastAsia" w:hAnsi="Cambria Math"/>
                      <w:lang w:val="pt-BR"/>
                    </w:rPr>
                    <m:t xml:space="preserve"> s</m:t>
                  </m:r>
                </m:e>
                <m:sup>
                  <m:r>
                    <w:rPr>
                      <w:rFonts w:ascii="Cambria Math" w:eastAsiaTheme="minorEastAsia" w:hAnsi="Cambria Math"/>
                      <w:lang w:val="pt-BR"/>
                    </w:rPr>
                    <m:t>-1</m:t>
                  </m:r>
                </m:sup>
              </m:sSup>
            </m:den>
          </m:f>
          <m:r>
            <w:rPr>
              <w:rFonts w:ascii="Cambria Math" w:eastAsiaTheme="minorEastAsia" w:hAnsi="Cambria Math"/>
              <w:lang w:val="pt-BR"/>
            </w:rPr>
            <m:t xml:space="preserve"> = 5 ns</m:t>
          </m:r>
        </m:oMath>
      </m:oMathPara>
    </w:p>
    <w:p w14:paraId="68B1BD5F" w14:textId="29001F7B" w:rsidR="00DC7E8E" w:rsidRDefault="00925A21" w:rsidP="00F940A9">
      <w:pPr>
        <w:rPr>
          <w:rFonts w:eastAsiaTheme="minorEastAsia"/>
          <w:lang w:val="pt-BR"/>
        </w:rPr>
      </w:pPr>
      <w:r>
        <w:rPr>
          <w:rFonts w:eastAsiaTheme="minorEastAsia"/>
          <w:lang w:val="pt-BR"/>
        </w:rPr>
        <w:t>Para a taxa de 19200 bits/s,</w:t>
      </w:r>
      <w:r w:rsidR="00F940A9">
        <w:rPr>
          <w:rFonts w:eastAsiaTheme="minorEastAsia"/>
          <w:lang w:val="pt-BR"/>
        </w:rPr>
        <w:t xml:space="preserve"> temos</w:t>
      </w:r>
      <w:r w:rsidR="00827E38">
        <w:rPr>
          <w:rFonts w:eastAsiaTheme="minorEastAsia"/>
          <w:lang w:val="pt-BR"/>
        </w:rPr>
        <w:t xml:space="preserve"> o seguinte período</w:t>
      </w:r>
      <w:r w:rsidR="00495639">
        <w:rPr>
          <w:rFonts w:eastAsiaTheme="minorEastAsia"/>
          <w:lang w:val="pt-BR"/>
        </w:rPr>
        <w:t xml:space="preserve"> de bit</w:t>
      </w:r>
      <w:r w:rsidR="00827E38">
        <w:rPr>
          <w:rFonts w:eastAsiaTheme="minorEastAsia"/>
          <w:lang w:val="pt-BR"/>
        </w:rPr>
        <w:t>:</w:t>
      </w:r>
    </w:p>
    <w:p w14:paraId="2139EF75" w14:textId="6732BE62" w:rsidR="00F940A9" w:rsidRPr="00827E38" w:rsidRDefault="00350266" w:rsidP="00F940A9">
      <w:pPr>
        <w:rPr>
          <w:rFonts w:eastAsiaTheme="minorEastAsia"/>
          <w:lang w:val="pt-BR"/>
        </w:rPr>
      </w:pPr>
      <m:oMathPara>
        <m:oMath>
          <m:sSub>
            <m:sSubPr>
              <m:ctrlPr>
                <w:rPr>
                  <w:rFonts w:ascii="Cambria Math" w:eastAsiaTheme="minorEastAsia" w:hAnsi="Cambria Math"/>
                  <w:i/>
                  <w:lang w:val="pt-BR"/>
                </w:rPr>
              </m:ctrlPr>
            </m:sSubPr>
            <m:e>
              <m:r>
                <w:rPr>
                  <w:rFonts w:ascii="Cambria Math" w:eastAsiaTheme="minorEastAsia" w:hAnsi="Cambria Math"/>
                  <w:lang w:val="pt-BR"/>
                </w:rPr>
                <m:t>T</m:t>
              </m:r>
            </m:e>
            <m:sub>
              <m:r>
                <w:rPr>
                  <w:rFonts w:ascii="Cambria Math" w:eastAsiaTheme="minorEastAsia" w:hAnsi="Cambria Math"/>
                  <w:lang w:val="pt-BR"/>
                </w:rPr>
                <m:t>baud</m:t>
              </m:r>
            </m:sub>
          </m:sSub>
          <m:r>
            <w:rPr>
              <w:rFonts w:ascii="Cambria Math" w:eastAsiaTheme="minorEastAsia" w:hAnsi="Cambria Math"/>
              <w:lang w:val="pt-BR"/>
            </w:rPr>
            <m:t>=</m:t>
          </m:r>
          <m:f>
            <m:fPr>
              <m:ctrlPr>
                <w:rPr>
                  <w:rFonts w:ascii="Cambria Math" w:eastAsiaTheme="minorEastAsia" w:hAnsi="Cambria Math"/>
                  <w:i/>
                  <w:lang w:val="pt-BR"/>
                </w:rPr>
              </m:ctrlPr>
            </m:fPr>
            <m:num>
              <m:r>
                <w:rPr>
                  <w:rFonts w:ascii="Cambria Math" w:eastAsiaTheme="minorEastAsia" w:hAnsi="Cambria Math"/>
                  <w:lang w:val="pt-BR"/>
                </w:rPr>
                <m:t>1</m:t>
              </m:r>
            </m:num>
            <m:den>
              <m:r>
                <w:rPr>
                  <w:rFonts w:ascii="Cambria Math" w:eastAsiaTheme="minorEastAsia" w:hAnsi="Cambria Math"/>
                  <w:lang w:val="pt-BR"/>
                </w:rPr>
                <m:t xml:space="preserve">19200 </m:t>
              </m:r>
            </m:den>
          </m:f>
          <m:r>
            <w:rPr>
              <w:rFonts w:ascii="Cambria Math" w:eastAsiaTheme="minorEastAsia" w:hAnsi="Cambria Math"/>
              <w:lang w:val="pt-BR"/>
            </w:rPr>
            <m:t>=52, 08 µs</m:t>
          </m:r>
        </m:oMath>
      </m:oMathPara>
    </w:p>
    <w:p w14:paraId="560B2097" w14:textId="263C33EE" w:rsidR="00827E38" w:rsidRDefault="008759C6" w:rsidP="00F940A9">
      <w:pPr>
        <w:rPr>
          <w:rFonts w:eastAsiaTheme="minorEastAsia"/>
          <w:lang w:val="pt-BR"/>
        </w:rPr>
      </w:pPr>
      <w:r>
        <w:rPr>
          <w:rFonts w:eastAsiaTheme="minorEastAsia"/>
          <w:lang w:val="pt-BR"/>
        </w:rPr>
        <w:t>Dividindo este resultado</w:t>
      </w:r>
      <w:r w:rsidR="00F846D1">
        <w:rPr>
          <w:rFonts w:eastAsiaTheme="minorEastAsia"/>
          <w:lang w:val="pt-BR"/>
        </w:rPr>
        <w:t xml:space="preserve">, pelo período de </w:t>
      </w:r>
      <w:proofErr w:type="spellStart"/>
      <w:r w:rsidR="00F846D1">
        <w:rPr>
          <w:rFonts w:eastAsiaTheme="minorEastAsia"/>
          <w:lang w:val="pt-BR"/>
        </w:rPr>
        <w:t>clock</w:t>
      </w:r>
      <w:proofErr w:type="spellEnd"/>
      <w:r w:rsidR="00F846D1">
        <w:rPr>
          <w:rFonts w:eastAsiaTheme="minorEastAsia"/>
          <w:lang w:val="pt-BR"/>
        </w:rPr>
        <w:t xml:space="preserve"> obtido </w:t>
      </w:r>
      <w:r w:rsidR="007260B1">
        <w:rPr>
          <w:rFonts w:eastAsiaTheme="minorEastAsia"/>
          <w:lang w:val="pt-BR"/>
        </w:rPr>
        <w:t>a</w:t>
      </w:r>
      <w:r w:rsidR="00F846D1">
        <w:rPr>
          <w:rFonts w:eastAsiaTheme="minorEastAsia"/>
          <w:lang w:val="pt-BR"/>
        </w:rPr>
        <w:t xml:space="preserve"> partir da equação (3), </w:t>
      </w:r>
      <w:r w:rsidR="00495639">
        <w:rPr>
          <w:rFonts w:eastAsiaTheme="minorEastAsia"/>
          <w:lang w:val="pt-BR"/>
        </w:rPr>
        <w:t xml:space="preserve">estimamos o valor de contagem no qual o </w:t>
      </w:r>
      <w:r>
        <w:rPr>
          <w:rFonts w:eastAsiaTheme="minorEastAsia"/>
          <w:lang w:val="pt-BR"/>
        </w:rPr>
        <w:t>contador</w:t>
      </w:r>
      <w:r w:rsidR="00F846D1">
        <w:rPr>
          <w:rFonts w:eastAsiaTheme="minorEastAsia"/>
          <w:lang w:val="pt-BR"/>
        </w:rPr>
        <w:t xml:space="preserve"> de </w:t>
      </w:r>
      <w:proofErr w:type="spellStart"/>
      <w:r w:rsidR="00F846D1">
        <w:rPr>
          <w:rFonts w:eastAsiaTheme="minorEastAsia"/>
          <w:lang w:val="pt-BR"/>
        </w:rPr>
        <w:t>baud</w:t>
      </w:r>
      <w:proofErr w:type="spellEnd"/>
      <w:r w:rsidR="00495639">
        <w:rPr>
          <w:rFonts w:eastAsiaTheme="minorEastAsia"/>
          <w:lang w:val="pt-BR"/>
        </w:rPr>
        <w:t xml:space="preserve"> deve chegar:</w:t>
      </w:r>
    </w:p>
    <w:p w14:paraId="7BF4FE9E" w14:textId="7B6A2239" w:rsidR="00495639" w:rsidRPr="00827E38" w:rsidRDefault="00350266" w:rsidP="00F940A9">
      <w:pPr>
        <w:rPr>
          <w:rFonts w:eastAsiaTheme="minorEastAsia"/>
          <w:lang w:val="pt-BR"/>
        </w:rPr>
      </w:pPr>
      <m:oMathPara>
        <m:oMath>
          <m:f>
            <m:fPr>
              <m:ctrlPr>
                <w:rPr>
                  <w:rFonts w:ascii="Cambria Math" w:eastAsiaTheme="minorEastAsia" w:hAnsi="Cambria Math"/>
                  <w:i/>
                  <w:lang w:val="pt-BR"/>
                </w:rPr>
              </m:ctrlPr>
            </m:fPr>
            <m:num>
              <m:r>
                <w:rPr>
                  <w:rFonts w:ascii="Cambria Math" w:eastAsiaTheme="minorEastAsia" w:hAnsi="Cambria Math"/>
                  <w:lang w:val="pt-BR"/>
                </w:rPr>
                <m:t>52, 08 µs</m:t>
              </m:r>
            </m:num>
            <m:den>
              <m:r>
                <w:rPr>
                  <w:rFonts w:ascii="Cambria Math" w:eastAsiaTheme="minorEastAsia" w:hAnsi="Cambria Math"/>
                  <w:lang w:val="pt-BR"/>
                </w:rPr>
                <m:t xml:space="preserve">5 ns </m:t>
              </m:r>
            </m:den>
          </m:f>
          <m:r>
            <w:rPr>
              <w:rFonts w:ascii="Cambria Math" w:eastAsiaTheme="minorEastAsia" w:hAnsi="Cambria Math"/>
              <w:lang w:val="pt-BR"/>
            </w:rPr>
            <m:t>=10416</m:t>
          </m:r>
        </m:oMath>
      </m:oMathPara>
    </w:p>
    <w:p w14:paraId="4D0CA895" w14:textId="38677866" w:rsidR="00EA4AEC" w:rsidRPr="00EA4AEC" w:rsidRDefault="00F846D1" w:rsidP="00BE687F">
      <w:pPr>
        <w:rPr>
          <w:rFonts w:eastAsiaTheme="minorEastAsia"/>
          <w:lang w:val="pt-BR"/>
        </w:rPr>
      </w:pPr>
      <w:r>
        <w:rPr>
          <w:rFonts w:eastAsiaTheme="minorEastAsia"/>
          <w:lang w:val="pt-BR"/>
        </w:rPr>
        <w:t xml:space="preserve">Assim, o contador de </w:t>
      </w:r>
      <w:proofErr w:type="spellStart"/>
      <w:r>
        <w:rPr>
          <w:rFonts w:eastAsiaTheme="minorEastAsia"/>
          <w:lang w:val="pt-BR"/>
        </w:rPr>
        <w:t>baud</w:t>
      </w:r>
      <w:proofErr w:type="spellEnd"/>
      <w:r>
        <w:rPr>
          <w:rFonts w:eastAsiaTheme="minorEastAsia"/>
          <w:lang w:val="pt-BR"/>
        </w:rPr>
        <w:t xml:space="preserve"> é um </w:t>
      </w:r>
      <w:r w:rsidR="00DA5774">
        <w:rPr>
          <w:rFonts w:eastAsiaTheme="minorEastAsia"/>
          <w:lang w:val="pt-BR"/>
        </w:rPr>
        <w:t xml:space="preserve">contador de 14 bits que dispara um sinal de trigger ao atingir o valor de 10416, para que os dados sejam enviados na taxa de </w:t>
      </w:r>
      <w:proofErr w:type="spellStart"/>
      <w:r w:rsidR="00DA5774">
        <w:rPr>
          <w:rFonts w:eastAsiaTheme="minorEastAsia"/>
          <w:lang w:val="pt-BR"/>
        </w:rPr>
        <w:t>baud</w:t>
      </w:r>
      <w:proofErr w:type="spellEnd"/>
      <w:r w:rsidR="00DA5774">
        <w:rPr>
          <w:rFonts w:eastAsiaTheme="minorEastAsia"/>
          <w:lang w:val="pt-BR"/>
        </w:rPr>
        <w:t xml:space="preserve"> especificada. </w:t>
      </w:r>
    </w:p>
    <w:p w14:paraId="092AF562" w14:textId="673E6A4B" w:rsidR="001533BC" w:rsidRDefault="00EA4AEC" w:rsidP="00BE687F">
      <w:pPr>
        <w:rPr>
          <w:lang w:val="pt-BR"/>
        </w:rPr>
      </w:pPr>
      <w:r>
        <w:rPr>
          <w:lang w:val="pt-BR"/>
        </w:rPr>
        <w:t>O</w:t>
      </w:r>
      <w:r w:rsidR="00784531">
        <w:rPr>
          <w:lang w:val="pt-BR"/>
        </w:rPr>
        <w:t xml:space="preserve"> contador de trigger de dados</w:t>
      </w:r>
      <w:r w:rsidR="00E013AF">
        <w:rPr>
          <w:lang w:val="pt-BR"/>
        </w:rPr>
        <w:t xml:space="preserve"> é um contador de 15 bits</w:t>
      </w:r>
      <w:r w:rsidR="00E013AF" w:rsidRPr="00E013AF">
        <w:rPr>
          <w:lang w:val="pt-BR"/>
        </w:rPr>
        <w:t xml:space="preserve"> </w:t>
      </w:r>
      <w:r w:rsidR="00E013AF">
        <w:rPr>
          <w:lang w:val="pt-BR"/>
        </w:rPr>
        <w:t>responsável por</w:t>
      </w:r>
      <w:r w:rsidR="00784531">
        <w:rPr>
          <w:lang w:val="pt-BR"/>
        </w:rPr>
        <w:t xml:space="preserve"> a cada um décimo do </w:t>
      </w:r>
      <w:proofErr w:type="spellStart"/>
      <w:r w:rsidR="00784531">
        <w:rPr>
          <w:lang w:val="pt-BR"/>
        </w:rPr>
        <w:t>baud</w:t>
      </w:r>
      <w:proofErr w:type="spellEnd"/>
      <w:r w:rsidR="00784531">
        <w:rPr>
          <w:lang w:val="pt-BR"/>
        </w:rPr>
        <w:t xml:space="preserve"> rate</w:t>
      </w:r>
      <w:r w:rsidR="007D4EE4">
        <w:rPr>
          <w:lang w:val="pt-BR"/>
        </w:rPr>
        <w:t xml:space="preserve"> escolhido</w:t>
      </w:r>
      <w:r w:rsidR="006D3D9E">
        <w:rPr>
          <w:lang w:val="pt-BR"/>
        </w:rPr>
        <w:t xml:space="preserve"> </w:t>
      </w:r>
      <w:r w:rsidR="007D4EE4">
        <w:rPr>
          <w:lang w:val="pt-BR"/>
        </w:rPr>
        <w:t xml:space="preserve">de 19200 </w:t>
      </w:r>
      <w:proofErr w:type="spellStart"/>
      <w:r w:rsidR="007D4EE4">
        <w:rPr>
          <w:lang w:val="pt-BR"/>
        </w:rPr>
        <w:t>baud</w:t>
      </w:r>
      <w:proofErr w:type="spellEnd"/>
      <w:r w:rsidR="007D4EE4">
        <w:rPr>
          <w:lang w:val="pt-BR"/>
        </w:rPr>
        <w:t>/s,</w:t>
      </w:r>
      <w:r w:rsidR="00586FC1">
        <w:rPr>
          <w:lang w:val="pt-BR"/>
        </w:rPr>
        <w:t xml:space="preserve"> ou seja, quando </w:t>
      </w:r>
      <w:r w:rsidR="006D3D9E">
        <w:rPr>
          <w:lang w:val="pt-BR"/>
        </w:rPr>
        <w:t>este contador</w:t>
      </w:r>
      <w:r w:rsidR="00586FC1">
        <w:rPr>
          <w:lang w:val="pt-BR"/>
        </w:rPr>
        <w:t xml:space="preserve"> alcança a contagem de 1920,</w:t>
      </w:r>
      <w:r w:rsidR="007D4EE4">
        <w:rPr>
          <w:lang w:val="pt-BR"/>
        </w:rPr>
        <w:t xml:space="preserve"> </w:t>
      </w:r>
      <w:r w:rsidR="00E013AF">
        <w:rPr>
          <w:lang w:val="pt-BR"/>
        </w:rPr>
        <w:t xml:space="preserve">um sinal de trigger torna-se ativo alto </w:t>
      </w:r>
      <w:r w:rsidR="00AB7990">
        <w:rPr>
          <w:lang w:val="pt-BR"/>
        </w:rPr>
        <w:t xml:space="preserve">os contadores </w:t>
      </w:r>
      <w:r w:rsidR="00784531">
        <w:rPr>
          <w:lang w:val="pt-BR"/>
        </w:rPr>
        <w:t>de 32 bits</w:t>
      </w:r>
      <w:r w:rsidR="00512BEC">
        <w:rPr>
          <w:lang w:val="pt-BR"/>
        </w:rPr>
        <w:t xml:space="preserve"> (essa quantidade é mais do que suficiente para contagem de pulsos na janela de 100 </w:t>
      </w:r>
      <w:proofErr w:type="spellStart"/>
      <w:r w:rsidR="00512BEC">
        <w:rPr>
          <w:lang w:val="pt-BR"/>
        </w:rPr>
        <w:t>ms</w:t>
      </w:r>
      <w:proofErr w:type="spellEnd"/>
      <w:r w:rsidR="00512BEC">
        <w:rPr>
          <w:lang w:val="pt-BR"/>
        </w:rPr>
        <w:t xml:space="preserve"> </w:t>
      </w:r>
      <w:r w:rsidR="003D4EF4">
        <w:rPr>
          <w:lang w:val="pt-BR"/>
        </w:rPr>
        <w:t>na</w:t>
      </w:r>
      <w:r w:rsidR="00512BEC">
        <w:rPr>
          <w:lang w:val="pt-BR"/>
        </w:rPr>
        <w:t xml:space="preserve"> aplicação deste tra</w:t>
      </w:r>
      <w:r w:rsidR="003D4EF4">
        <w:rPr>
          <w:lang w:val="pt-BR"/>
        </w:rPr>
        <w:t>balho)</w:t>
      </w:r>
      <w:r w:rsidR="00784531">
        <w:rPr>
          <w:lang w:val="pt-BR"/>
        </w:rPr>
        <w:t xml:space="preserve"> r</w:t>
      </w:r>
      <w:r w:rsidR="00AB7990">
        <w:rPr>
          <w:lang w:val="pt-BR"/>
        </w:rPr>
        <w:t>ealizam a contagem</w:t>
      </w:r>
      <w:r w:rsidR="003D4EF4">
        <w:rPr>
          <w:lang w:val="pt-BR"/>
        </w:rPr>
        <w:t xml:space="preserve"> a cada pulso de </w:t>
      </w:r>
      <w:proofErr w:type="spellStart"/>
      <w:r w:rsidR="003D4EF4">
        <w:rPr>
          <w:lang w:val="pt-BR"/>
        </w:rPr>
        <w:t>clock</w:t>
      </w:r>
      <w:proofErr w:type="spellEnd"/>
      <w:r w:rsidR="003D4EF4">
        <w:rPr>
          <w:lang w:val="pt-BR"/>
        </w:rPr>
        <w:t xml:space="preserve"> que foi detectado uma borda positiva nos sinais A-H</w:t>
      </w:r>
      <w:r w:rsidR="00440F2C">
        <w:rPr>
          <w:lang w:val="pt-BR"/>
        </w:rPr>
        <w:t>.</w:t>
      </w:r>
    </w:p>
    <w:p w14:paraId="6E0F47E9" w14:textId="288614A2" w:rsidR="002418F9" w:rsidRDefault="004F1C63" w:rsidP="00BE687F">
      <w:pPr>
        <w:rPr>
          <w:lang w:val="pt-BR"/>
        </w:rPr>
      </w:pPr>
      <w:r>
        <w:rPr>
          <w:lang w:val="pt-BR"/>
        </w:rPr>
        <w:t>N</w:t>
      </w:r>
      <w:r w:rsidR="00440F2C">
        <w:rPr>
          <w:lang w:val="pt-BR"/>
        </w:rPr>
        <w:t>a entidade Data-Out</w:t>
      </w:r>
      <w:r>
        <w:rPr>
          <w:lang w:val="pt-BR"/>
        </w:rPr>
        <w:t xml:space="preserve"> </w:t>
      </w:r>
      <w:r w:rsidR="00440F2C">
        <w:rPr>
          <w:lang w:val="pt-BR"/>
        </w:rPr>
        <w:t>é montado o</w:t>
      </w:r>
      <w:r w:rsidR="002418F9">
        <w:rPr>
          <w:lang w:val="pt-BR"/>
        </w:rPr>
        <w:t xml:space="preserve"> quadro de dados contém os valores de contagem de pulsos dos oito canais </w:t>
      </w:r>
      <w:r w:rsidR="00440F2C">
        <w:rPr>
          <w:lang w:val="pt-BR"/>
        </w:rPr>
        <w:t xml:space="preserve">e envia para a entidade </w:t>
      </w:r>
      <w:r w:rsidR="00C87853">
        <w:rPr>
          <w:lang w:val="pt-BR"/>
        </w:rPr>
        <w:t xml:space="preserve">UART TX para que possam ser enviados pela porta RS232. O </w:t>
      </w:r>
      <w:proofErr w:type="spellStart"/>
      <w:r w:rsidR="00C87853">
        <w:rPr>
          <w:lang w:val="pt-BR"/>
        </w:rPr>
        <w:t>stream</w:t>
      </w:r>
      <w:proofErr w:type="spellEnd"/>
      <w:r w:rsidR="00C87853">
        <w:rPr>
          <w:lang w:val="pt-BR"/>
        </w:rPr>
        <w:t xml:space="preserve"> de dados é iniciado a cada 100 </w:t>
      </w:r>
      <w:proofErr w:type="spellStart"/>
      <w:r w:rsidR="00C87853">
        <w:rPr>
          <w:lang w:val="pt-BR"/>
        </w:rPr>
        <w:t>ms</w:t>
      </w:r>
      <w:proofErr w:type="spellEnd"/>
      <w:r w:rsidR="00C87853">
        <w:rPr>
          <w:lang w:val="pt-BR"/>
        </w:rPr>
        <w:t xml:space="preserve"> e a taxa de streaming é controlada pelo </w:t>
      </w:r>
      <w:proofErr w:type="spellStart"/>
      <w:r w:rsidR="00C87853">
        <w:rPr>
          <w:lang w:val="pt-BR"/>
        </w:rPr>
        <w:t>baud</w:t>
      </w:r>
      <w:proofErr w:type="spellEnd"/>
      <w:r w:rsidR="00C87853">
        <w:rPr>
          <w:lang w:val="pt-BR"/>
        </w:rPr>
        <w:t xml:space="preserve"> </w:t>
      </w:r>
      <w:proofErr w:type="spellStart"/>
      <w:r w:rsidR="00C87853">
        <w:rPr>
          <w:lang w:val="pt-BR"/>
        </w:rPr>
        <w:t>clock</w:t>
      </w:r>
      <w:proofErr w:type="spellEnd"/>
      <w:r w:rsidR="00C87853">
        <w:rPr>
          <w:lang w:val="pt-BR"/>
        </w:rPr>
        <w:t xml:space="preserve"> de 19200 bits/s.</w:t>
      </w:r>
      <w:r w:rsidR="002418F9">
        <w:rPr>
          <w:lang w:val="pt-BR"/>
        </w:rPr>
        <w:t xml:space="preserve"> </w:t>
      </w:r>
      <w:r w:rsidR="00C43855">
        <w:rPr>
          <w:lang w:val="pt-BR"/>
        </w:rPr>
        <w:t>Como é feita uma transmissão serial</w:t>
      </w:r>
      <w:r w:rsidR="002418F9">
        <w:rPr>
          <w:lang w:val="pt-BR"/>
        </w:rPr>
        <w:t xml:space="preserve">, é utilizado um controle de fluxo, ou </w:t>
      </w:r>
      <w:proofErr w:type="spellStart"/>
      <w:r w:rsidR="002418F9">
        <w:rPr>
          <w:i/>
          <w:iCs/>
          <w:lang w:val="pt-BR"/>
        </w:rPr>
        <w:t>flowcontrol</w:t>
      </w:r>
      <w:proofErr w:type="spellEnd"/>
      <w:r w:rsidR="002418F9">
        <w:rPr>
          <w:lang w:val="pt-BR"/>
        </w:rPr>
        <w:t xml:space="preserve">, para que o </w:t>
      </w:r>
      <w:r w:rsidR="00C43855">
        <w:rPr>
          <w:lang w:val="pt-BR"/>
        </w:rPr>
        <w:t xml:space="preserve">computador, saiba </w:t>
      </w:r>
      <w:r w:rsidR="00C43855">
        <w:rPr>
          <w:lang w:val="pt-BR"/>
        </w:rPr>
        <w:lastRenderedPageBreak/>
        <w:t xml:space="preserve">o início e o fim de cada quadro, bem como distinguir os valores de contagem cada um dos oito canais. </w:t>
      </w:r>
      <w:r w:rsidR="00376303">
        <w:rPr>
          <w:lang w:val="pt-BR"/>
        </w:rPr>
        <w:t>Para o controle de fluxo, são utilizados os seguintes parâmetros:</w:t>
      </w:r>
    </w:p>
    <w:p w14:paraId="04734DC4" w14:textId="3EA01631" w:rsidR="00376303" w:rsidRDefault="001D7C10" w:rsidP="001D7C10">
      <w:pPr>
        <w:pStyle w:val="ListParagraph"/>
        <w:numPr>
          <w:ilvl w:val="0"/>
          <w:numId w:val="20"/>
        </w:numPr>
        <w:rPr>
          <w:lang w:val="pt-BR"/>
        </w:rPr>
      </w:pPr>
      <w:r>
        <w:rPr>
          <w:lang w:val="pt-BR"/>
        </w:rPr>
        <w:t>Bits de dados: 8 bits</w:t>
      </w:r>
      <w:r w:rsidR="00DB5A80">
        <w:rPr>
          <w:lang w:val="pt-BR"/>
        </w:rPr>
        <w:t>, sendo 7 de dados efetivos e 1 bit de terminação;</w:t>
      </w:r>
    </w:p>
    <w:p w14:paraId="1AC67BEA" w14:textId="64FB671E" w:rsidR="001D7C10" w:rsidRDefault="001D7C10" w:rsidP="001D7C10">
      <w:pPr>
        <w:pStyle w:val="ListParagraph"/>
        <w:numPr>
          <w:ilvl w:val="0"/>
          <w:numId w:val="20"/>
        </w:numPr>
        <w:rPr>
          <w:lang w:val="pt-BR"/>
        </w:rPr>
      </w:pPr>
      <w:r>
        <w:rPr>
          <w:lang w:val="pt-BR"/>
        </w:rPr>
        <w:t>Stop bits: Utilizado 1 bit de start e 1 bit de stop</w:t>
      </w:r>
    </w:p>
    <w:p w14:paraId="5002FC1B" w14:textId="35C1AEB9" w:rsidR="001D7C10" w:rsidRPr="00421D97" w:rsidRDefault="001D7C10" w:rsidP="00760F60">
      <w:pPr>
        <w:pStyle w:val="ListParagraph"/>
        <w:numPr>
          <w:ilvl w:val="0"/>
          <w:numId w:val="20"/>
        </w:numPr>
        <w:rPr>
          <w:lang w:val="pt-BR"/>
        </w:rPr>
      </w:pPr>
      <w:r w:rsidRPr="00421D97">
        <w:rPr>
          <w:lang w:val="pt-BR"/>
        </w:rPr>
        <w:t xml:space="preserve">Início </w:t>
      </w:r>
      <w:r w:rsidR="00421D97" w:rsidRPr="00421D97">
        <w:rPr>
          <w:lang w:val="pt-BR"/>
        </w:rPr>
        <w:t>e fim de</w:t>
      </w:r>
      <w:r w:rsidRPr="00421D97">
        <w:rPr>
          <w:lang w:val="pt-BR"/>
        </w:rPr>
        <w:t xml:space="preserve"> quadro: 1 bit de </w:t>
      </w:r>
      <w:proofErr w:type="spellStart"/>
      <w:r w:rsidRPr="00421D97">
        <w:rPr>
          <w:i/>
          <w:iCs/>
          <w:lang w:val="pt-BR"/>
        </w:rPr>
        <w:t>throw</w:t>
      </w:r>
      <w:proofErr w:type="spellEnd"/>
      <w:r w:rsidRPr="00421D97">
        <w:rPr>
          <w:i/>
          <w:iCs/>
          <w:lang w:val="pt-BR"/>
        </w:rPr>
        <w:t xml:space="preserve"> </w:t>
      </w:r>
      <w:proofErr w:type="spellStart"/>
      <w:r w:rsidRPr="00421D97">
        <w:rPr>
          <w:i/>
          <w:iCs/>
          <w:lang w:val="pt-BR"/>
        </w:rPr>
        <w:t>away</w:t>
      </w:r>
      <w:proofErr w:type="spellEnd"/>
      <w:r w:rsidRPr="00421D97">
        <w:rPr>
          <w:lang w:val="pt-BR"/>
        </w:rPr>
        <w:t xml:space="preserve">, </w:t>
      </w:r>
      <w:r w:rsidR="00421D97" w:rsidRPr="00421D97">
        <w:rPr>
          <w:lang w:val="pt-BR"/>
        </w:rPr>
        <w:t xml:space="preserve"> </w:t>
      </w:r>
      <w:r w:rsidRPr="00421D97">
        <w:rPr>
          <w:lang w:val="pt-BR"/>
        </w:rPr>
        <w:t xml:space="preserve">‘1’ que informa o início de cada </w:t>
      </w:r>
      <w:r w:rsidR="00421D97" w:rsidRPr="00421D97">
        <w:rPr>
          <w:lang w:val="pt-BR"/>
        </w:rPr>
        <w:t xml:space="preserve">quadro. Ao final do quadro, é enviado </w:t>
      </w:r>
      <w:r w:rsidRPr="00421D97">
        <w:rPr>
          <w:lang w:val="pt-BR"/>
        </w:rPr>
        <w:t xml:space="preserve">um byte de terminação </w:t>
      </w:r>
      <w:r w:rsidR="00DB5A80" w:rsidRPr="00421D97">
        <w:rPr>
          <w:lang w:val="pt-BR"/>
        </w:rPr>
        <w:t>para detecção do fim de quadro, sendo 8’b1.</w:t>
      </w:r>
    </w:p>
    <w:p w14:paraId="206CF9FD" w14:textId="77777777" w:rsidR="008B5094" w:rsidRDefault="000F060A" w:rsidP="008B5094">
      <w:pPr>
        <w:keepNext/>
        <w:jc w:val="center"/>
      </w:pPr>
      <w:r>
        <w:rPr>
          <w:noProof/>
          <w:lang w:val="pt-BR"/>
        </w:rPr>
        <w:drawing>
          <wp:inline distT="0" distB="0" distL="0" distR="0" wp14:anchorId="1B09510A" wp14:editId="2B8CF888">
            <wp:extent cx="2400591" cy="948267"/>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9836" cy="1026972"/>
                    </a:xfrm>
                    <a:prstGeom prst="rect">
                      <a:avLst/>
                    </a:prstGeom>
                    <a:noFill/>
                    <a:ln>
                      <a:noFill/>
                    </a:ln>
                  </pic:spPr>
                </pic:pic>
              </a:graphicData>
            </a:graphic>
          </wp:inline>
        </w:drawing>
      </w:r>
    </w:p>
    <w:p w14:paraId="577811F1" w14:textId="4593A278" w:rsidR="00376303" w:rsidRDefault="008B5094" w:rsidP="008B5094">
      <w:pPr>
        <w:pStyle w:val="Caption"/>
      </w:pPr>
      <w:bookmarkStart w:id="148" w:name="_Ref22590425"/>
      <w:bookmarkStart w:id="149" w:name="_Toc22768992"/>
      <w:proofErr w:type="spellStart"/>
      <w:r>
        <w:t>Figura</w:t>
      </w:r>
      <w:proofErr w:type="spellEnd"/>
      <w:r>
        <w:t xml:space="preserve"> </w:t>
      </w:r>
      <w:r>
        <w:fldChar w:fldCharType="begin"/>
      </w:r>
      <w:r>
        <w:instrText xml:space="preserve"> SEQ Figura \* ARABIC </w:instrText>
      </w:r>
      <w:r>
        <w:fldChar w:fldCharType="separate"/>
      </w:r>
      <w:ins w:id="150" w:author="Pedro Oliveira" w:date="2019-10-23T22:41:00Z">
        <w:r w:rsidR="00E80531">
          <w:rPr>
            <w:noProof/>
          </w:rPr>
          <w:t>12</w:t>
        </w:r>
      </w:ins>
      <w:del w:id="151" w:author="Pedro Oliveira" w:date="2019-10-23T22:41:00Z">
        <w:r w:rsidR="00AC22CF" w:rsidDel="00E80531">
          <w:rPr>
            <w:noProof/>
          </w:rPr>
          <w:delText>11</w:delText>
        </w:r>
      </w:del>
      <w:r>
        <w:fldChar w:fldCharType="end"/>
      </w:r>
      <w:bookmarkEnd w:id="148"/>
      <w:r>
        <w:t xml:space="preserve">: </w:t>
      </w:r>
      <w:proofErr w:type="spellStart"/>
      <w:r>
        <w:t>Divisão</w:t>
      </w:r>
      <w:proofErr w:type="spellEnd"/>
      <w:r>
        <w:t xml:space="preserve"> de </w:t>
      </w:r>
      <w:proofErr w:type="spellStart"/>
      <w:r>
        <w:t>palavras</w:t>
      </w:r>
      <w:proofErr w:type="spellEnd"/>
      <w:r>
        <w:t xml:space="preserve"> de um canal</w:t>
      </w:r>
      <w:bookmarkEnd w:id="149"/>
    </w:p>
    <w:p w14:paraId="080B37FC" w14:textId="77777777" w:rsidR="00265E3B" w:rsidRDefault="00265E3B" w:rsidP="00265E3B">
      <w:pPr>
        <w:rPr>
          <w:lang w:val="pt-BR"/>
        </w:rPr>
      </w:pPr>
      <w:r>
        <w:rPr>
          <w:lang w:val="pt-BR"/>
        </w:rPr>
        <w:t>Com essas informações podemos estimar a quantidade de bits enviados por quadro, para que possa ser projetado um buffer de entrada com tamanho suficiente para receber todos os bits de cada quadro:</w:t>
      </w:r>
    </w:p>
    <w:p w14:paraId="56349C7B" w14:textId="77777777" w:rsidR="00391F38" w:rsidRDefault="00391F38" w:rsidP="00BE687F">
      <w:pPr>
        <w:rPr>
          <w:lang w:val="pt-BR"/>
        </w:rPr>
      </w:pPr>
    </w:p>
    <w:p w14:paraId="4BB34E0E" w14:textId="21C6ED5D" w:rsidR="009E07DE" w:rsidRDefault="009E07DE" w:rsidP="00742538">
      <w:pPr>
        <w:pStyle w:val="ListParagraph"/>
        <w:numPr>
          <w:ilvl w:val="0"/>
          <w:numId w:val="20"/>
        </w:numPr>
        <w:rPr>
          <w:lang w:val="pt-BR"/>
        </w:rPr>
      </w:pPr>
      <w:r w:rsidRPr="00742538">
        <w:rPr>
          <w:lang w:val="pt-BR"/>
        </w:rPr>
        <w:t>Para cada canal</w:t>
      </w:r>
      <w:r w:rsidR="00742538" w:rsidRPr="00742538">
        <w:rPr>
          <w:lang w:val="pt-BR"/>
        </w:rPr>
        <w:t>, são enviados 32-bits de dados</w:t>
      </w:r>
      <w:r w:rsidR="00742538">
        <w:rPr>
          <w:lang w:val="pt-BR"/>
        </w:rPr>
        <w:t>;</w:t>
      </w:r>
    </w:p>
    <w:p w14:paraId="678CDF53" w14:textId="3FD1EC3D" w:rsidR="00742538" w:rsidRDefault="00742538" w:rsidP="00742538">
      <w:pPr>
        <w:pStyle w:val="ListParagraph"/>
        <w:numPr>
          <w:ilvl w:val="0"/>
          <w:numId w:val="20"/>
        </w:numPr>
        <w:rPr>
          <w:lang w:val="pt-BR"/>
        </w:rPr>
      </w:pPr>
      <w:r>
        <w:rPr>
          <w:lang w:val="pt-BR"/>
        </w:rPr>
        <w:t>A cada 7 bits são enviados 3 bits de controle</w:t>
      </w:r>
      <w:r w:rsidR="007522AD">
        <w:rPr>
          <w:lang w:val="pt-BR"/>
        </w:rPr>
        <w:t xml:space="preserve">, totalizando </w:t>
      </w:r>
      <w:r w:rsidR="007B1982">
        <w:rPr>
          <w:lang w:val="pt-BR"/>
        </w:rPr>
        <w:t>15 bits de controle por canal</w:t>
      </w:r>
      <w:r w:rsidR="008B5094">
        <w:rPr>
          <w:lang w:val="pt-BR"/>
        </w:rPr>
        <w:t>,</w:t>
      </w:r>
      <w:r w:rsidR="00391F38">
        <w:rPr>
          <w:lang w:val="pt-BR"/>
        </w:rPr>
        <w:t xml:space="preserve"> conforme mostra a </w:t>
      </w:r>
      <w:r w:rsidR="00391F38">
        <w:rPr>
          <w:lang w:val="pt-BR"/>
        </w:rPr>
        <w:fldChar w:fldCharType="begin"/>
      </w:r>
      <w:r w:rsidR="00391F38">
        <w:rPr>
          <w:lang w:val="pt-BR"/>
        </w:rPr>
        <w:instrText xml:space="preserve"> REF _Ref22590425 \h </w:instrText>
      </w:r>
      <w:r w:rsidR="00391F38">
        <w:rPr>
          <w:lang w:val="pt-BR"/>
        </w:rPr>
      </w:r>
      <w:r w:rsidR="00391F38">
        <w:rPr>
          <w:lang w:val="pt-BR"/>
        </w:rPr>
        <w:fldChar w:fldCharType="separate"/>
      </w:r>
      <w:proofErr w:type="spellStart"/>
      <w:r w:rsidR="00391F38">
        <w:t>Figura</w:t>
      </w:r>
      <w:proofErr w:type="spellEnd"/>
      <w:r w:rsidR="00391F38">
        <w:t xml:space="preserve"> </w:t>
      </w:r>
      <w:r w:rsidR="00391F38">
        <w:rPr>
          <w:noProof/>
        </w:rPr>
        <w:t>11</w:t>
      </w:r>
      <w:r w:rsidR="00391F38">
        <w:rPr>
          <w:lang w:val="pt-BR"/>
        </w:rPr>
        <w:fldChar w:fldCharType="end"/>
      </w:r>
      <w:r w:rsidR="008205A9">
        <w:rPr>
          <w:lang w:val="pt-BR"/>
        </w:rPr>
        <w:t>;</w:t>
      </w:r>
    </w:p>
    <w:p w14:paraId="231D1942" w14:textId="2395F9F3" w:rsidR="008205A9" w:rsidRDefault="008205A9" w:rsidP="00742538">
      <w:pPr>
        <w:pStyle w:val="ListParagraph"/>
        <w:numPr>
          <w:ilvl w:val="0"/>
          <w:numId w:val="20"/>
        </w:numPr>
        <w:rPr>
          <w:lang w:val="pt-BR"/>
        </w:rPr>
      </w:pPr>
      <w:r>
        <w:rPr>
          <w:lang w:val="pt-BR"/>
        </w:rPr>
        <w:t>Três bits ‘0’ são utilizados para completar a última pa</w:t>
      </w:r>
      <w:r w:rsidR="00D16A04">
        <w:rPr>
          <w:lang w:val="pt-BR"/>
        </w:rPr>
        <w:t>lavra</w:t>
      </w:r>
      <w:r>
        <w:rPr>
          <w:lang w:val="pt-BR"/>
        </w:rPr>
        <w:t xml:space="preserve"> de cada canal</w:t>
      </w:r>
      <w:r w:rsidR="00D16A04">
        <w:rPr>
          <w:lang w:val="pt-BR"/>
        </w:rPr>
        <w:t xml:space="preserve">, de forma que </w:t>
      </w:r>
      <w:r w:rsidR="0098103B">
        <w:rPr>
          <w:lang w:val="pt-BR"/>
        </w:rPr>
        <w:t xml:space="preserve">o canal seja enviado em 5 bytes + controle de fluxo. </w:t>
      </w:r>
    </w:p>
    <w:p w14:paraId="1182EC3B" w14:textId="49005543" w:rsidR="007522AD" w:rsidRDefault="007522AD" w:rsidP="007522AD">
      <w:pPr>
        <w:pStyle w:val="ListParagraph"/>
        <w:rPr>
          <w:lang w:val="pt-BR"/>
        </w:rPr>
      </w:pPr>
      <w:r>
        <w:rPr>
          <w:lang w:val="pt-BR"/>
        </w:rPr>
        <w:t>Assim temos:</w:t>
      </w:r>
    </w:p>
    <w:p w14:paraId="2CD3D7D6" w14:textId="326F50BA" w:rsidR="007522AD" w:rsidRPr="00265E3B" w:rsidRDefault="007522AD" w:rsidP="007522AD">
      <w:pPr>
        <w:pStyle w:val="ListParagraph"/>
        <w:rPr>
          <w:rFonts w:eastAsiaTheme="minorEastAsia"/>
          <w:lang w:val="pt-BR"/>
        </w:rPr>
      </w:pPr>
      <m:oMathPara>
        <m:oMath>
          <m:r>
            <w:rPr>
              <w:rFonts w:ascii="Cambria Math" w:hAnsi="Cambria Math"/>
              <w:lang w:val="pt-BR"/>
            </w:rPr>
            <m:t>8 ∙</m:t>
          </m:r>
          <m:d>
            <m:dPr>
              <m:begChr m:val="{"/>
              <m:endChr m:val="}"/>
              <m:ctrlPr>
                <w:rPr>
                  <w:rFonts w:ascii="Cambria Math" w:hAnsi="Cambria Math"/>
                  <w:i/>
                  <w:lang w:val="pt-BR"/>
                </w:rPr>
              </m:ctrlPr>
            </m:dPr>
            <m:e>
              <m:r>
                <w:rPr>
                  <w:rFonts w:ascii="Cambria Math" w:hAnsi="Cambria Math"/>
                  <w:lang w:val="pt-BR"/>
                </w:rPr>
                <m:t>32+15+3</m:t>
              </m:r>
            </m:e>
          </m:d>
          <m:r>
            <w:rPr>
              <w:rFonts w:ascii="Cambria Math" w:hAnsi="Cambria Math"/>
              <w:lang w:val="pt-BR"/>
            </w:rPr>
            <m:t>=400 bits</m:t>
          </m:r>
        </m:oMath>
      </m:oMathPara>
    </w:p>
    <w:p w14:paraId="7CD3674E" w14:textId="77777777" w:rsidR="00265E3B" w:rsidRDefault="00265E3B" w:rsidP="00265E3B">
      <w:pPr>
        <w:keepNext/>
        <w:jc w:val="center"/>
      </w:pPr>
      <w:r>
        <w:rPr>
          <w:noProof/>
          <w:lang w:val="pt-BR"/>
        </w:rPr>
        <w:lastRenderedPageBreak/>
        <w:drawing>
          <wp:inline distT="0" distB="0" distL="0" distR="0" wp14:anchorId="07F8F4A5" wp14:editId="74CE2605">
            <wp:extent cx="5757545" cy="101600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244" cy="1027770"/>
                    </a:xfrm>
                    <a:prstGeom prst="rect">
                      <a:avLst/>
                    </a:prstGeom>
                    <a:noFill/>
                    <a:ln>
                      <a:noFill/>
                    </a:ln>
                  </pic:spPr>
                </pic:pic>
              </a:graphicData>
            </a:graphic>
          </wp:inline>
        </w:drawing>
      </w:r>
    </w:p>
    <w:p w14:paraId="552F05A9" w14:textId="628C2EEA" w:rsidR="00265E3B" w:rsidRDefault="00265E3B" w:rsidP="00265E3B">
      <w:pPr>
        <w:pStyle w:val="Caption"/>
        <w:rPr>
          <w:lang w:val="pt-BR"/>
        </w:rPr>
      </w:pPr>
      <w:bookmarkStart w:id="152" w:name="_Toc22768993"/>
      <w:proofErr w:type="spellStart"/>
      <w:r>
        <w:t>Figura</w:t>
      </w:r>
      <w:proofErr w:type="spellEnd"/>
      <w:r>
        <w:t xml:space="preserve"> </w:t>
      </w:r>
      <w:r>
        <w:fldChar w:fldCharType="begin"/>
      </w:r>
      <w:r>
        <w:instrText xml:space="preserve"> SEQ Figura \* ARABIC </w:instrText>
      </w:r>
      <w:r>
        <w:fldChar w:fldCharType="separate"/>
      </w:r>
      <w:ins w:id="153" w:author="Pedro Oliveira" w:date="2019-10-23T22:41:00Z">
        <w:r w:rsidR="00E80531">
          <w:rPr>
            <w:noProof/>
          </w:rPr>
          <w:t>13</w:t>
        </w:r>
      </w:ins>
      <w:del w:id="154" w:author="Pedro Oliveira" w:date="2019-10-23T22:41:00Z">
        <w:r w:rsidR="00AC22CF" w:rsidDel="00E80531">
          <w:rPr>
            <w:noProof/>
          </w:rPr>
          <w:delText>12</w:delText>
        </w:r>
      </w:del>
      <w:r>
        <w:fldChar w:fldCharType="end"/>
      </w:r>
      <w:r>
        <w:t xml:space="preserve">: </w:t>
      </w:r>
      <w:proofErr w:type="spellStart"/>
      <w:r>
        <w:t>Representação</w:t>
      </w:r>
      <w:proofErr w:type="spellEnd"/>
      <w:r>
        <w:t xml:space="preserve"> do </w:t>
      </w:r>
      <w:proofErr w:type="spellStart"/>
      <w:r>
        <w:t>quadro</w:t>
      </w:r>
      <w:proofErr w:type="spellEnd"/>
      <w:r>
        <w:t xml:space="preserve"> de </w:t>
      </w:r>
      <w:proofErr w:type="spellStart"/>
      <w:r>
        <w:t>transmissão</w:t>
      </w:r>
      <w:bookmarkEnd w:id="152"/>
      <w:proofErr w:type="spellEnd"/>
    </w:p>
    <w:p w14:paraId="7378D013" w14:textId="77777777" w:rsidR="00265E3B" w:rsidRDefault="00265E3B" w:rsidP="007522AD">
      <w:pPr>
        <w:pStyle w:val="ListParagraph"/>
        <w:rPr>
          <w:lang w:val="pt-BR"/>
        </w:rPr>
      </w:pPr>
    </w:p>
    <w:p w14:paraId="2C251165" w14:textId="77777777" w:rsidR="00F10C57" w:rsidRDefault="00265E3B" w:rsidP="00CB58FE">
      <w:pPr>
        <w:rPr>
          <w:lang w:val="pt-BR"/>
        </w:rPr>
      </w:pPr>
      <w:r>
        <w:rPr>
          <w:lang w:val="pt-BR"/>
        </w:rPr>
        <w:t xml:space="preserve">Uma vez que a entidade </w:t>
      </w:r>
      <w:proofErr w:type="spellStart"/>
      <w:r>
        <w:rPr>
          <w:lang w:val="pt-BR"/>
        </w:rPr>
        <w:t>DataOut</w:t>
      </w:r>
      <w:proofErr w:type="spellEnd"/>
      <w:r>
        <w:rPr>
          <w:lang w:val="pt-BR"/>
        </w:rPr>
        <w:t xml:space="preserve"> é </w:t>
      </w:r>
      <w:r w:rsidR="00F10C57">
        <w:rPr>
          <w:lang w:val="pt-BR"/>
        </w:rPr>
        <w:t>monta um quadro, eles são transferidos para a saída</w:t>
      </w:r>
      <w:r w:rsidR="00440F2C">
        <w:rPr>
          <w:lang w:val="pt-BR"/>
        </w:rPr>
        <w:t xml:space="preserve"> UART TX (Universal  </w:t>
      </w:r>
      <w:r w:rsidR="00440F2C">
        <w:t>A</w:t>
      </w:r>
      <w:r w:rsidR="00440F2C" w:rsidRPr="00715114">
        <w:t>synchronous</w:t>
      </w:r>
      <w:r w:rsidR="00440F2C">
        <w:rPr>
          <w:lang w:val="pt-BR"/>
        </w:rPr>
        <w:t xml:space="preserve"> </w:t>
      </w:r>
      <w:proofErr w:type="spellStart"/>
      <w:r w:rsidR="00440F2C">
        <w:rPr>
          <w:lang w:val="pt-BR"/>
        </w:rPr>
        <w:t>Receiver</w:t>
      </w:r>
      <w:proofErr w:type="spellEnd"/>
      <w:r w:rsidR="00440F2C">
        <w:rPr>
          <w:lang w:val="pt-BR"/>
        </w:rPr>
        <w:t>/</w:t>
      </w:r>
      <w:proofErr w:type="spellStart"/>
      <w:r w:rsidR="00440F2C">
        <w:rPr>
          <w:lang w:val="pt-BR"/>
        </w:rPr>
        <w:t>Transmitter</w:t>
      </w:r>
      <w:proofErr w:type="spellEnd"/>
      <w:r w:rsidR="00440F2C">
        <w:rPr>
          <w:lang w:val="pt-BR"/>
        </w:rPr>
        <w:t>), que envia este streaming para o computador, à uma taxa de 10 Hz</w:t>
      </w:r>
      <w:r w:rsidR="00F10C57">
        <w:rPr>
          <w:lang w:val="pt-BR"/>
        </w:rPr>
        <w:t xml:space="preserve"> pela interface serial RS232</w:t>
      </w:r>
      <w:r w:rsidR="00440F2C">
        <w:rPr>
          <w:lang w:val="pt-BR"/>
        </w:rPr>
        <w:t>.</w:t>
      </w:r>
    </w:p>
    <w:p w14:paraId="23E55B95" w14:textId="2519092A" w:rsidR="00CB58FE" w:rsidRPr="00CB58FE" w:rsidRDefault="00D103D0" w:rsidP="00CB58FE">
      <w:pPr>
        <w:rPr>
          <w:lang w:val="pt-BR"/>
        </w:rPr>
      </w:pPr>
      <w:r>
        <w:rPr>
          <w:lang w:val="pt-BR"/>
        </w:rPr>
        <w:t xml:space="preserve">O Anexo A deste trabalho contém a descrição VHDL completa deste sistema. </w:t>
      </w:r>
    </w:p>
    <w:p w14:paraId="203AA546" w14:textId="00F9D0F4" w:rsidR="00AC59FF" w:rsidRDefault="00C87602" w:rsidP="00AC59FF">
      <w:pPr>
        <w:pStyle w:val="Heading2"/>
      </w:pPr>
      <w:bookmarkStart w:id="155" w:name="_Toc22768830"/>
      <w:r>
        <w:t xml:space="preserve">Script </w:t>
      </w:r>
      <w:r w:rsidR="001A0841">
        <w:t xml:space="preserve">em </w:t>
      </w:r>
      <w:proofErr w:type="spellStart"/>
      <w:r w:rsidR="001A0841">
        <w:t>Matla</w:t>
      </w:r>
      <w:r w:rsidR="003E403F">
        <w:t>b</w:t>
      </w:r>
      <w:bookmarkEnd w:id="155"/>
      <w:proofErr w:type="spellEnd"/>
    </w:p>
    <w:p w14:paraId="5ECBEA12" w14:textId="569CCF01" w:rsidR="00C87602" w:rsidRDefault="00C87602" w:rsidP="00C87602">
      <w:pPr>
        <w:rPr>
          <w:lang w:val="pt-BR"/>
        </w:rPr>
      </w:pPr>
      <w:r>
        <w:rPr>
          <w:lang w:val="pt-BR"/>
        </w:rPr>
        <w:t xml:space="preserve">Foi implementado um script em </w:t>
      </w:r>
      <w:proofErr w:type="spellStart"/>
      <w:r>
        <w:rPr>
          <w:lang w:val="pt-BR"/>
        </w:rPr>
        <w:t>Matlab</w:t>
      </w:r>
      <w:proofErr w:type="spellEnd"/>
      <w:r>
        <w:rPr>
          <w:lang w:val="pt-BR"/>
        </w:rPr>
        <w:t xml:space="preserve"> para ler e armazenar os dados da MCU durante as aquisições de pulsos, proporcionando a opção </w:t>
      </w:r>
      <w:r w:rsidR="001D6AAB">
        <w:rPr>
          <w:lang w:val="pt-BR"/>
        </w:rPr>
        <w:t>de o</w:t>
      </w:r>
      <w:r>
        <w:rPr>
          <w:lang w:val="pt-BR"/>
        </w:rPr>
        <w:t xml:space="preserve"> usuário definir o tempo de aquisição e a quantidade de </w:t>
      </w:r>
      <w:r w:rsidRPr="001D6AAB">
        <w:rPr>
          <w:i/>
          <w:iCs/>
          <w:lang w:val="pt-BR"/>
        </w:rPr>
        <w:t>loops</w:t>
      </w:r>
      <w:r w:rsidR="001D6AAB">
        <w:rPr>
          <w:i/>
          <w:iCs/>
          <w:lang w:val="pt-BR"/>
        </w:rPr>
        <w:t>,</w:t>
      </w:r>
      <w:r w:rsidR="001D6AAB">
        <w:rPr>
          <w:lang w:val="pt-BR"/>
        </w:rPr>
        <w:t xml:space="preserve"> ou repetições de contagem. </w:t>
      </w:r>
    </w:p>
    <w:p w14:paraId="22A78625" w14:textId="5C5DD115" w:rsidR="00632763" w:rsidRDefault="00343859" w:rsidP="00C87602">
      <w:pPr>
        <w:rPr>
          <w:lang w:val="pt-BR"/>
        </w:rPr>
      </w:pPr>
      <w:r>
        <w:rPr>
          <w:lang w:val="pt-BR"/>
        </w:rPr>
        <w:t xml:space="preserve">No script, é preciso configurar manualmente a porta COM do computador no qual a placa DE2-115 está conectada. </w:t>
      </w:r>
      <w:r w:rsidR="00632763">
        <w:rPr>
          <w:lang w:val="pt-BR"/>
        </w:rPr>
        <w:t xml:space="preserve">Para cada 100 </w:t>
      </w:r>
      <w:proofErr w:type="spellStart"/>
      <w:r w:rsidR="00632763">
        <w:rPr>
          <w:lang w:val="pt-BR"/>
        </w:rPr>
        <w:t>ms</w:t>
      </w:r>
      <w:proofErr w:type="spellEnd"/>
      <w:r w:rsidR="00632763">
        <w:rPr>
          <w:lang w:val="pt-BR"/>
        </w:rPr>
        <w:t xml:space="preserve"> de tempo de janela, o programa faz o “parse”, separando os valores de leitura dos 8 canais em 8 colunas diferentes </w:t>
      </w:r>
      <w:r w:rsidR="002418F9">
        <w:rPr>
          <w:lang w:val="pt-BR"/>
        </w:rPr>
        <w:t xml:space="preserve">compondo </w:t>
      </w:r>
      <w:r w:rsidR="00632763">
        <w:rPr>
          <w:lang w:val="pt-BR"/>
        </w:rPr>
        <w:t>uma matriz.</w:t>
      </w:r>
    </w:p>
    <w:p w14:paraId="58BE3F1D" w14:textId="0DDE1497" w:rsidR="00343859" w:rsidRDefault="0093742F" w:rsidP="00C87602">
      <w:pPr>
        <w:rPr>
          <w:ins w:id="156" w:author="Pedro Oliveira" w:date="2019-10-24T00:10:00Z"/>
          <w:lang w:val="pt-BR"/>
        </w:rPr>
      </w:pPr>
      <w:r>
        <w:rPr>
          <w:lang w:val="pt-BR"/>
        </w:rPr>
        <w:t>Ao executar o script através do botão “</w:t>
      </w:r>
      <w:proofErr w:type="spellStart"/>
      <w:r>
        <w:rPr>
          <w:lang w:val="pt-BR"/>
        </w:rPr>
        <w:t>Run</w:t>
      </w:r>
      <w:proofErr w:type="spellEnd"/>
      <w:r>
        <w:rPr>
          <w:lang w:val="pt-BR"/>
        </w:rPr>
        <w:t>”</w:t>
      </w:r>
      <w:r w:rsidR="00104906">
        <w:rPr>
          <w:lang w:val="pt-BR"/>
        </w:rPr>
        <w:t>, é solicitado para o usuário digitar o tempo de aquisição (em segundos) e em seguida, os loops que serão realizados. Por exemplo, caso o usuário escolha um tempo de 3600 s</w:t>
      </w:r>
      <w:r w:rsidR="00F31E73">
        <w:rPr>
          <w:lang w:val="pt-BR"/>
        </w:rPr>
        <w:t xml:space="preserve">, e 2 loops, o programa irá realizar duas aquisições de 36000 amostras cada (devido ao tempo de janela de 100 </w:t>
      </w:r>
      <w:proofErr w:type="spellStart"/>
      <w:r w:rsidR="00F31E73">
        <w:rPr>
          <w:lang w:val="pt-BR"/>
        </w:rPr>
        <w:t>ms</w:t>
      </w:r>
      <w:proofErr w:type="spellEnd"/>
      <w:r w:rsidR="00F31E73">
        <w:rPr>
          <w:lang w:val="pt-BR"/>
        </w:rPr>
        <w:t>), e irá salvar todos os valores em um arquivo de texto no formato .</w:t>
      </w:r>
      <w:proofErr w:type="spellStart"/>
      <w:r w:rsidR="00F31E73">
        <w:rPr>
          <w:lang w:val="pt-BR"/>
        </w:rPr>
        <w:t>txt</w:t>
      </w:r>
      <w:proofErr w:type="spellEnd"/>
      <w:r w:rsidR="00F31E73">
        <w:rPr>
          <w:lang w:val="pt-BR"/>
        </w:rPr>
        <w:t xml:space="preserve"> em uma pasta</w:t>
      </w:r>
      <w:r w:rsidR="002418F9">
        <w:rPr>
          <w:lang w:val="pt-BR"/>
        </w:rPr>
        <w:t xml:space="preserve"> no diretório do arquivo</w:t>
      </w:r>
      <w:r w:rsidR="00632763">
        <w:rPr>
          <w:lang w:val="pt-BR"/>
        </w:rPr>
        <w:t>.</w:t>
      </w:r>
    </w:p>
    <w:p w14:paraId="1BC8AB71" w14:textId="6B2D80F7" w:rsidR="00FF27D1" w:rsidRPr="001D6AAB" w:rsidRDefault="00FF27D1" w:rsidP="00FF27D1">
      <w:pPr>
        <w:jc w:val="center"/>
        <w:rPr>
          <w:lang w:val="pt-BR"/>
        </w:rPr>
        <w:pPrChange w:id="157" w:author="Pedro Oliveira" w:date="2019-10-24T00:10:00Z">
          <w:pPr/>
        </w:pPrChange>
      </w:pPr>
      <w:ins w:id="158" w:author="Pedro Oliveira" w:date="2019-10-24T00:10:00Z">
        <w:r>
          <w:rPr>
            <w:noProof/>
            <w:color w:val="000000"/>
            <w:bdr w:val="none" w:sz="0" w:space="0" w:color="auto" w:frame="1"/>
          </w:rPr>
          <w:lastRenderedPageBreak/>
          <w:drawing>
            <wp:inline distT="0" distB="0" distL="0" distR="0" wp14:anchorId="4BB96630" wp14:editId="05CE75E7">
              <wp:extent cx="3756660" cy="194265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7750" b="16750"/>
                      <a:stretch/>
                    </pic:blipFill>
                    <pic:spPr bwMode="auto">
                      <a:xfrm>
                        <a:off x="0" y="0"/>
                        <a:ext cx="3763620" cy="1946255"/>
                      </a:xfrm>
                      <a:prstGeom prst="rect">
                        <a:avLst/>
                      </a:prstGeom>
                      <a:noFill/>
                      <a:ln>
                        <a:noFill/>
                      </a:ln>
                      <a:extLst>
                        <a:ext uri="{53640926-AAD7-44D8-BBD7-CCE9431645EC}">
                          <a14:shadowObscured xmlns:a14="http://schemas.microsoft.com/office/drawing/2010/main"/>
                        </a:ext>
                      </a:extLst>
                    </pic:spPr>
                  </pic:pic>
                </a:graphicData>
              </a:graphic>
            </wp:inline>
          </w:drawing>
        </w:r>
      </w:ins>
    </w:p>
    <w:p w14:paraId="3632928E" w14:textId="77777777" w:rsidR="00FF27D1" w:rsidRDefault="00FF27D1" w:rsidP="00FF27D1">
      <w:pPr>
        <w:rPr>
          <w:ins w:id="159" w:author="Pedro Oliveira" w:date="2019-10-24T00:11:00Z"/>
        </w:rPr>
      </w:pPr>
    </w:p>
    <w:p w14:paraId="5E0601ED" w14:textId="1D49E067" w:rsidR="00980965" w:rsidDel="004C4BD6" w:rsidRDefault="00FF27D1" w:rsidP="00FF27D1">
      <w:pPr>
        <w:pStyle w:val="Heading2"/>
        <w:rPr>
          <w:del w:id="160" w:author="Pedro Oliveira" w:date="2019-10-23T21:57:00Z"/>
        </w:rPr>
        <w:pPrChange w:id="161" w:author="Pedro Oliveira" w:date="2019-10-24T00:10:00Z">
          <w:pPr>
            <w:pStyle w:val="Heading2"/>
          </w:pPr>
        </w:pPrChange>
      </w:pPr>
      <w:ins w:id="162" w:author="Pedro Oliveira" w:date="2019-10-24T00:10:00Z">
        <w:r>
          <w:t xml:space="preserve">O Anexo C </w:t>
        </w:r>
        <w:proofErr w:type="spellStart"/>
        <w:r>
          <w:t>deste</w:t>
        </w:r>
        <w:proofErr w:type="spellEnd"/>
        <w:r>
          <w:t xml:space="preserve"> </w:t>
        </w:r>
        <w:proofErr w:type="spellStart"/>
        <w:r>
          <w:t>trabalho</w:t>
        </w:r>
        <w:proofErr w:type="spellEnd"/>
        <w:r>
          <w:t xml:space="preserve"> </w:t>
        </w:r>
        <w:proofErr w:type="spellStart"/>
        <w:r>
          <w:t>contém</w:t>
        </w:r>
        <w:proofErr w:type="spellEnd"/>
        <w:r>
          <w:t xml:space="preserve"> o </w:t>
        </w:r>
        <w:proofErr w:type="spellStart"/>
        <w:r>
          <w:t>programa</w:t>
        </w:r>
        <w:proofErr w:type="spellEnd"/>
        <w:r>
          <w:t xml:space="preserve"> </w:t>
        </w:r>
        <w:proofErr w:type="spellStart"/>
        <w:r>
          <w:t>complet</w:t>
        </w:r>
      </w:ins>
      <w:ins w:id="163" w:author="Pedro Oliveira" w:date="2019-10-24T00:11:00Z">
        <w:r>
          <w:t>o</w:t>
        </w:r>
        <w:proofErr w:type="spellEnd"/>
        <w:r>
          <w:t xml:space="preserve"> </w:t>
        </w:r>
        <w:proofErr w:type="spellStart"/>
        <w:r>
          <w:t>escrito</w:t>
        </w:r>
        <w:proofErr w:type="spellEnd"/>
        <w:r>
          <w:t xml:space="preserve"> </w:t>
        </w:r>
        <w:proofErr w:type="spellStart"/>
        <w:r>
          <w:t>em</w:t>
        </w:r>
        <w:proofErr w:type="spellEnd"/>
        <w:r>
          <w:t xml:space="preserve"> </w:t>
        </w:r>
        <w:proofErr w:type="spellStart"/>
        <w:r>
          <w:t>matlab</w:t>
        </w:r>
        <w:proofErr w:type="spellEnd"/>
        <w:r>
          <w:t>.</w:t>
        </w:r>
      </w:ins>
      <w:del w:id="164" w:author="Pedro Oliveira" w:date="2019-10-23T21:57:00Z">
        <w:r w:rsidR="00980965" w:rsidDel="004C4BD6">
          <w:delText>Válvula Fotomultiplicadora</w:delText>
        </w:r>
      </w:del>
    </w:p>
    <w:p w14:paraId="09BF7DE1" w14:textId="0BB94649" w:rsidR="00AC6AE4" w:rsidDel="004C4BD6" w:rsidRDefault="00086C1E" w:rsidP="00FF27D1">
      <w:pPr>
        <w:rPr>
          <w:del w:id="165" w:author="Pedro Oliveira" w:date="2019-10-23T21:57:00Z"/>
          <w:lang w:val="pt-BR"/>
        </w:rPr>
        <w:pPrChange w:id="166" w:author="Pedro Oliveira" w:date="2019-10-24T00:10:00Z">
          <w:pPr/>
        </w:pPrChange>
      </w:pPr>
      <w:del w:id="167" w:author="Pedro Oliveira" w:date="2019-10-23T21:57:00Z">
        <w:r w:rsidDel="004C4BD6">
          <w:rPr>
            <w:lang w:val="pt-BR"/>
          </w:rPr>
          <w:delText xml:space="preserve">Fotodetectores ou sensores de luz, são dispositivos </w:delText>
        </w:r>
        <w:r w:rsidR="00561003" w:rsidDel="004C4BD6">
          <w:rPr>
            <w:lang w:val="pt-BR"/>
          </w:rPr>
          <w:delText xml:space="preserve">responsáveis pela conversão de energia luminosa em </w:delText>
        </w:r>
        <w:r w:rsidR="00F21C2E" w:rsidDel="004C4BD6">
          <w:rPr>
            <w:lang w:val="pt-BR"/>
          </w:rPr>
          <w:delText xml:space="preserve">uma </w:delText>
        </w:r>
        <w:r w:rsidR="00561003" w:rsidDel="004C4BD6">
          <w:rPr>
            <w:lang w:val="pt-BR"/>
          </w:rPr>
          <w:delText>corrente</w:delText>
        </w:r>
        <w:r w:rsidR="003E5AA9" w:rsidDel="004C4BD6">
          <w:rPr>
            <w:lang w:val="pt-BR"/>
          </w:rPr>
          <w:delText xml:space="preserve"> </w:delText>
        </w:r>
        <w:r w:rsidR="00561003" w:rsidDel="004C4BD6">
          <w:rPr>
            <w:lang w:val="pt-BR"/>
          </w:rPr>
          <w:delText>elétrica</w:delText>
        </w:r>
        <w:r w:rsidR="003E5AA9" w:rsidDel="004C4BD6">
          <w:rPr>
            <w:lang w:val="pt-BR"/>
          </w:rPr>
          <w:delText xml:space="preserve"> </w:delText>
        </w:r>
        <w:r w:rsidDel="004C4BD6">
          <w:rPr>
            <w:lang w:val="pt-BR"/>
          </w:rPr>
          <w:delText>mensur</w:delText>
        </w:r>
        <w:r w:rsidR="003E5AA9" w:rsidDel="004C4BD6">
          <w:rPr>
            <w:lang w:val="pt-BR"/>
          </w:rPr>
          <w:delText xml:space="preserve">ável. Eles </w:delText>
        </w:r>
        <w:r w:rsidDel="004C4BD6">
          <w:rPr>
            <w:lang w:val="pt-BR"/>
          </w:rPr>
          <w:delText>podem ser classificados de acordo com seu princípio</w:delText>
        </w:r>
        <w:r w:rsidR="003E5AA9" w:rsidDel="004C4BD6">
          <w:rPr>
            <w:lang w:val="pt-BR"/>
          </w:rPr>
          <w:delText xml:space="preserve"> de operação</w:delText>
        </w:r>
        <w:r w:rsidR="009038EA" w:rsidDel="004C4BD6">
          <w:rPr>
            <w:lang w:val="pt-BR"/>
          </w:rPr>
          <w:delText xml:space="preserve">, estando em três categorias principais: de efeito fotoelétrico externo, efeito fotoelétrico interno e dos tipos térmicos. O efeito fotoelétrico externo é um fenômeno no qual quando a luz incide em um metal ou semicondutor colocado no vácuo, </w:delText>
        </w:r>
        <w:r w:rsidR="00ED073C" w:rsidDel="004C4BD6">
          <w:rPr>
            <w:lang w:val="pt-BR"/>
          </w:rPr>
          <w:delText>elétrons são emitidos de sua superfície para o vácuo. Válvulas fotomultiplicadoras (</w:delText>
        </w:r>
        <w:r w:rsidR="00ED073C" w:rsidRPr="00ED073C" w:rsidDel="004C4BD6">
          <w:rPr>
            <w:i/>
            <w:iCs/>
            <w:lang w:val="pt-BR"/>
          </w:rPr>
          <w:delText>Photomultiplier tubes</w:delText>
        </w:r>
        <w:r w:rsidR="00ED073C" w:rsidDel="004C4BD6">
          <w:rPr>
            <w:lang w:val="pt-BR"/>
          </w:rPr>
          <w:delText xml:space="preserve">, regularmente abreviadas como PMTs), fazem uso </w:delText>
        </w:r>
        <w:r w:rsidR="00107587" w:rsidDel="004C4BD6">
          <w:rPr>
            <w:lang w:val="pt-BR"/>
          </w:rPr>
          <w:delText>deste fenômeno e possuem elevada velocidade de resposta e sensibilidade, permitindo detecção de níveis de luz muito baixos sendo amplamente utilizadas em equipamentos médicos, instrumentos analíticos e sistemas de medições industriais</w:delText>
        </w:r>
        <w:r w:rsidR="00F33475" w:rsidDel="004C4BD6">
          <w:rPr>
            <w:lang w:val="pt-BR"/>
          </w:rPr>
          <w:delText xml:space="preserve"> [18].</w:delText>
        </w:r>
        <w:r w:rsidR="00AC6AE4" w:rsidDel="004C4BD6">
          <w:rPr>
            <w:lang w:val="pt-BR"/>
          </w:rPr>
          <w:delText xml:space="preserve"> </w:delText>
        </w:r>
      </w:del>
    </w:p>
    <w:p w14:paraId="429E3968" w14:textId="12FEBDA1" w:rsidR="00F33475" w:rsidDel="000663A9" w:rsidRDefault="009B3B6F" w:rsidP="00FF27D1">
      <w:pPr>
        <w:rPr>
          <w:del w:id="168" w:author="Pedro Oliveira" w:date="2019-10-23T21:44:00Z"/>
          <w:lang w:val="pt-BR"/>
        </w:rPr>
        <w:pPrChange w:id="169" w:author="Pedro Oliveira" w:date="2019-10-24T00:10:00Z">
          <w:pPr/>
        </w:pPrChange>
      </w:pPr>
      <w:del w:id="170" w:author="Pedro Oliveira" w:date="2019-10-23T21:57:00Z">
        <w:r w:rsidDel="004C4BD6">
          <w:rPr>
            <w:lang w:val="pt-BR"/>
          </w:rPr>
          <w:delText xml:space="preserve">Assim, uma </w:delText>
        </w:r>
        <w:r w:rsidR="00F33475" w:rsidDel="004C4BD6">
          <w:rPr>
            <w:lang w:val="pt-BR"/>
          </w:rPr>
          <w:delText>PMT</w:delText>
        </w:r>
        <w:r w:rsidDel="004C4BD6">
          <w:rPr>
            <w:lang w:val="pt-BR"/>
          </w:rPr>
          <w:delText xml:space="preserve"> é um</w:delText>
        </w:r>
        <w:r w:rsidR="00544C5A" w:rsidDel="004C4BD6">
          <w:rPr>
            <w:lang w:val="pt-BR"/>
          </w:rPr>
          <w:delText>a</w:delText>
        </w:r>
        <w:r w:rsidDel="004C4BD6">
          <w:rPr>
            <w:lang w:val="pt-BR"/>
          </w:rPr>
          <w:delText xml:space="preserve"> válvula</w:delText>
        </w:r>
        <w:r w:rsidR="00544C5A" w:rsidDel="004C4BD6">
          <w:rPr>
            <w:lang w:val="pt-BR"/>
          </w:rPr>
          <w:delText xml:space="preserve"> </w:delText>
        </w:r>
        <w:r w:rsidDel="004C4BD6">
          <w:rPr>
            <w:lang w:val="pt-BR"/>
          </w:rPr>
          <w:delText xml:space="preserve">que consiste </w:delText>
        </w:r>
        <w:r w:rsidR="00544C5A" w:rsidDel="004C4BD6">
          <w:rPr>
            <w:lang w:val="pt-BR"/>
          </w:rPr>
          <w:delText>em</w:delText>
        </w:r>
        <w:r w:rsidDel="004C4BD6">
          <w:rPr>
            <w:lang w:val="pt-BR"/>
          </w:rPr>
          <w:delText xml:space="preserve"> uma janela de entrada, um foto</w:delText>
        </w:r>
        <w:r w:rsidR="00544C5A" w:rsidDel="004C4BD6">
          <w:rPr>
            <w:lang w:val="pt-BR"/>
          </w:rPr>
          <w:delText>-</w:delText>
        </w:r>
        <w:r w:rsidDel="004C4BD6">
          <w:rPr>
            <w:lang w:val="pt-BR"/>
          </w:rPr>
          <w:delText>catodo, eletrodos de foco, um multiplicador de elétrons e um anodo</w:delText>
        </w:r>
        <w:r w:rsidR="00AC6AE4" w:rsidDel="004C4BD6">
          <w:rPr>
            <w:lang w:val="pt-BR"/>
          </w:rPr>
          <w:delText xml:space="preserve"> usualmente selado em um tubo de vidro à v</w:delText>
        </w:r>
        <w:r w:rsidR="00544C5A" w:rsidDel="004C4BD6">
          <w:rPr>
            <w:lang w:val="pt-BR"/>
          </w:rPr>
          <w:delText>á</w:delText>
        </w:r>
        <w:r w:rsidR="00AC6AE4" w:rsidDel="004C4BD6">
          <w:rPr>
            <w:lang w:val="pt-BR"/>
          </w:rPr>
          <w:delText>cuo</w:delText>
        </w:r>
        <w:r w:rsidR="00544C5A" w:rsidDel="004C4BD6">
          <w:rPr>
            <w:lang w:val="pt-BR"/>
          </w:rPr>
          <w:delText xml:space="preserve">. </w:delText>
        </w:r>
      </w:del>
    </w:p>
    <w:p w14:paraId="7DAA3E88" w14:textId="5A2EB0CE" w:rsidR="00135CB9" w:rsidDel="004C4BD6" w:rsidRDefault="00135CB9" w:rsidP="00FF27D1">
      <w:pPr>
        <w:rPr>
          <w:del w:id="171" w:author="Pedro Oliveira" w:date="2019-10-23T21:57:00Z"/>
          <w:lang w:val="pt-BR"/>
        </w:rPr>
        <w:pPrChange w:id="172" w:author="Pedro Oliveira" w:date="2019-10-24T00:10:00Z">
          <w:pPr/>
        </w:pPrChange>
      </w:pPr>
      <w:del w:id="173" w:author="Pedro Oliveira" w:date="2019-10-23T21:44:00Z">
        <w:r w:rsidDel="00361E59">
          <w:rPr>
            <w:lang w:val="pt-BR"/>
          </w:rPr>
          <w:delText>A luz que incide em uma PMT é detectada e gera um sinal de saída de acordo com o seguinte processo:</w:delText>
        </w:r>
        <w:r w:rsidR="000F084A" w:rsidDel="00361E59">
          <w:rPr>
            <w:lang w:val="pt-BR"/>
          </w:rPr>
          <w:delText xml:space="preserve"> A luz passa através</w:delText>
        </w:r>
      </w:del>
    </w:p>
    <w:p w14:paraId="56701FC6" w14:textId="7A6614EA" w:rsidR="00AC22CF" w:rsidDel="004C4BD6" w:rsidRDefault="000F084A" w:rsidP="00FF27D1">
      <w:pPr>
        <w:rPr>
          <w:del w:id="174" w:author="Pedro Oliveira" w:date="2019-10-23T21:58:00Z"/>
          <w:lang w:val="pt-BR"/>
        </w:rPr>
        <w:pPrChange w:id="175" w:author="Pedro Oliveira" w:date="2019-10-24T00:10:00Z">
          <w:pPr/>
        </w:pPrChange>
      </w:pPr>
      <w:del w:id="176" w:author="Pedro Oliveira" w:date="2019-10-23T21:54:00Z">
        <w:r w:rsidDel="000663A9">
          <w:rPr>
            <w:noProof/>
          </w:rPr>
          <w:drawing>
            <wp:inline distT="0" distB="0" distL="0" distR="0" wp14:anchorId="658298DE" wp14:editId="69803E0A">
              <wp:extent cx="3406140" cy="1555311"/>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572" cy="1566010"/>
                      </a:xfrm>
                      <a:prstGeom prst="rect">
                        <a:avLst/>
                      </a:prstGeom>
                    </pic:spPr>
                  </pic:pic>
                </a:graphicData>
              </a:graphic>
            </wp:inline>
          </w:drawing>
        </w:r>
      </w:del>
    </w:p>
    <w:p w14:paraId="460B1A86" w14:textId="2C70A2FD" w:rsidR="001D6AAB" w:rsidDel="000663A9" w:rsidRDefault="004F07A0" w:rsidP="00FF27D1">
      <w:pPr>
        <w:rPr>
          <w:moveFrom w:id="177" w:author="Pedro Oliveira" w:date="2019-10-23T21:54:00Z"/>
          <w:lang w:val="pt-BR"/>
        </w:rPr>
        <w:pPrChange w:id="178" w:author="Pedro Oliveira" w:date="2019-10-24T00:10:00Z">
          <w:pPr/>
        </w:pPrChange>
      </w:pPr>
      <w:moveFromRangeStart w:id="179" w:author="Pedro Oliveira" w:date="2019-10-23T21:54:00Z" w:name="move22760086"/>
      <w:moveFrom w:id="180" w:author="Pedro Oliveira" w:date="2019-10-23T21:54:00Z">
        <w:r w:rsidDel="000663A9">
          <w:rPr>
            <w:lang w:val="pt-BR"/>
          </w:rPr>
          <w:t>O fotodetector utilizado para realizar a contagem de pulsos deste trabalho é u</w:t>
        </w:r>
        <w:r w:rsidR="00544C5A" w:rsidDel="000663A9">
          <w:rPr>
            <w:lang w:val="pt-BR"/>
          </w:rPr>
          <w:t>m módulo PMT</w:t>
        </w:r>
        <w:r w:rsidR="00BC356E" w:rsidDel="000663A9">
          <w:rPr>
            <w:lang w:val="pt-BR"/>
          </w:rPr>
          <w:t xml:space="preserve"> </w:t>
        </w:r>
        <w:r w:rsidR="004F1080" w:rsidDel="000663A9">
          <w:rPr>
            <w:lang w:val="pt-BR"/>
          </w:rPr>
          <w:t>integrado</w:t>
        </w:r>
        <w:r w:rsidR="00BC356E" w:rsidDel="000663A9">
          <w:rPr>
            <w:lang w:val="pt-BR"/>
          </w:rPr>
          <w:t xml:space="preserve"> Hamamatsu H7360</w:t>
        </w:r>
        <w:r w:rsidR="00544C5A" w:rsidDel="000663A9">
          <w:rPr>
            <w:lang w:val="pt-BR"/>
          </w:rPr>
          <w:t>,</w:t>
        </w:r>
        <w:r w:rsidR="004F1080" w:rsidDel="000663A9">
          <w:rPr>
            <w:lang w:val="pt-BR"/>
          </w:rPr>
          <w:t xml:space="preserve"> </w:t>
        </w:r>
        <w:r w:rsidDel="000663A9">
          <w:rPr>
            <w:lang w:val="pt-BR"/>
          </w:rPr>
          <w:t xml:space="preserve">composto </w:t>
        </w:r>
        <w:r w:rsidR="004F1080" w:rsidDel="000663A9">
          <w:rPr>
            <w:lang w:val="pt-BR"/>
          </w:rPr>
          <w:t>pela própria PMT</w:t>
        </w:r>
        <w:r w:rsidR="00917F46" w:rsidDel="000663A9">
          <w:rPr>
            <w:lang w:val="pt-BR"/>
          </w:rPr>
          <w:t xml:space="preserve">, </w:t>
        </w:r>
        <w:r w:rsidR="004F1080" w:rsidDel="000663A9">
          <w:rPr>
            <w:lang w:val="pt-BR"/>
          </w:rPr>
          <w:t xml:space="preserve">uma </w:t>
        </w:r>
        <w:r w:rsidR="00917F46" w:rsidDel="000663A9">
          <w:rPr>
            <w:lang w:val="pt-BR"/>
          </w:rPr>
          <w:t>fonte de alimentação de alta-tensão, e um circuito divisor de tensão para distribuir a tensão para cada dínodo.</w:t>
        </w:r>
        <w:r w:rsidR="00D52223" w:rsidDel="000663A9">
          <w:rPr>
            <w:lang w:val="pt-BR"/>
          </w:rPr>
          <w:t xml:space="preserve"> </w:t>
        </w:r>
      </w:moveFrom>
    </w:p>
    <w:moveFromRangeEnd w:id="179"/>
    <w:p w14:paraId="72306DD0" w14:textId="77777777" w:rsidR="001C7B0C" w:rsidRPr="001D6AAB" w:rsidRDefault="001C7B0C" w:rsidP="00FF27D1">
      <w:pPr>
        <w:rPr>
          <w:lang w:val="pt-BR"/>
        </w:rPr>
        <w:pPrChange w:id="181" w:author="Pedro Oliveira" w:date="2019-10-24T00:10:00Z">
          <w:pPr>
            <w:jc w:val="center"/>
          </w:pPr>
        </w:pPrChange>
      </w:pPr>
    </w:p>
    <w:p w14:paraId="3F7A38F6" w14:textId="6A178C50" w:rsidR="001C38B3" w:rsidRDefault="001C38B3" w:rsidP="001C38B3">
      <w:pPr>
        <w:pStyle w:val="Heading2"/>
        <w:rPr>
          <w:ins w:id="182" w:author="Pedro Oliveira" w:date="2019-10-23T23:55:00Z"/>
        </w:rPr>
      </w:pPr>
      <w:bookmarkStart w:id="183" w:name="_Toc22768831"/>
      <w:ins w:id="184" w:author="Pedro Oliveira" w:date="2019-10-23T23:55:00Z">
        <w:r>
          <w:t>Detectores utilizados</w:t>
        </w:r>
        <w:bookmarkEnd w:id="183"/>
      </w:ins>
    </w:p>
    <w:p w14:paraId="4EE7FA27" w14:textId="77777777" w:rsidR="001C38B3" w:rsidRDefault="001C38B3" w:rsidP="001C38B3">
      <w:pPr>
        <w:rPr>
          <w:ins w:id="185" w:author="Pedro Oliveira" w:date="2019-10-23T23:55:00Z"/>
          <w:lang w:val="pt-BR"/>
        </w:rPr>
      </w:pPr>
      <w:ins w:id="186" w:author="Pedro Oliveira" w:date="2019-10-23T23:55:00Z">
        <w:r>
          <w:rPr>
            <w:lang w:val="pt-BR"/>
          </w:rPr>
          <w:t>Fotodetectores ou sensores de luz, são dispositivos responsáveis pela conversão de energia luminosa em uma corrente elétrica mensurável. Eles podem ser classificados de acordo com seu princípio de operação, estando em três categorias principais: de efeito fotoelétrico externo, efeito fotoelétrico interno e dos tipos térmicos. O efeito fotoelétrico externo é um fenômeno no qual quando a luz incide em um metal ou semicondutor colocado no vácuo, elétrons são emitidos de sua superfície para o vácuo. Válvulas fotomultiplicadoras (</w:t>
        </w:r>
        <w:proofErr w:type="spellStart"/>
        <w:r w:rsidRPr="00ED073C">
          <w:rPr>
            <w:i/>
            <w:iCs/>
            <w:lang w:val="pt-BR"/>
          </w:rPr>
          <w:t>Photomultiplier</w:t>
        </w:r>
        <w:proofErr w:type="spellEnd"/>
        <w:r w:rsidRPr="00ED073C">
          <w:rPr>
            <w:i/>
            <w:iCs/>
            <w:lang w:val="pt-BR"/>
          </w:rPr>
          <w:t xml:space="preserve"> tubes</w:t>
        </w:r>
        <w:r>
          <w:rPr>
            <w:lang w:val="pt-BR"/>
          </w:rPr>
          <w:t xml:space="preserve">, regularmente abreviadas como PMTs), fazem uso deste fenômeno e possuem elevada velocidade de resposta e sensibilidade, permitindo detecção de níveis de luz muito baixos sendo amplamente utilizadas em equipamentos médicos, instrumentos analíticos e sistemas de medições industriais [18]. </w:t>
        </w:r>
      </w:ins>
    </w:p>
    <w:p w14:paraId="34747A44" w14:textId="77777777" w:rsidR="001C38B3" w:rsidRDefault="001C38B3" w:rsidP="001C38B3">
      <w:pPr>
        <w:rPr>
          <w:ins w:id="187" w:author="Pedro Oliveira" w:date="2019-10-23T23:55:00Z"/>
          <w:lang w:val="pt-BR"/>
        </w:rPr>
      </w:pPr>
      <w:ins w:id="188" w:author="Pedro Oliveira" w:date="2019-10-23T23:55:00Z">
        <w:r>
          <w:rPr>
            <w:lang w:val="pt-BR"/>
          </w:rPr>
          <w:t xml:space="preserve">Assim, uma PMT é uma válvula que consiste em uma janela de entrada, um foto-catodo, eletrodos de foco, um multiplicador de elétrons e um anodo usualmente selado em um tubo de vidro à vácuo. A </w:t>
        </w:r>
        <w:r>
          <w:rPr>
            <w:lang w:val="pt-BR"/>
          </w:rPr>
          <w:fldChar w:fldCharType="begin"/>
        </w:r>
        <w:r>
          <w:rPr>
            <w:lang w:val="pt-BR"/>
          </w:rPr>
          <w:instrText xml:space="preserve"> REF _Ref22759454 \h </w:instrText>
        </w:r>
        <w:r>
          <w:rPr>
            <w:lang w:val="pt-BR"/>
          </w:rPr>
        </w:r>
        <w:r>
          <w:rPr>
            <w:lang w:val="pt-BR"/>
          </w:rPr>
          <w:fldChar w:fldCharType="separate"/>
        </w:r>
        <w:proofErr w:type="spellStart"/>
        <w:r>
          <w:t>Figura</w:t>
        </w:r>
        <w:proofErr w:type="spellEnd"/>
        <w:r>
          <w:t xml:space="preserve"> </w:t>
        </w:r>
        <w:r>
          <w:rPr>
            <w:noProof/>
          </w:rPr>
          <w:t>13</w:t>
        </w:r>
        <w:r>
          <w:rPr>
            <w:lang w:val="pt-BR"/>
          </w:rPr>
          <w:fldChar w:fldCharType="end"/>
        </w:r>
        <w:r>
          <w:rPr>
            <w:lang w:val="pt-BR"/>
          </w:rPr>
          <w:t xml:space="preserve"> mostra a construção de uma PMT. </w:t>
        </w:r>
      </w:ins>
    </w:p>
    <w:p w14:paraId="73836335" w14:textId="77777777" w:rsidR="001C38B3" w:rsidRDefault="001C38B3" w:rsidP="001C38B3">
      <w:pPr>
        <w:keepNext/>
        <w:jc w:val="center"/>
        <w:rPr>
          <w:ins w:id="189" w:author="Pedro Oliveira" w:date="2019-10-23T23:55:00Z"/>
        </w:rPr>
      </w:pPr>
      <w:ins w:id="190" w:author="Pedro Oliveira" w:date="2019-10-23T23:55:00Z">
        <w:r>
          <w:rPr>
            <w:noProof/>
          </w:rPr>
          <w:lastRenderedPageBreak/>
          <w:drawing>
            <wp:inline distT="0" distB="0" distL="0" distR="0" wp14:anchorId="2826643C" wp14:editId="63E012E8">
              <wp:extent cx="3406140" cy="1555311"/>
              <wp:effectExtent l="0" t="0" r="381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572" cy="1566010"/>
                      </a:xfrm>
                      <a:prstGeom prst="rect">
                        <a:avLst/>
                      </a:prstGeom>
                    </pic:spPr>
                  </pic:pic>
                </a:graphicData>
              </a:graphic>
            </wp:inline>
          </w:drawing>
        </w:r>
      </w:ins>
    </w:p>
    <w:p w14:paraId="1281E6A9" w14:textId="77777777" w:rsidR="001C38B3" w:rsidRDefault="001C38B3" w:rsidP="001C38B3">
      <w:pPr>
        <w:pStyle w:val="Caption"/>
        <w:rPr>
          <w:ins w:id="191" w:author="Pedro Oliveira" w:date="2019-10-23T23:55:00Z"/>
          <w:lang w:val="pt-BR"/>
        </w:rPr>
      </w:pPr>
      <w:bookmarkStart w:id="192" w:name="_Ref22759447"/>
      <w:bookmarkStart w:id="193" w:name="_Ref22759454"/>
      <w:bookmarkStart w:id="194" w:name="_Toc22768994"/>
      <w:proofErr w:type="spellStart"/>
      <w:ins w:id="195" w:author="Pedro Oliveira" w:date="2019-10-23T23:55:00Z">
        <w:r>
          <w:t>Figura</w:t>
        </w:r>
        <w:proofErr w:type="spellEnd"/>
        <w:r>
          <w:t xml:space="preserve"> </w:t>
        </w:r>
        <w:r>
          <w:fldChar w:fldCharType="begin"/>
        </w:r>
        <w:r>
          <w:instrText xml:space="preserve"> SEQ Figura \* ARABIC </w:instrText>
        </w:r>
        <w:r>
          <w:fldChar w:fldCharType="separate"/>
        </w:r>
        <w:r>
          <w:rPr>
            <w:noProof/>
          </w:rPr>
          <w:t>8</w:t>
        </w:r>
        <w:r>
          <w:fldChar w:fldCharType="end"/>
        </w:r>
        <w:bookmarkEnd w:id="193"/>
        <w:r>
          <w:t xml:space="preserve">: </w:t>
        </w:r>
        <w:proofErr w:type="spellStart"/>
        <w:r>
          <w:t>Construção</w:t>
        </w:r>
        <w:proofErr w:type="spellEnd"/>
        <w:r>
          <w:t xml:space="preserve"> de </w:t>
        </w:r>
        <w:proofErr w:type="spellStart"/>
        <w:r>
          <w:t>uma</w:t>
        </w:r>
        <w:proofErr w:type="spellEnd"/>
        <w:r>
          <w:t xml:space="preserve"> PMT. Fonte: [18]</w:t>
        </w:r>
        <w:bookmarkEnd w:id="192"/>
        <w:bookmarkEnd w:id="194"/>
      </w:ins>
    </w:p>
    <w:p w14:paraId="4EDAEB1B" w14:textId="2996FEE2" w:rsidR="001C38B3" w:rsidRPr="001C38B3" w:rsidRDefault="001C38B3" w:rsidP="001C38B3">
      <w:pPr>
        <w:rPr>
          <w:ins w:id="196" w:author="Pedro Oliveira" w:date="2019-10-23T23:55:00Z"/>
          <w:lang w:val="pt-BR"/>
          <w:rPrChange w:id="197" w:author="Pedro Oliveira" w:date="2019-10-23T23:55:00Z">
            <w:rPr>
              <w:ins w:id="198" w:author="Pedro Oliveira" w:date="2019-10-23T23:55:00Z"/>
            </w:rPr>
          </w:rPrChange>
        </w:rPr>
        <w:pPrChange w:id="199" w:author="Pedro Oliveira" w:date="2019-10-23T23:55:00Z">
          <w:pPr>
            <w:pStyle w:val="Heading2"/>
          </w:pPr>
        </w:pPrChange>
      </w:pPr>
      <w:ins w:id="200" w:author="Pedro Oliveira" w:date="2019-10-23T23:55:00Z">
        <w:r>
          <w:rPr>
            <w:lang w:val="pt-BR"/>
          </w:rPr>
          <w:t xml:space="preserve">O seguinte processo caracteriza a concepção de um sinal de saída </w:t>
        </w:r>
        <w:proofErr w:type="gramStart"/>
        <w:r>
          <w:rPr>
            <w:lang w:val="pt-BR"/>
          </w:rPr>
          <w:t>à</w:t>
        </w:r>
        <w:proofErr w:type="gramEnd"/>
        <w:r>
          <w:rPr>
            <w:lang w:val="pt-BR"/>
          </w:rPr>
          <w:t xml:space="preserve"> partir de um feixe de luz que incide na PMT: A luz passa pela janela de entrada e excita elétrons no foto-catodo, assim fotoelétrons são emitidos no vácuo, caracterizando o efeito fotoelétrico externo. Os fotoelétrons são acelerados e focalizados pelo eletrodo no primeiro </w:t>
        </w:r>
        <w:proofErr w:type="spellStart"/>
        <w:r>
          <w:rPr>
            <w:lang w:val="pt-BR"/>
          </w:rPr>
          <w:t>dínodo</w:t>
        </w:r>
        <w:proofErr w:type="spellEnd"/>
        <w:r>
          <w:rPr>
            <w:lang w:val="pt-BR"/>
          </w:rPr>
          <w:t xml:space="preserve">, onde são multiplicados por emissão elétrica secundária. Esta emissão secundária é repetida em cada um dos sucessivos </w:t>
        </w:r>
        <w:proofErr w:type="spellStart"/>
        <w:r>
          <w:rPr>
            <w:lang w:val="pt-BR"/>
          </w:rPr>
          <w:t>dínodos</w:t>
        </w:r>
        <w:proofErr w:type="spellEnd"/>
        <w:r>
          <w:rPr>
            <w:lang w:val="pt-BR"/>
          </w:rPr>
          <w:t xml:space="preserve">, formando o multiplicador de elétrons, até que os elétrons secundários emitidos pelo último </w:t>
        </w:r>
        <w:proofErr w:type="spellStart"/>
        <w:r>
          <w:rPr>
            <w:lang w:val="pt-BR"/>
          </w:rPr>
          <w:t>dínodo</w:t>
        </w:r>
        <w:proofErr w:type="spellEnd"/>
        <w:r>
          <w:rPr>
            <w:lang w:val="pt-BR"/>
          </w:rPr>
          <w:t xml:space="preserve"> são coletados pelo anodo [18]. </w:t>
        </w:r>
      </w:ins>
    </w:p>
    <w:p w14:paraId="14F1FE2F" w14:textId="4924F34F" w:rsidR="00980965" w:rsidRDefault="001C38B3" w:rsidP="001C38B3">
      <w:pPr>
        <w:pStyle w:val="Heading3"/>
        <w:pPrChange w:id="201" w:author="Pedro Oliveira" w:date="2019-10-23T23:55:00Z">
          <w:pPr>
            <w:pStyle w:val="Heading3"/>
          </w:pPr>
        </w:pPrChange>
      </w:pPr>
      <w:bookmarkStart w:id="202" w:name="_Toc22768832"/>
      <w:ins w:id="203" w:author="Pedro Oliveira" w:date="2019-10-23T23:55:00Z">
        <w:r>
          <w:t xml:space="preserve">A </w:t>
        </w:r>
      </w:ins>
      <w:r w:rsidR="00980965">
        <w:t xml:space="preserve">PMT </w:t>
      </w:r>
      <w:proofErr w:type="spellStart"/>
      <w:r w:rsidR="00980965">
        <w:t>Hamamatsu</w:t>
      </w:r>
      <w:proofErr w:type="spellEnd"/>
      <w:r w:rsidR="00F10C57">
        <w:t xml:space="preserve"> H7360</w:t>
      </w:r>
      <w:bookmarkEnd w:id="202"/>
    </w:p>
    <w:p w14:paraId="78297C8E" w14:textId="74E1C0D2" w:rsidR="000663A9" w:rsidDel="000663A9" w:rsidRDefault="000663A9" w:rsidP="000663A9">
      <w:pPr>
        <w:rPr>
          <w:del w:id="204" w:author="Pedro Oliveira" w:date="2019-10-23T21:54:00Z"/>
          <w:moveTo w:id="205" w:author="Pedro Oliveira" w:date="2019-10-23T21:54:00Z"/>
          <w:lang w:val="pt-BR"/>
        </w:rPr>
      </w:pPr>
      <w:moveToRangeStart w:id="206" w:author="Pedro Oliveira" w:date="2019-10-23T21:54:00Z" w:name="move22760086"/>
      <w:moveTo w:id="207" w:author="Pedro Oliveira" w:date="2019-10-23T21:54:00Z">
        <w:r>
          <w:rPr>
            <w:lang w:val="pt-BR"/>
          </w:rPr>
          <w:t xml:space="preserve">O fotodetector utilizado para realizar a contagem de pulsos deste trabalho é um módulo PMT integrado </w:t>
        </w:r>
        <w:proofErr w:type="spellStart"/>
        <w:r>
          <w:rPr>
            <w:lang w:val="pt-BR"/>
          </w:rPr>
          <w:t>Hamamatsu</w:t>
        </w:r>
        <w:proofErr w:type="spellEnd"/>
        <w:r>
          <w:rPr>
            <w:lang w:val="pt-BR"/>
          </w:rPr>
          <w:t xml:space="preserve"> H7360</w:t>
        </w:r>
      </w:moveTo>
      <w:ins w:id="208" w:author="Pedro Oliveira" w:date="2019-10-23T21:54:00Z">
        <w:r w:rsidR="005D1F0A">
          <w:rPr>
            <w:lang w:val="pt-BR"/>
          </w:rPr>
          <w:t>.</w:t>
        </w:r>
      </w:ins>
      <w:ins w:id="209" w:author="Pedro Oliveira" w:date="2019-10-23T21:55:00Z">
        <w:r w:rsidR="005D1F0A">
          <w:rPr>
            <w:lang w:val="pt-BR"/>
          </w:rPr>
          <w:t xml:space="preserve"> </w:t>
        </w:r>
      </w:ins>
      <w:moveTo w:id="210" w:author="Pedro Oliveira" w:date="2019-10-23T21:54:00Z">
        <w:del w:id="211" w:author="Pedro Oliveira" w:date="2019-10-23T21:54:00Z">
          <w:r w:rsidDel="005D1F0A">
            <w:rPr>
              <w:lang w:val="pt-BR"/>
            </w:rPr>
            <w:delText xml:space="preserve">, composto pela própria PMT, uma fonte de alimentação de alta-tensão, e um circuito divisor de tensão para distribuir a tensão para cada dínodo. </w:delText>
          </w:r>
        </w:del>
      </w:moveTo>
    </w:p>
    <w:moveToRangeEnd w:id="206"/>
    <w:p w14:paraId="1E2E89CF" w14:textId="6435785D" w:rsidR="00D52223" w:rsidRPr="001C7B0C" w:rsidRDefault="00452436" w:rsidP="00D52223">
      <w:pPr>
        <w:rPr>
          <w:lang w:val="pt-BR"/>
        </w:rPr>
      </w:pPr>
      <w:r>
        <w:rPr>
          <w:lang w:val="pt-BR"/>
        </w:rPr>
        <w:t xml:space="preserve">Esta </w:t>
      </w:r>
      <w:r w:rsidR="00E605C8">
        <w:rPr>
          <w:lang w:val="pt-BR"/>
        </w:rPr>
        <w:t xml:space="preserve">é uma </w:t>
      </w:r>
      <w:r>
        <w:rPr>
          <w:lang w:val="pt-BR"/>
        </w:rPr>
        <w:t xml:space="preserve">série de </w:t>
      </w:r>
      <w:r w:rsidR="00851421">
        <w:rPr>
          <w:lang w:val="pt-BR"/>
        </w:rPr>
        <w:t xml:space="preserve">dispositivos </w:t>
      </w:r>
      <w:r>
        <w:rPr>
          <w:lang w:val="pt-BR"/>
        </w:rPr>
        <w:t>de conta</w:t>
      </w:r>
      <w:r w:rsidR="00851421">
        <w:rPr>
          <w:lang w:val="pt-BR"/>
        </w:rPr>
        <w:t>g</w:t>
      </w:r>
      <w:r>
        <w:rPr>
          <w:lang w:val="pt-BR"/>
        </w:rPr>
        <w:t xml:space="preserve">em de fótons de área </w:t>
      </w:r>
      <w:r w:rsidR="00851421">
        <w:rPr>
          <w:lang w:val="pt-BR"/>
        </w:rPr>
        <w:t>larga sensível com diâmetro de 25 mm, um circuito de alimentação de alta tensão</w:t>
      </w:r>
      <w:r w:rsidR="00F37459">
        <w:rPr>
          <w:lang w:val="pt-BR"/>
        </w:rPr>
        <w:t xml:space="preserve">, </w:t>
      </w:r>
      <w:r w:rsidR="007F17D8">
        <w:rPr>
          <w:lang w:val="pt-BR"/>
        </w:rPr>
        <w:t xml:space="preserve"> </w:t>
      </w:r>
      <w:r w:rsidR="00F37459">
        <w:rPr>
          <w:lang w:val="pt-BR"/>
        </w:rPr>
        <w:t>um discriminador de baixo nível (</w:t>
      </w:r>
      <w:proofErr w:type="spellStart"/>
      <w:r w:rsidR="00F37459" w:rsidRPr="00F37459">
        <w:rPr>
          <w:i/>
          <w:iCs/>
          <w:lang w:val="pt-BR"/>
        </w:rPr>
        <w:t>low</w:t>
      </w:r>
      <w:proofErr w:type="spellEnd"/>
      <w:r w:rsidR="00F37459" w:rsidRPr="00F37459">
        <w:rPr>
          <w:i/>
          <w:iCs/>
          <w:lang w:val="pt-BR"/>
        </w:rPr>
        <w:t xml:space="preserve"> </w:t>
      </w:r>
      <w:proofErr w:type="spellStart"/>
      <w:r w:rsidR="00F37459" w:rsidRPr="00F37459">
        <w:rPr>
          <w:i/>
          <w:iCs/>
          <w:lang w:val="pt-BR"/>
        </w:rPr>
        <w:t>level</w:t>
      </w:r>
      <w:proofErr w:type="spellEnd"/>
      <w:r w:rsidR="00F37459" w:rsidRPr="00F37459">
        <w:rPr>
          <w:i/>
          <w:iCs/>
          <w:lang w:val="pt-BR"/>
        </w:rPr>
        <w:t xml:space="preserve"> </w:t>
      </w:r>
      <w:proofErr w:type="spellStart"/>
      <w:r w:rsidR="00F37459" w:rsidRPr="00F37459">
        <w:rPr>
          <w:i/>
          <w:iCs/>
          <w:lang w:val="pt-BR"/>
        </w:rPr>
        <w:t>discriminator</w:t>
      </w:r>
      <w:proofErr w:type="spellEnd"/>
      <w:r w:rsidR="00F37459">
        <w:rPr>
          <w:lang w:val="pt-BR"/>
        </w:rPr>
        <w:t xml:space="preserve">, LLD), </w:t>
      </w:r>
      <w:r w:rsidR="007F17D8">
        <w:rPr>
          <w:lang w:val="pt-BR"/>
        </w:rPr>
        <w:t xml:space="preserve">e </w:t>
      </w:r>
      <w:r w:rsidR="00F37459">
        <w:rPr>
          <w:lang w:val="pt-BR"/>
        </w:rPr>
        <w:t>um modelador de pulso</w:t>
      </w:r>
      <w:r w:rsidR="005D1BD3">
        <w:rPr>
          <w:lang w:val="pt-BR"/>
        </w:rPr>
        <w:t>. Este módulo é chamado de “</w:t>
      </w:r>
      <w:proofErr w:type="spellStart"/>
      <w:r w:rsidR="005D1BD3">
        <w:rPr>
          <w:lang w:val="pt-BR"/>
        </w:rPr>
        <w:t>Photon</w:t>
      </w:r>
      <w:proofErr w:type="spellEnd"/>
      <w:r w:rsidR="005D1BD3">
        <w:rPr>
          <w:lang w:val="pt-BR"/>
        </w:rPr>
        <w:t xml:space="preserve"> </w:t>
      </w:r>
      <w:proofErr w:type="spellStart"/>
      <w:r w:rsidR="005D1BD3">
        <w:rPr>
          <w:lang w:val="pt-BR"/>
        </w:rPr>
        <w:t>Counting</w:t>
      </w:r>
      <w:proofErr w:type="spellEnd"/>
      <w:r w:rsidR="005D1BD3">
        <w:rPr>
          <w:lang w:val="pt-BR"/>
        </w:rPr>
        <w:t xml:space="preserve"> Head”. </w:t>
      </w:r>
      <w:r w:rsidR="00D52223">
        <w:rPr>
          <w:lang w:val="pt-BR"/>
        </w:rPr>
        <w:t xml:space="preserve">A </w:t>
      </w:r>
      <w:r w:rsidR="00D52223">
        <w:rPr>
          <w:lang w:val="pt-BR"/>
        </w:rPr>
        <w:fldChar w:fldCharType="begin"/>
      </w:r>
      <w:r w:rsidR="00D52223">
        <w:rPr>
          <w:lang w:val="pt-BR"/>
        </w:rPr>
        <w:instrText xml:space="preserve"> REF _Ref22679953 \h </w:instrText>
      </w:r>
      <w:r w:rsidR="00D52223">
        <w:rPr>
          <w:lang w:val="pt-BR"/>
        </w:rPr>
      </w:r>
      <w:r w:rsidR="00D52223">
        <w:rPr>
          <w:lang w:val="pt-BR"/>
        </w:rPr>
        <w:fldChar w:fldCharType="separate"/>
      </w:r>
      <w:proofErr w:type="spellStart"/>
      <w:r w:rsidR="00D52223">
        <w:t>Figura</w:t>
      </w:r>
      <w:proofErr w:type="spellEnd"/>
      <w:r w:rsidR="00D52223">
        <w:t xml:space="preserve"> </w:t>
      </w:r>
      <w:r w:rsidR="00D52223">
        <w:rPr>
          <w:noProof/>
        </w:rPr>
        <w:t>13</w:t>
      </w:r>
      <w:r w:rsidR="00D52223">
        <w:rPr>
          <w:lang w:val="pt-BR"/>
        </w:rPr>
        <w:fldChar w:fldCharType="end"/>
      </w:r>
      <w:r w:rsidR="00D52223">
        <w:rPr>
          <w:lang w:val="pt-BR"/>
        </w:rPr>
        <w:t xml:space="preserve"> mostra o diagrama de blocos do módulo PMT utilizado.  </w:t>
      </w:r>
    </w:p>
    <w:p w14:paraId="7A699A72" w14:textId="77777777" w:rsidR="00D52223" w:rsidRDefault="00D52223" w:rsidP="00D52223">
      <w:pPr>
        <w:keepNext/>
        <w:jc w:val="center"/>
      </w:pPr>
      <w:r>
        <w:rPr>
          <w:noProof/>
        </w:rPr>
        <w:lastRenderedPageBreak/>
        <w:drawing>
          <wp:inline distT="0" distB="0" distL="0" distR="0" wp14:anchorId="6322C8DE" wp14:editId="28E5D119">
            <wp:extent cx="4115251" cy="164592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5315" cy="1693940"/>
                    </a:xfrm>
                    <a:prstGeom prst="rect">
                      <a:avLst/>
                    </a:prstGeom>
                  </pic:spPr>
                </pic:pic>
              </a:graphicData>
            </a:graphic>
          </wp:inline>
        </w:drawing>
      </w:r>
    </w:p>
    <w:p w14:paraId="4056F5DC" w14:textId="2FEA105B" w:rsidR="00D52223" w:rsidRDefault="005D1BD3" w:rsidP="005D1BD3">
      <w:pPr>
        <w:pStyle w:val="Caption"/>
        <w:rPr>
          <w:ins w:id="212" w:author="Pedro Oliveira" w:date="2019-10-23T21:53:00Z"/>
        </w:rPr>
      </w:pPr>
      <w:bookmarkStart w:id="213" w:name="_Toc22768995"/>
      <w:proofErr w:type="spellStart"/>
      <w:r>
        <w:t>Figura</w:t>
      </w:r>
      <w:proofErr w:type="spellEnd"/>
      <w:r>
        <w:t xml:space="preserve"> </w:t>
      </w:r>
      <w:r>
        <w:fldChar w:fldCharType="begin"/>
      </w:r>
      <w:r>
        <w:instrText xml:space="preserve"> SEQ Figura \* ARABIC </w:instrText>
      </w:r>
      <w:r>
        <w:fldChar w:fldCharType="separate"/>
      </w:r>
      <w:ins w:id="214" w:author="Pedro Oliveira" w:date="2019-10-23T22:41:00Z">
        <w:r w:rsidR="00E80531">
          <w:rPr>
            <w:noProof/>
          </w:rPr>
          <w:t>14</w:t>
        </w:r>
      </w:ins>
      <w:del w:id="215" w:author="Pedro Oliveira" w:date="2019-10-23T21:43:00Z">
        <w:r w:rsidDel="00AC22CF">
          <w:rPr>
            <w:noProof/>
          </w:rPr>
          <w:delText>13</w:delText>
        </w:r>
      </w:del>
      <w:r>
        <w:fldChar w:fldCharType="end"/>
      </w:r>
      <w:r>
        <w:t xml:space="preserve">: </w:t>
      </w:r>
      <w:proofErr w:type="spellStart"/>
      <w:r>
        <w:t>Diagrama</w:t>
      </w:r>
      <w:proofErr w:type="spellEnd"/>
      <w:r>
        <w:t xml:space="preserve"> de </w:t>
      </w:r>
      <w:proofErr w:type="spellStart"/>
      <w:r>
        <w:t>blocos</w:t>
      </w:r>
      <w:proofErr w:type="spellEnd"/>
      <w:r>
        <w:t xml:space="preserve"> da PMT Photon Counting Head. Fonte: [18]</w:t>
      </w:r>
      <w:bookmarkEnd w:id="213"/>
    </w:p>
    <w:p w14:paraId="253EA581" w14:textId="77777777" w:rsidR="000663A9" w:rsidRPr="000663A9" w:rsidRDefault="000663A9" w:rsidP="000663A9">
      <w:pPr>
        <w:rPr>
          <w:rPrChange w:id="216" w:author="Pedro Oliveira" w:date="2019-10-23T21:53:00Z">
            <w:rPr>
              <w:lang w:val="pt-BR"/>
            </w:rPr>
          </w:rPrChange>
        </w:rPr>
        <w:pPrChange w:id="217" w:author="Pedro Oliveira" w:date="2019-10-23T21:53:00Z">
          <w:pPr>
            <w:pStyle w:val="Caption"/>
          </w:pPr>
        </w:pPrChange>
      </w:pPr>
    </w:p>
    <w:p w14:paraId="1C19D787" w14:textId="77777777" w:rsidR="007F17D8" w:rsidRDefault="007F17D8" w:rsidP="00F10C57">
      <w:pPr>
        <w:rPr>
          <w:lang w:val="pt-BR"/>
        </w:rPr>
      </w:pPr>
      <w:r>
        <w:rPr>
          <w:lang w:val="pt-BR"/>
        </w:rPr>
        <w:t xml:space="preserve">O sistema implementado neste trabalho, cumpre o papel de substituir o contador de pulsos convencional entregue junto </w:t>
      </w:r>
      <w:proofErr w:type="gramStart"/>
      <w:r>
        <w:rPr>
          <w:lang w:val="pt-BR"/>
        </w:rPr>
        <w:t>à</w:t>
      </w:r>
      <w:proofErr w:type="gramEnd"/>
      <w:r>
        <w:rPr>
          <w:lang w:val="pt-BR"/>
        </w:rPr>
        <w:t xml:space="preserve"> este módulo, suprindo esta necessidade com mesma precisão e robustez. </w:t>
      </w:r>
    </w:p>
    <w:p w14:paraId="7BC55603" w14:textId="77777777" w:rsidR="00F27EF4" w:rsidRDefault="007F17D8" w:rsidP="00F10C57">
      <w:pPr>
        <w:rPr>
          <w:lang w:val="pt-BR"/>
        </w:rPr>
      </w:pPr>
      <w:r>
        <w:rPr>
          <w:lang w:val="pt-BR"/>
        </w:rPr>
        <w:t xml:space="preserve">Pulsos </w:t>
      </w:r>
      <w:r w:rsidR="005D1BD3">
        <w:rPr>
          <w:lang w:val="pt-BR"/>
        </w:rPr>
        <w:t xml:space="preserve">de corrente oriundos do fotomultiplicador, são amplificados no estágio amplificador, </w:t>
      </w:r>
      <w:r w:rsidR="00F27EF4">
        <w:rPr>
          <w:lang w:val="pt-BR"/>
        </w:rPr>
        <w:t>e apenas os pulsos que passam um certo valor de limiar são discriminados pelo comparador e convertidos em pulsos de tensão pelo modelador de pulsos para a saída.</w:t>
      </w:r>
    </w:p>
    <w:p w14:paraId="1D8397A5" w14:textId="77777777" w:rsidR="00BC356E" w:rsidRDefault="00F27EF4" w:rsidP="00F10C57">
      <w:pPr>
        <w:rPr>
          <w:rFonts w:eastAsiaTheme="minorEastAsia"/>
          <w:lang w:val="pt-BR"/>
        </w:rPr>
      </w:pPr>
      <w:r>
        <w:rPr>
          <w:lang w:val="pt-BR"/>
        </w:rPr>
        <w:t>A impedância de saída é projetada para aproximadamente</w:t>
      </w:r>
      <w:r w:rsidR="007F3AF0">
        <w:rPr>
          <w:lang w:val="pt-BR"/>
        </w:rPr>
        <w:t xml:space="preserve"> </w:t>
      </w:r>
      <m:oMath>
        <m:r>
          <w:rPr>
            <w:rFonts w:ascii="Cambria Math" w:hAnsi="Cambria Math"/>
            <w:lang w:val="pt-BR"/>
          </w:rPr>
          <m:t>50 Ω</m:t>
        </m:r>
      </m:oMath>
      <w:r w:rsidR="007F3AF0">
        <w:rPr>
          <w:rFonts w:eastAsiaTheme="minorEastAsia"/>
          <w:lang w:val="pt-BR"/>
        </w:rPr>
        <w:t>. Uma impedância de entrada do circuito contador de pulsos</w:t>
      </w:r>
      <w:r w:rsidR="00BA1957">
        <w:rPr>
          <w:rFonts w:eastAsiaTheme="minorEastAsia"/>
          <w:lang w:val="pt-BR"/>
        </w:rPr>
        <w:t xml:space="preserve"> externo</w:t>
      </w:r>
      <w:r w:rsidR="007F3AF0">
        <w:rPr>
          <w:rFonts w:eastAsiaTheme="minorEastAsia"/>
          <w:lang w:val="pt-BR"/>
        </w:rPr>
        <w:t xml:space="preserve"> que não esteja compatível com este valor, causará reflexões</w:t>
      </w:r>
      <w:r w:rsidR="00BA1957">
        <w:rPr>
          <w:rFonts w:eastAsiaTheme="minorEastAsia"/>
          <w:lang w:val="pt-BR"/>
        </w:rPr>
        <w:t xml:space="preserve"> dos pulsos, resultando em contagens errôneas. Para uma impedância de entrada que esteja casada com este valor de </w:t>
      </w:r>
      <m:oMath>
        <m:r>
          <w:rPr>
            <w:rFonts w:ascii="Cambria Math" w:hAnsi="Cambria Math"/>
            <w:lang w:val="pt-BR"/>
          </w:rPr>
          <m:t>50 Ω</m:t>
        </m:r>
      </m:oMath>
      <w:r w:rsidR="00BA1957">
        <w:rPr>
          <w:rFonts w:eastAsiaTheme="minorEastAsia"/>
          <w:lang w:val="pt-BR"/>
        </w:rPr>
        <w:t xml:space="preserve">, faz com que </w:t>
      </w:r>
      <w:r w:rsidR="00C06111">
        <w:rPr>
          <w:rFonts w:eastAsiaTheme="minorEastAsia"/>
          <w:lang w:val="pt-BR"/>
        </w:rPr>
        <w:t xml:space="preserve">a amplitude do sinal seja metade da terminação. Como a saída é </w:t>
      </w:r>
      <w:r w:rsidR="00BC356E">
        <w:rPr>
          <w:rFonts w:eastAsiaTheme="minorEastAsia"/>
          <w:lang w:val="pt-BR"/>
        </w:rPr>
        <w:t xml:space="preserve">configurada para o </w:t>
      </w:r>
      <w:r w:rsidR="00C06111">
        <w:rPr>
          <w:rFonts w:eastAsiaTheme="minorEastAsia"/>
          <w:lang w:val="pt-BR"/>
        </w:rPr>
        <w:t>nível lógico TTL (</w:t>
      </w:r>
      <w:r w:rsidR="00C06111" w:rsidRPr="00C06111">
        <w:rPr>
          <w:rFonts w:eastAsiaTheme="minorEastAsia"/>
          <w:i/>
          <w:iCs/>
          <w:lang w:val="pt-BR"/>
        </w:rPr>
        <w:t xml:space="preserve">Transistor-transistor </w:t>
      </w:r>
      <w:proofErr w:type="spellStart"/>
      <w:r w:rsidR="00C06111" w:rsidRPr="00C06111">
        <w:rPr>
          <w:rFonts w:eastAsiaTheme="minorEastAsia"/>
          <w:i/>
          <w:iCs/>
          <w:lang w:val="pt-BR"/>
        </w:rPr>
        <w:t>logic</w:t>
      </w:r>
      <w:proofErr w:type="spellEnd"/>
      <w:r w:rsidR="00C06111">
        <w:rPr>
          <w:rFonts w:eastAsiaTheme="minorEastAsia"/>
          <w:lang w:val="pt-BR"/>
        </w:rPr>
        <w:t xml:space="preserve">, 0 – 5 V), </w:t>
      </w:r>
      <w:r w:rsidR="00BC356E">
        <w:rPr>
          <w:rFonts w:eastAsiaTheme="minorEastAsia"/>
          <w:lang w:val="pt-BR"/>
        </w:rPr>
        <w:t>em terminações casadas, temos aproximadamente 2,5 V de tensão.</w:t>
      </w:r>
    </w:p>
    <w:p w14:paraId="4FDE3FD4" w14:textId="02457BD2" w:rsidR="00435A8E" w:rsidRDefault="00851421" w:rsidP="00F10C57">
      <w:pPr>
        <w:rPr>
          <w:lang w:val="pt-BR"/>
        </w:rPr>
      </w:pPr>
      <w:r>
        <w:rPr>
          <w:lang w:val="pt-BR"/>
        </w:rPr>
        <w:t xml:space="preserve">Este dispositivo </w:t>
      </w:r>
      <w:r w:rsidR="00BA1957">
        <w:rPr>
          <w:lang w:val="pt-BR"/>
        </w:rPr>
        <w:t>é capaz de</w:t>
      </w:r>
      <w:r>
        <w:rPr>
          <w:lang w:val="pt-BR"/>
        </w:rPr>
        <w:t xml:space="preserve"> operar em uma alta taxa de contagem. </w:t>
      </w:r>
      <w:r w:rsidR="00E605C8">
        <w:rPr>
          <w:lang w:val="pt-BR"/>
        </w:rPr>
        <w:t xml:space="preserve">A faixa de resposta espectral abrange comprimentos de onda entre 300 </w:t>
      </w:r>
      <w:proofErr w:type="spellStart"/>
      <w:r w:rsidR="00E605C8">
        <w:rPr>
          <w:lang w:val="pt-BR"/>
        </w:rPr>
        <w:t>nm</w:t>
      </w:r>
      <w:proofErr w:type="spellEnd"/>
      <w:r w:rsidR="00E605C8">
        <w:rPr>
          <w:lang w:val="pt-BR"/>
        </w:rPr>
        <w:t xml:space="preserve"> e 650 </w:t>
      </w:r>
      <w:proofErr w:type="spellStart"/>
      <w:r w:rsidR="00E605C8">
        <w:rPr>
          <w:lang w:val="pt-BR"/>
        </w:rPr>
        <w:t>nm</w:t>
      </w:r>
      <w:proofErr w:type="spellEnd"/>
      <w:r w:rsidR="001C7B0C">
        <w:rPr>
          <w:lang w:val="pt-BR"/>
        </w:rPr>
        <w:t xml:space="preserve">, conforme mostra a </w:t>
      </w:r>
      <w:r w:rsidR="001C7B0C">
        <w:rPr>
          <w:lang w:val="pt-BR"/>
        </w:rPr>
        <w:fldChar w:fldCharType="begin"/>
      </w:r>
      <w:r w:rsidR="001C7B0C">
        <w:rPr>
          <w:lang w:val="pt-BR"/>
        </w:rPr>
        <w:instrText xml:space="preserve"> REF _Ref22592552 \h </w:instrText>
      </w:r>
      <w:r w:rsidR="001C7B0C">
        <w:rPr>
          <w:lang w:val="pt-BR"/>
        </w:rPr>
      </w:r>
      <w:r w:rsidR="001C7B0C">
        <w:rPr>
          <w:lang w:val="pt-BR"/>
        </w:rPr>
        <w:fldChar w:fldCharType="separate"/>
      </w:r>
      <w:proofErr w:type="spellStart"/>
      <w:r w:rsidR="001C7B0C">
        <w:t>Figura</w:t>
      </w:r>
      <w:proofErr w:type="spellEnd"/>
      <w:r w:rsidR="001C7B0C">
        <w:t xml:space="preserve"> </w:t>
      </w:r>
      <w:r w:rsidR="001C7B0C">
        <w:rPr>
          <w:noProof/>
        </w:rPr>
        <w:t>14</w:t>
      </w:r>
      <w:r w:rsidR="001C7B0C">
        <w:rPr>
          <w:lang w:val="pt-BR"/>
        </w:rPr>
        <w:fldChar w:fldCharType="end"/>
      </w:r>
      <w:r w:rsidR="00E605C8">
        <w:rPr>
          <w:lang w:val="pt-BR"/>
        </w:rPr>
        <w:t>.</w:t>
      </w:r>
      <w:r w:rsidR="00E57BFD">
        <w:rPr>
          <w:lang w:val="pt-BR"/>
        </w:rPr>
        <w:t xml:space="preserve"> </w:t>
      </w:r>
    </w:p>
    <w:p w14:paraId="08EF44A1" w14:textId="77777777" w:rsidR="00435A8E" w:rsidRDefault="00435A8E" w:rsidP="00435A8E">
      <w:pPr>
        <w:keepNext/>
        <w:jc w:val="center"/>
      </w:pPr>
      <w:r>
        <w:rPr>
          <w:noProof/>
        </w:rPr>
        <w:lastRenderedPageBreak/>
        <w:drawing>
          <wp:inline distT="0" distB="0" distL="0" distR="0" wp14:anchorId="51B68897" wp14:editId="276FEF24">
            <wp:extent cx="2346960" cy="2620179"/>
            <wp:effectExtent l="0" t="0" r="0"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9171" cy="2667304"/>
                    </a:xfrm>
                    <a:prstGeom prst="rect">
                      <a:avLst/>
                    </a:prstGeom>
                  </pic:spPr>
                </pic:pic>
              </a:graphicData>
            </a:graphic>
          </wp:inline>
        </w:drawing>
      </w:r>
    </w:p>
    <w:p w14:paraId="6418E8E5" w14:textId="21FB5562" w:rsidR="00435A8E" w:rsidRDefault="0069440B" w:rsidP="0069440B">
      <w:pPr>
        <w:pStyle w:val="Caption"/>
        <w:rPr>
          <w:lang w:val="pt-BR"/>
        </w:rPr>
      </w:pPr>
      <w:bookmarkStart w:id="218" w:name="_Toc22768996"/>
      <w:proofErr w:type="spellStart"/>
      <w:r>
        <w:t>Figura</w:t>
      </w:r>
      <w:proofErr w:type="spellEnd"/>
      <w:r>
        <w:t xml:space="preserve"> </w:t>
      </w:r>
      <w:r>
        <w:fldChar w:fldCharType="begin"/>
      </w:r>
      <w:r>
        <w:instrText xml:space="preserve"> SEQ Figura \* ARABIC </w:instrText>
      </w:r>
      <w:r>
        <w:fldChar w:fldCharType="separate"/>
      </w:r>
      <w:ins w:id="219" w:author="Pedro Oliveira" w:date="2019-10-23T22:41:00Z">
        <w:r w:rsidR="00E80531">
          <w:rPr>
            <w:noProof/>
          </w:rPr>
          <w:t>15</w:t>
        </w:r>
      </w:ins>
      <w:del w:id="220" w:author="Pedro Oliveira" w:date="2019-10-23T21:43:00Z">
        <w:r w:rsidR="005D1BD3" w:rsidDel="00AC22CF">
          <w:rPr>
            <w:noProof/>
          </w:rPr>
          <w:delText>14</w:delText>
        </w:r>
      </w:del>
      <w:r>
        <w:fldChar w:fldCharType="end"/>
      </w:r>
      <w:r>
        <w:t xml:space="preserve">: </w:t>
      </w:r>
      <w:proofErr w:type="spellStart"/>
      <w:r>
        <w:t>Resposta</w:t>
      </w:r>
      <w:proofErr w:type="spellEnd"/>
      <w:r>
        <w:t xml:space="preserve"> </w:t>
      </w:r>
      <w:proofErr w:type="spellStart"/>
      <w:r>
        <w:t>espectral</w:t>
      </w:r>
      <w:proofErr w:type="spellEnd"/>
      <w:r>
        <w:t xml:space="preserve"> PMTs H7360. Fonte: [17]</w:t>
      </w:r>
      <w:bookmarkEnd w:id="218"/>
    </w:p>
    <w:p w14:paraId="0F79DF4C" w14:textId="77777777" w:rsidR="00435A8E" w:rsidRDefault="00435A8E" w:rsidP="00F10C57">
      <w:pPr>
        <w:rPr>
          <w:lang w:val="pt-BR"/>
        </w:rPr>
      </w:pPr>
    </w:p>
    <w:p w14:paraId="7863AB5C" w14:textId="26FE317F" w:rsidR="001C7B0C" w:rsidRDefault="00463470" w:rsidP="00F10C57">
      <w:pPr>
        <w:rPr>
          <w:lang w:val="pt-BR"/>
        </w:rPr>
      </w:pPr>
      <w:r>
        <w:rPr>
          <w:lang w:val="pt-BR"/>
        </w:rPr>
        <w:t xml:space="preserve">Neste trabalho foi utilizado o modelo H7360-01, por ser de baixo ruído, mas há também os modelos H7360-02 para detecção de alta eficiência, e H7360-03 para </w:t>
      </w:r>
      <w:r w:rsidR="00B44D19">
        <w:rPr>
          <w:lang w:val="pt-BR"/>
        </w:rPr>
        <w:t>detecção no espectro visível e próximo ao infravermelho [17].</w:t>
      </w:r>
      <w:r w:rsidR="001C7B0C">
        <w:rPr>
          <w:lang w:val="pt-BR"/>
        </w:rPr>
        <w:t xml:space="preserve"> A </w:t>
      </w:r>
      <w:r w:rsidR="001C7B0C">
        <w:rPr>
          <w:lang w:val="pt-BR"/>
        </w:rPr>
        <w:fldChar w:fldCharType="begin"/>
      </w:r>
      <w:r w:rsidR="001C7B0C">
        <w:rPr>
          <w:lang w:val="pt-BR"/>
        </w:rPr>
        <w:instrText xml:space="preserve"> REF _Ref22592690 \h </w:instrText>
      </w:r>
      <w:r w:rsidR="001C7B0C">
        <w:rPr>
          <w:lang w:val="pt-BR"/>
        </w:rPr>
      </w:r>
      <w:r w:rsidR="001C7B0C">
        <w:rPr>
          <w:lang w:val="pt-BR"/>
        </w:rPr>
        <w:fldChar w:fldCharType="separate"/>
      </w:r>
      <w:proofErr w:type="spellStart"/>
      <w:r w:rsidR="001C7B0C">
        <w:t>Figura</w:t>
      </w:r>
      <w:proofErr w:type="spellEnd"/>
      <w:r w:rsidR="001C7B0C">
        <w:t xml:space="preserve"> </w:t>
      </w:r>
      <w:r w:rsidR="001C7B0C">
        <w:rPr>
          <w:noProof/>
        </w:rPr>
        <w:t>15</w:t>
      </w:r>
      <w:r w:rsidR="001C7B0C">
        <w:rPr>
          <w:lang w:val="pt-BR"/>
        </w:rPr>
        <w:fldChar w:fldCharType="end"/>
      </w:r>
      <w:r w:rsidR="001C7B0C">
        <w:rPr>
          <w:lang w:val="pt-BR"/>
        </w:rPr>
        <w:t xml:space="preserve"> mostra a PMT </w:t>
      </w:r>
      <w:proofErr w:type="spellStart"/>
      <w:r w:rsidR="001C7B0C">
        <w:rPr>
          <w:lang w:val="pt-BR"/>
        </w:rPr>
        <w:t>Hamamatsu</w:t>
      </w:r>
      <w:proofErr w:type="spellEnd"/>
      <w:r w:rsidR="001C7B0C">
        <w:rPr>
          <w:lang w:val="pt-BR"/>
        </w:rPr>
        <w:t xml:space="preserve"> </w:t>
      </w:r>
      <w:r w:rsidR="00A8545C">
        <w:rPr>
          <w:lang w:val="pt-BR"/>
        </w:rPr>
        <w:t>H7360.</w:t>
      </w:r>
    </w:p>
    <w:p w14:paraId="4181A77E" w14:textId="77777777" w:rsidR="001C7B0C" w:rsidRDefault="001C7B0C" w:rsidP="001C7B0C">
      <w:pPr>
        <w:keepNext/>
        <w:jc w:val="center"/>
      </w:pPr>
      <w:r>
        <w:rPr>
          <w:noProof/>
        </w:rPr>
        <w:drawing>
          <wp:inline distT="0" distB="0" distL="0" distR="0" wp14:anchorId="1453E63F" wp14:editId="287DDB20">
            <wp:extent cx="2164080" cy="1502250"/>
            <wp:effectExtent l="0" t="0" r="7620" b="317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5990" cy="1524401"/>
                    </a:xfrm>
                    <a:prstGeom prst="rect">
                      <a:avLst/>
                    </a:prstGeom>
                  </pic:spPr>
                </pic:pic>
              </a:graphicData>
            </a:graphic>
          </wp:inline>
        </w:drawing>
      </w:r>
    </w:p>
    <w:p w14:paraId="45B2EBFF" w14:textId="617FCEE2" w:rsidR="00980965" w:rsidRPr="00980965" w:rsidRDefault="0069440B" w:rsidP="0069440B">
      <w:pPr>
        <w:pStyle w:val="Caption"/>
        <w:rPr>
          <w:lang w:val="pt-BR"/>
        </w:rPr>
      </w:pPr>
      <w:bookmarkStart w:id="221" w:name="_Toc22768997"/>
      <w:proofErr w:type="spellStart"/>
      <w:r>
        <w:t>Figura</w:t>
      </w:r>
      <w:proofErr w:type="spellEnd"/>
      <w:r>
        <w:t xml:space="preserve"> </w:t>
      </w:r>
      <w:r>
        <w:fldChar w:fldCharType="begin"/>
      </w:r>
      <w:r>
        <w:instrText xml:space="preserve"> SEQ Figura \* ARABIC </w:instrText>
      </w:r>
      <w:r>
        <w:fldChar w:fldCharType="separate"/>
      </w:r>
      <w:ins w:id="222" w:author="Pedro Oliveira" w:date="2019-10-23T22:41:00Z">
        <w:r w:rsidR="00E80531">
          <w:rPr>
            <w:noProof/>
          </w:rPr>
          <w:t>16</w:t>
        </w:r>
      </w:ins>
      <w:del w:id="223" w:author="Pedro Oliveira" w:date="2019-10-23T21:43:00Z">
        <w:r w:rsidR="005D1BD3" w:rsidDel="00AC22CF">
          <w:rPr>
            <w:noProof/>
          </w:rPr>
          <w:delText>15</w:delText>
        </w:r>
      </w:del>
      <w:r>
        <w:fldChar w:fldCharType="end"/>
      </w:r>
      <w:r>
        <w:t>: PMT Hamamatsu H7360. Fonte: [17]</w:t>
      </w:r>
      <w:bookmarkEnd w:id="221"/>
    </w:p>
    <w:p w14:paraId="4D525E34" w14:textId="77777777" w:rsidR="00620E86" w:rsidRDefault="00620E86">
      <w:pPr>
        <w:spacing w:after="160" w:line="259" w:lineRule="auto"/>
        <w:jc w:val="left"/>
        <w:rPr>
          <w:rFonts w:eastAsiaTheme="majorEastAsia" w:cstheme="majorBidi"/>
          <w:b/>
          <w:bCs/>
          <w:color w:val="000000" w:themeColor="text1"/>
          <w:sz w:val="28"/>
          <w:szCs w:val="28"/>
          <w:lang w:val="pt-BR"/>
        </w:rPr>
      </w:pPr>
      <w:del w:id="224" w:author="Pedro Oliveira" w:date="2019-10-23T21:58:00Z">
        <w:r w:rsidDel="004C4BD6">
          <w:br w:type="page"/>
        </w:r>
      </w:del>
    </w:p>
    <w:p w14:paraId="16D7D71A" w14:textId="77777777" w:rsidR="00ED6701" w:rsidRPr="00ED6701" w:rsidRDefault="00ED6701" w:rsidP="00ED6701">
      <w:pPr>
        <w:pStyle w:val="Heading2"/>
        <w:rPr>
          <w:ins w:id="225" w:author="Pedro Oliveira" w:date="2019-10-23T21:59:00Z"/>
          <w:sz w:val="28"/>
          <w:szCs w:val="28"/>
          <w:rPrChange w:id="226" w:author="Pedro Oliveira" w:date="2019-10-23T21:59:00Z">
            <w:rPr>
              <w:ins w:id="227" w:author="Pedro Oliveira" w:date="2019-10-23T21:59:00Z"/>
            </w:rPr>
          </w:rPrChange>
        </w:rPr>
      </w:pPr>
      <w:bookmarkStart w:id="228" w:name="_Toc22768833"/>
      <w:ins w:id="229" w:author="Pedro Oliveira" w:date="2019-10-23T21:59:00Z">
        <w:r>
          <w:t>Interface Adaptadora</w:t>
        </w:r>
        <w:bookmarkEnd w:id="228"/>
      </w:ins>
    </w:p>
    <w:p w14:paraId="59639B87" w14:textId="2207FC03" w:rsidR="00C4655C" w:rsidRDefault="00ED6701" w:rsidP="00ED6701">
      <w:pPr>
        <w:rPr>
          <w:ins w:id="230" w:author="Pedro Oliveira" w:date="2019-10-23T22:19:00Z"/>
          <w:lang w:val="pt-BR"/>
        </w:rPr>
      </w:pPr>
      <w:ins w:id="231" w:author="Pedro Oliveira" w:date="2019-10-23T21:59:00Z">
        <w:r w:rsidRPr="00ED6701">
          <w:rPr>
            <w:lang w:val="pt-BR"/>
            <w:rPrChange w:id="232" w:author="Pedro Oliveira" w:date="2019-10-23T21:59:00Z">
              <w:rPr/>
            </w:rPrChange>
          </w:rPr>
          <w:t xml:space="preserve">Para que as PMTs pudessem ser </w:t>
        </w:r>
        <w:r>
          <w:rPr>
            <w:lang w:val="pt-BR"/>
          </w:rPr>
          <w:t>conectadas à placa DE2-115, fo</w:t>
        </w:r>
      </w:ins>
      <w:ins w:id="233" w:author="Pedro Oliveira" w:date="2019-10-23T22:00:00Z">
        <w:r>
          <w:rPr>
            <w:lang w:val="pt-BR"/>
          </w:rPr>
          <w:t xml:space="preserve">i necessário a construção de uma pequena </w:t>
        </w:r>
      </w:ins>
      <w:ins w:id="234" w:author="Pedro Oliveira" w:date="2019-10-23T22:17:00Z">
        <w:r w:rsidR="005D688A">
          <w:rPr>
            <w:lang w:val="pt-BR"/>
          </w:rPr>
          <w:t xml:space="preserve">estrutura </w:t>
        </w:r>
      </w:ins>
      <w:ins w:id="235" w:author="Pedro Oliveira" w:date="2019-10-23T22:00:00Z">
        <w:r>
          <w:rPr>
            <w:lang w:val="pt-BR"/>
          </w:rPr>
          <w:t xml:space="preserve">adaptadora, para que </w:t>
        </w:r>
      </w:ins>
      <w:ins w:id="236" w:author="Pedro Oliveira" w:date="2019-10-23T22:17:00Z">
        <w:r w:rsidR="005D688A">
          <w:rPr>
            <w:lang w:val="pt-BR"/>
          </w:rPr>
          <w:t xml:space="preserve">os cabos de sinal das PMTs permanecessem </w:t>
        </w:r>
      </w:ins>
      <w:ins w:id="237" w:author="Pedro Oliveira" w:date="2019-10-23T22:18:00Z">
        <w:r w:rsidR="005D688A">
          <w:rPr>
            <w:lang w:val="pt-BR"/>
          </w:rPr>
          <w:t xml:space="preserve">fixos em uma estrutura evitando </w:t>
        </w:r>
      </w:ins>
      <w:ins w:id="238" w:author="Pedro Oliveira" w:date="2019-10-23T22:21:00Z">
        <w:r w:rsidR="00C4655C">
          <w:rPr>
            <w:lang w:val="pt-BR"/>
          </w:rPr>
          <w:t xml:space="preserve">interferências </w:t>
        </w:r>
      </w:ins>
      <w:ins w:id="239" w:author="Pedro Oliveira" w:date="2019-10-23T22:18:00Z">
        <w:r w:rsidR="005D688A">
          <w:rPr>
            <w:lang w:val="pt-BR"/>
          </w:rPr>
          <w:t xml:space="preserve"> e </w:t>
        </w:r>
      </w:ins>
      <w:ins w:id="240" w:author="Pedro Oliveira" w:date="2019-10-23T22:19:00Z">
        <w:r w:rsidR="005D688A">
          <w:rPr>
            <w:lang w:val="pt-BR"/>
          </w:rPr>
          <w:t xml:space="preserve"> ocasionando </w:t>
        </w:r>
      </w:ins>
      <w:ins w:id="241" w:author="Pedro Oliveira" w:date="2019-10-23T22:18:00Z">
        <w:r w:rsidR="005D688A">
          <w:rPr>
            <w:lang w:val="pt-BR"/>
          </w:rPr>
          <w:t xml:space="preserve">ruídos. </w:t>
        </w:r>
      </w:ins>
    </w:p>
    <w:p w14:paraId="6BA5F62A" w14:textId="77777777" w:rsidR="00C4655C" w:rsidRDefault="00C4655C" w:rsidP="00ED6701">
      <w:pPr>
        <w:rPr>
          <w:ins w:id="242" w:author="Pedro Oliveira" w:date="2019-10-23T22:20:00Z"/>
          <w:lang w:val="pt-BR"/>
        </w:rPr>
      </w:pPr>
      <w:ins w:id="243" w:author="Pedro Oliveira" w:date="2019-10-23T22:19:00Z">
        <w:r>
          <w:rPr>
            <w:lang w:val="pt-BR"/>
          </w:rPr>
          <w:lastRenderedPageBreak/>
          <w:t>Materiais</w:t>
        </w:r>
      </w:ins>
      <w:ins w:id="244" w:author="Pedro Oliveira" w:date="2019-10-23T22:20:00Z">
        <w:r>
          <w:rPr>
            <w:lang w:val="pt-BR"/>
          </w:rPr>
          <w:t xml:space="preserve"> necessários:</w:t>
        </w:r>
      </w:ins>
    </w:p>
    <w:p w14:paraId="1FC0122D" w14:textId="2C10212B" w:rsidR="00C4655C" w:rsidRDefault="00C4655C" w:rsidP="00C4655C">
      <w:pPr>
        <w:pStyle w:val="ListParagraph"/>
        <w:numPr>
          <w:ilvl w:val="0"/>
          <w:numId w:val="20"/>
        </w:numPr>
        <w:rPr>
          <w:ins w:id="245" w:author="Pedro Oliveira" w:date="2019-10-23T22:20:00Z"/>
          <w:lang w:val="pt-BR"/>
        </w:rPr>
      </w:pPr>
      <w:ins w:id="246" w:author="Pedro Oliveira" w:date="2019-10-23T22:20:00Z">
        <w:r w:rsidRPr="00C4655C">
          <w:rPr>
            <w:lang w:val="pt-BR"/>
            <w:rPrChange w:id="247" w:author="Pedro Oliveira" w:date="2019-10-23T22:20:00Z">
              <w:rPr>
                <w:lang w:val="pt-BR"/>
              </w:rPr>
            </w:rPrChange>
          </w:rPr>
          <w:t>Um cabo “flat” de 40 vias com um conector fêmea para terminação na placa DE2-115</w:t>
        </w:r>
      </w:ins>
      <w:ins w:id="248" w:author="Pedro Oliveira" w:date="2019-10-23T22:21:00Z">
        <w:r>
          <w:rPr>
            <w:lang w:val="pt-BR"/>
          </w:rPr>
          <w:t>. Vinte centímetros de cabo são suficientes, evitando perdas por dis</w:t>
        </w:r>
      </w:ins>
      <w:ins w:id="249" w:author="Pedro Oliveira" w:date="2019-10-23T22:22:00Z">
        <w:r w:rsidR="009F2C33">
          <w:rPr>
            <w:lang w:val="pt-BR"/>
          </w:rPr>
          <w:t>tância</w:t>
        </w:r>
      </w:ins>
      <w:ins w:id="250" w:author="Pedro Oliveira" w:date="2019-10-23T22:20:00Z">
        <w:r w:rsidRPr="00C4655C">
          <w:rPr>
            <w:lang w:val="pt-BR"/>
            <w:rPrChange w:id="251" w:author="Pedro Oliveira" w:date="2019-10-23T22:20:00Z">
              <w:rPr>
                <w:lang w:val="pt-BR"/>
              </w:rPr>
            </w:rPrChange>
          </w:rPr>
          <w:t>;</w:t>
        </w:r>
      </w:ins>
    </w:p>
    <w:p w14:paraId="17D51CA7" w14:textId="6B6084A6" w:rsidR="00C4655C" w:rsidRDefault="009F2C33" w:rsidP="00C4655C">
      <w:pPr>
        <w:pStyle w:val="ListParagraph"/>
        <w:numPr>
          <w:ilvl w:val="0"/>
          <w:numId w:val="20"/>
        </w:numPr>
        <w:rPr>
          <w:ins w:id="252" w:author="Pedro Oliveira" w:date="2019-10-23T22:25:00Z"/>
          <w:lang w:val="pt-BR"/>
        </w:rPr>
      </w:pPr>
      <w:ins w:id="253" w:author="Pedro Oliveira" w:date="2019-10-23T22:22:00Z">
        <w:r>
          <w:rPr>
            <w:lang w:val="pt-BR"/>
          </w:rPr>
          <w:t xml:space="preserve">8 </w:t>
        </w:r>
      </w:ins>
      <w:ins w:id="254" w:author="Pedro Oliveira" w:date="2019-10-23T22:23:00Z">
        <w:r>
          <w:rPr>
            <w:lang w:val="pt-BR"/>
          </w:rPr>
          <w:t xml:space="preserve">terminações BNC fêmea </w:t>
        </w:r>
      </w:ins>
      <w:ins w:id="255" w:author="Pedro Oliveira" w:date="2019-10-23T22:24:00Z">
        <w:r w:rsidR="00B7505B">
          <w:rPr>
            <w:lang w:val="pt-BR"/>
          </w:rPr>
          <w:t>com base</w:t>
        </w:r>
      </w:ins>
      <w:ins w:id="256" w:author="Pedro Oliveira" w:date="2019-10-23T22:23:00Z">
        <w:r>
          <w:rPr>
            <w:lang w:val="pt-BR"/>
          </w:rPr>
          <w:t xml:space="preserve"> redonda</w:t>
        </w:r>
      </w:ins>
      <w:ins w:id="257" w:author="Pedro Oliveira" w:date="2019-10-23T22:25:00Z">
        <w:r w:rsidR="00B7505B">
          <w:rPr>
            <w:lang w:val="pt-BR"/>
          </w:rPr>
          <w:t>;</w:t>
        </w:r>
      </w:ins>
    </w:p>
    <w:p w14:paraId="13EF33AD" w14:textId="371E2FF1" w:rsidR="00B7505B" w:rsidRDefault="00B7505B" w:rsidP="00B7505B">
      <w:pPr>
        <w:pStyle w:val="ListParagraph"/>
        <w:numPr>
          <w:ilvl w:val="0"/>
          <w:numId w:val="20"/>
        </w:numPr>
        <w:rPr>
          <w:ins w:id="258" w:author="Pedro Oliveira" w:date="2019-10-23T22:26:00Z"/>
          <w:lang w:val="pt-BR"/>
        </w:rPr>
      </w:pPr>
      <w:ins w:id="259" w:author="Pedro Oliveira" w:date="2019-10-23T22:25:00Z">
        <w:r>
          <w:rPr>
            <w:lang w:val="pt-BR"/>
          </w:rPr>
          <w:t>1 placa de acríli</w:t>
        </w:r>
      </w:ins>
      <w:ins w:id="260" w:author="Pedro Oliveira" w:date="2019-10-23T22:35:00Z">
        <w:r w:rsidR="00E94928">
          <w:rPr>
            <w:lang w:val="pt-BR"/>
          </w:rPr>
          <w:t>c</w:t>
        </w:r>
      </w:ins>
      <w:ins w:id="261" w:author="Pedro Oliveira" w:date="2019-10-23T22:25:00Z">
        <w:r>
          <w:rPr>
            <w:lang w:val="pt-BR"/>
          </w:rPr>
          <w:t>o (cerca de 150 cm²)</w:t>
        </w:r>
      </w:ins>
      <w:ins w:id="262" w:author="Pedro Oliveira" w:date="2019-10-23T22:26:00Z">
        <w:r>
          <w:rPr>
            <w:lang w:val="pt-BR"/>
          </w:rPr>
          <w:t>;</w:t>
        </w:r>
      </w:ins>
    </w:p>
    <w:p w14:paraId="47ADA394" w14:textId="37A937FE" w:rsidR="00B7505B" w:rsidRDefault="00BE69C8" w:rsidP="00B7505B">
      <w:pPr>
        <w:pStyle w:val="ListParagraph"/>
        <w:numPr>
          <w:ilvl w:val="0"/>
          <w:numId w:val="20"/>
        </w:numPr>
        <w:rPr>
          <w:ins w:id="263" w:author="Pedro Oliveira" w:date="2019-10-23T22:28:00Z"/>
          <w:lang w:val="pt-BR"/>
        </w:rPr>
      </w:pPr>
      <w:ins w:id="264" w:author="Pedro Oliveira" w:date="2019-10-23T22:26:00Z">
        <w:r>
          <w:rPr>
            <w:lang w:val="pt-BR"/>
          </w:rPr>
          <w:t>1 cabo RS232, com</w:t>
        </w:r>
      </w:ins>
      <w:ins w:id="265" w:author="Pedro Oliveira" w:date="2019-10-23T22:27:00Z">
        <w:r>
          <w:rPr>
            <w:lang w:val="pt-BR"/>
          </w:rPr>
          <w:t xml:space="preserve"> conversor USB para conexão da placa DE2-115 ao computador</w:t>
        </w:r>
      </w:ins>
      <w:ins w:id="266" w:author="Pedro Oliveira" w:date="2019-10-23T22:28:00Z">
        <w:r w:rsidR="00637FE0">
          <w:rPr>
            <w:lang w:val="pt-BR"/>
          </w:rPr>
          <w:t>;</w:t>
        </w:r>
      </w:ins>
    </w:p>
    <w:p w14:paraId="71D5E3C3" w14:textId="187488A0" w:rsidR="00637FE0" w:rsidRDefault="00637FE0" w:rsidP="00B7505B">
      <w:pPr>
        <w:pStyle w:val="ListParagraph"/>
        <w:numPr>
          <w:ilvl w:val="0"/>
          <w:numId w:val="20"/>
        </w:numPr>
        <w:rPr>
          <w:ins w:id="267" w:author="Pedro Oliveira" w:date="2019-10-23T22:28:00Z"/>
          <w:lang w:val="pt-BR"/>
        </w:rPr>
      </w:pPr>
      <w:ins w:id="268" w:author="Pedro Oliveira" w:date="2019-10-23T22:28:00Z">
        <w:r>
          <w:rPr>
            <w:lang w:val="pt-BR"/>
          </w:rPr>
          <w:t>Tesoura</w:t>
        </w:r>
      </w:ins>
    </w:p>
    <w:p w14:paraId="49AA0FD5" w14:textId="132BF96C" w:rsidR="00637FE0" w:rsidRDefault="00637FE0" w:rsidP="00B7505B">
      <w:pPr>
        <w:pStyle w:val="ListParagraph"/>
        <w:numPr>
          <w:ilvl w:val="0"/>
          <w:numId w:val="20"/>
        </w:numPr>
        <w:rPr>
          <w:ins w:id="269" w:author="Pedro Oliveira" w:date="2019-10-23T22:27:00Z"/>
          <w:lang w:val="pt-BR"/>
        </w:rPr>
      </w:pPr>
      <w:ins w:id="270" w:author="Pedro Oliveira" w:date="2019-10-23T22:28:00Z">
        <w:r>
          <w:rPr>
            <w:lang w:val="pt-BR"/>
          </w:rPr>
          <w:t>Furadeira.</w:t>
        </w:r>
      </w:ins>
    </w:p>
    <w:p w14:paraId="12D9A168" w14:textId="00A58B8E" w:rsidR="00BE69C8" w:rsidRDefault="00637FE0" w:rsidP="00BE69C8">
      <w:pPr>
        <w:rPr>
          <w:ins w:id="271" w:author="Pedro Oliveira" w:date="2019-10-23T22:33:00Z"/>
          <w:lang w:val="pt-BR"/>
        </w:rPr>
      </w:pPr>
      <w:ins w:id="272" w:author="Pedro Oliveira" w:date="2019-10-23T22:29:00Z">
        <w:r>
          <w:rPr>
            <w:lang w:val="pt-BR"/>
          </w:rPr>
          <w:t xml:space="preserve">Em uma das extremidades do cabo flat, </w:t>
        </w:r>
      </w:ins>
      <w:ins w:id="273" w:author="Pedro Oliveira" w:date="2019-10-23T22:37:00Z">
        <w:r w:rsidR="009C46D8">
          <w:rPr>
            <w:lang w:val="pt-BR"/>
          </w:rPr>
          <w:t>com o auxílio d</w:t>
        </w:r>
      </w:ins>
      <w:ins w:id="274" w:author="Pedro Oliveira" w:date="2019-10-23T22:36:00Z">
        <w:r w:rsidR="009C46D8">
          <w:rPr>
            <w:lang w:val="pt-BR"/>
          </w:rPr>
          <w:t>a tesoura</w:t>
        </w:r>
      </w:ins>
      <w:ins w:id="275" w:author="Pedro Oliveira" w:date="2019-10-23T22:37:00Z">
        <w:r w:rsidR="009C46D8">
          <w:rPr>
            <w:lang w:val="pt-BR"/>
          </w:rPr>
          <w:t>,</w:t>
        </w:r>
      </w:ins>
      <w:ins w:id="276" w:author="Pedro Oliveira" w:date="2019-10-23T22:36:00Z">
        <w:r w:rsidR="009C46D8">
          <w:rPr>
            <w:lang w:val="pt-BR"/>
          </w:rPr>
          <w:t xml:space="preserve"> </w:t>
        </w:r>
      </w:ins>
      <w:ins w:id="277" w:author="Pedro Oliveira" w:date="2019-10-23T22:29:00Z">
        <w:r>
          <w:rPr>
            <w:lang w:val="pt-BR"/>
          </w:rPr>
          <w:t xml:space="preserve">os fios foram separados individualmente e desencapados </w:t>
        </w:r>
      </w:ins>
      <w:ins w:id="278" w:author="Pedro Oliveira" w:date="2019-10-23T22:30:00Z">
        <w:r>
          <w:rPr>
            <w:lang w:val="pt-BR"/>
          </w:rPr>
          <w:t xml:space="preserve">para </w:t>
        </w:r>
      </w:ins>
      <w:ins w:id="279" w:author="Pedro Oliveira" w:date="2019-10-23T22:29:00Z">
        <w:r>
          <w:rPr>
            <w:lang w:val="pt-BR"/>
          </w:rPr>
          <w:t xml:space="preserve">que </w:t>
        </w:r>
      </w:ins>
      <w:ins w:id="280" w:author="Pedro Oliveira" w:date="2019-10-23T22:30:00Z">
        <w:r>
          <w:rPr>
            <w:lang w:val="pt-BR"/>
          </w:rPr>
          <w:t>fossem</w:t>
        </w:r>
      </w:ins>
      <w:ins w:id="281" w:author="Pedro Oliveira" w:date="2019-10-23T22:29:00Z">
        <w:r>
          <w:rPr>
            <w:lang w:val="pt-BR"/>
          </w:rPr>
          <w:t xml:space="preserve"> conectados às terminações BNC</w:t>
        </w:r>
      </w:ins>
      <w:ins w:id="282" w:author="Pedro Oliveira" w:date="2019-10-23T22:33:00Z">
        <w:r w:rsidR="00E94928">
          <w:rPr>
            <w:lang w:val="pt-BR"/>
          </w:rPr>
          <w:t>;</w:t>
        </w:r>
      </w:ins>
    </w:p>
    <w:p w14:paraId="10BD1851" w14:textId="10C3F824" w:rsidR="004F7321" w:rsidRDefault="00E94928" w:rsidP="00ED6701">
      <w:pPr>
        <w:rPr>
          <w:ins w:id="283" w:author="Pedro Oliveira" w:date="2019-10-23T22:39:00Z"/>
          <w:lang w:val="pt-BR"/>
        </w:rPr>
      </w:pPr>
      <w:ins w:id="284" w:author="Pedro Oliveira" w:date="2019-10-23T22:33:00Z">
        <w:r>
          <w:rPr>
            <w:lang w:val="pt-BR"/>
          </w:rPr>
          <w:t xml:space="preserve">Utilizando a furadeira, </w:t>
        </w:r>
      </w:ins>
      <w:ins w:id="285" w:author="Pedro Oliveira" w:date="2019-10-23T22:34:00Z">
        <w:r>
          <w:rPr>
            <w:lang w:val="pt-BR"/>
          </w:rPr>
          <w:t>foram feitos 8 furos de 1 cm de diâmetro</w:t>
        </w:r>
      </w:ins>
      <w:ins w:id="286" w:author="Pedro Oliveira" w:date="2019-10-23T22:35:00Z">
        <w:r>
          <w:rPr>
            <w:lang w:val="pt-BR"/>
          </w:rPr>
          <w:t xml:space="preserve"> na placa de acrílico</w:t>
        </w:r>
      </w:ins>
      <w:ins w:id="287" w:author="Pedro Oliveira" w:date="2019-10-23T22:37:00Z">
        <w:r w:rsidR="004F7321">
          <w:rPr>
            <w:lang w:val="pt-BR"/>
          </w:rPr>
          <w:t>. As terminações BNC são inser</w:t>
        </w:r>
      </w:ins>
      <w:ins w:id="288" w:author="Pedro Oliveira" w:date="2019-10-23T22:38:00Z">
        <w:r w:rsidR="004F7321">
          <w:rPr>
            <w:lang w:val="pt-BR"/>
          </w:rPr>
          <w:t xml:space="preserve">idas nestes furos. </w:t>
        </w:r>
      </w:ins>
      <w:ins w:id="289" w:author="Pedro Oliveira" w:date="2019-10-23T22:40:00Z">
        <w:r w:rsidR="00E80531">
          <w:rPr>
            <w:lang w:val="pt-BR"/>
          </w:rPr>
          <w:t>Soldar os fios do cabo flat nas terminações BNC. Feito isso às PMTs podem se</w:t>
        </w:r>
      </w:ins>
      <w:ins w:id="290" w:author="Pedro Oliveira" w:date="2019-10-23T22:41:00Z">
        <w:r w:rsidR="00E80531">
          <w:rPr>
            <w:lang w:val="pt-BR"/>
          </w:rPr>
          <w:t xml:space="preserve">r conectadas à DE2-115. </w:t>
        </w:r>
      </w:ins>
    </w:p>
    <w:p w14:paraId="58B05CC5" w14:textId="77777777" w:rsidR="00E80531" w:rsidRDefault="004F7321" w:rsidP="00E80531">
      <w:pPr>
        <w:keepNext/>
        <w:jc w:val="center"/>
        <w:rPr>
          <w:ins w:id="291" w:author="Pedro Oliveira" w:date="2019-10-23T22:41:00Z"/>
        </w:rPr>
        <w:pPrChange w:id="292" w:author="Pedro Oliveira" w:date="2019-10-23T22:41:00Z">
          <w:pPr>
            <w:jc w:val="center"/>
          </w:pPr>
        </w:pPrChange>
      </w:pPr>
      <w:ins w:id="293" w:author="Pedro Oliveira" w:date="2019-10-23T22:39:00Z">
        <w:r>
          <w:rPr>
            <w:noProof/>
            <w:color w:val="212121"/>
            <w:bdr w:val="none" w:sz="0" w:space="0" w:color="auto" w:frame="1"/>
            <w:shd w:val="clear" w:color="auto" w:fill="FFFFFF"/>
          </w:rPr>
          <w:drawing>
            <wp:inline distT="0" distB="0" distL="0" distR="0" wp14:anchorId="49FE8E3A" wp14:editId="1F685E31">
              <wp:extent cx="3985260" cy="2325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8686" b="13380"/>
                      <a:stretch/>
                    </pic:blipFill>
                    <pic:spPr bwMode="auto">
                      <a:xfrm>
                        <a:off x="0" y="0"/>
                        <a:ext cx="3990370" cy="2328301"/>
                      </a:xfrm>
                      <a:prstGeom prst="rect">
                        <a:avLst/>
                      </a:prstGeom>
                      <a:noFill/>
                      <a:ln>
                        <a:noFill/>
                      </a:ln>
                      <a:extLst>
                        <a:ext uri="{53640926-AAD7-44D8-BBD7-CCE9431645EC}">
                          <a14:shadowObscured xmlns:a14="http://schemas.microsoft.com/office/drawing/2010/main"/>
                        </a:ext>
                      </a:extLst>
                    </pic:spPr>
                  </pic:pic>
                </a:graphicData>
              </a:graphic>
            </wp:inline>
          </w:drawing>
        </w:r>
      </w:ins>
    </w:p>
    <w:p w14:paraId="2E2EE48C" w14:textId="7938CECC" w:rsidR="00E80531" w:rsidRDefault="00E80531" w:rsidP="00E80531">
      <w:pPr>
        <w:pStyle w:val="Caption"/>
        <w:rPr>
          <w:ins w:id="294" w:author="Pedro Oliveira" w:date="2019-10-23T22:39:00Z"/>
          <w:lang w:val="pt-BR"/>
        </w:rPr>
        <w:pPrChange w:id="295" w:author="Pedro Oliveira" w:date="2019-10-23T22:41:00Z">
          <w:pPr>
            <w:jc w:val="center"/>
          </w:pPr>
        </w:pPrChange>
      </w:pPr>
      <w:bookmarkStart w:id="296" w:name="_Toc22768998"/>
      <w:proofErr w:type="spellStart"/>
      <w:ins w:id="297" w:author="Pedro Oliveira" w:date="2019-10-23T22:41:00Z">
        <w:r>
          <w:t>Figura</w:t>
        </w:r>
        <w:proofErr w:type="spellEnd"/>
        <w:r>
          <w:t xml:space="preserve"> </w:t>
        </w:r>
        <w:r>
          <w:fldChar w:fldCharType="begin"/>
        </w:r>
        <w:r>
          <w:instrText xml:space="preserve"> SEQ Figura \* ARABIC </w:instrText>
        </w:r>
      </w:ins>
      <w:r>
        <w:fldChar w:fldCharType="separate"/>
      </w:r>
      <w:ins w:id="298" w:author="Pedro Oliveira" w:date="2019-10-23T22:41:00Z">
        <w:r>
          <w:rPr>
            <w:noProof/>
          </w:rPr>
          <w:t>17</w:t>
        </w:r>
        <w:r>
          <w:fldChar w:fldCharType="end"/>
        </w:r>
        <w:r>
          <w:t xml:space="preserve">: </w:t>
        </w:r>
        <w:proofErr w:type="spellStart"/>
        <w:r>
          <w:t>Placa</w:t>
        </w:r>
        <w:proofErr w:type="spellEnd"/>
        <w:r>
          <w:t xml:space="preserve"> Altera DE2-115 e interface </w:t>
        </w:r>
        <w:proofErr w:type="spellStart"/>
        <w:r>
          <w:t>adaptadora</w:t>
        </w:r>
        <w:proofErr w:type="spellEnd"/>
        <w:r>
          <w:t xml:space="preserve"> </w:t>
        </w:r>
        <w:proofErr w:type="spellStart"/>
        <w:r>
          <w:t>construída</w:t>
        </w:r>
        <w:proofErr w:type="spellEnd"/>
        <w:r>
          <w:t>.</w:t>
        </w:r>
      </w:ins>
      <w:bookmarkEnd w:id="296"/>
    </w:p>
    <w:p w14:paraId="7809DE1F" w14:textId="102673A3" w:rsidR="004C4BD6" w:rsidRPr="004F7321" w:rsidRDefault="004C4BD6" w:rsidP="00E80531">
      <w:pPr>
        <w:jc w:val="center"/>
        <w:rPr>
          <w:ins w:id="299" w:author="Pedro Oliveira" w:date="2019-10-23T21:58:00Z"/>
          <w:lang w:val="pt-BR"/>
          <w:rPrChange w:id="300" w:author="Pedro Oliveira" w:date="2019-10-23T22:39:00Z">
            <w:rPr>
              <w:ins w:id="301" w:author="Pedro Oliveira" w:date="2019-10-23T21:58:00Z"/>
              <w:sz w:val="28"/>
              <w:szCs w:val="28"/>
            </w:rPr>
          </w:rPrChange>
        </w:rPr>
        <w:pPrChange w:id="302" w:author="Pedro Oliveira" w:date="2019-10-23T22:39:00Z">
          <w:pPr>
            <w:spacing w:before="0" w:after="160" w:line="259" w:lineRule="auto"/>
            <w:jc w:val="left"/>
          </w:pPr>
        </w:pPrChange>
      </w:pPr>
      <w:ins w:id="303" w:author="Pedro Oliveira" w:date="2019-10-23T21:58:00Z">
        <w:r w:rsidRPr="00ED6701">
          <w:rPr>
            <w:lang w:val="pt-BR"/>
            <w:rPrChange w:id="304" w:author="Pedro Oliveira" w:date="2019-10-23T21:59:00Z">
              <w:rPr/>
            </w:rPrChange>
          </w:rPr>
          <w:br w:type="page"/>
        </w:r>
      </w:ins>
    </w:p>
    <w:p w14:paraId="6C25FCAF" w14:textId="7E11AF66" w:rsidR="00CA1ACA" w:rsidRDefault="00B036B7" w:rsidP="007223AB">
      <w:pPr>
        <w:pStyle w:val="Heading1"/>
      </w:pPr>
      <w:bookmarkStart w:id="305" w:name="_Toc22768834"/>
      <w:r>
        <w:lastRenderedPageBreak/>
        <w:t>RESULTADOS</w:t>
      </w:r>
      <w:ins w:id="306" w:author="Pedro Oliveira" w:date="2019-10-23T23:05:00Z">
        <w:r w:rsidR="0044754F">
          <w:t xml:space="preserve"> E DISCUSSÃO</w:t>
        </w:r>
      </w:ins>
      <w:bookmarkEnd w:id="305"/>
    </w:p>
    <w:p w14:paraId="2DEF28A7" w14:textId="646B4F71" w:rsidR="00655FF2" w:rsidRDefault="00F40539" w:rsidP="007223AB">
      <w:pPr>
        <w:rPr>
          <w:ins w:id="307" w:author="Pedro Oliveira" w:date="2019-10-23T23:14:00Z"/>
          <w:lang w:val="pt-BR"/>
        </w:rPr>
      </w:pPr>
      <w:ins w:id="308" w:author="Pedro Oliveira" w:date="2019-10-23T23:02:00Z">
        <w:r>
          <w:rPr>
            <w:lang w:val="pt-BR"/>
          </w:rPr>
          <w:t>O desempenho do sistema pôde ser validado</w:t>
        </w:r>
      </w:ins>
      <w:ins w:id="309" w:author="Pedro Oliveira" w:date="2019-10-23T23:07:00Z">
        <w:r w:rsidR="00655FF2">
          <w:rPr>
            <w:lang w:val="pt-BR"/>
          </w:rPr>
          <w:t xml:space="preserve"> realizando </w:t>
        </w:r>
      </w:ins>
      <w:ins w:id="310" w:author="Pedro Oliveira" w:date="2019-10-23T23:02:00Z">
        <w:r>
          <w:rPr>
            <w:lang w:val="pt-BR"/>
          </w:rPr>
          <w:t>aquisi</w:t>
        </w:r>
      </w:ins>
      <w:ins w:id="311" w:author="Pedro Oliveira" w:date="2019-10-23T23:03:00Z">
        <w:r>
          <w:rPr>
            <w:lang w:val="pt-BR"/>
          </w:rPr>
          <w:t>ções de contagem escura. Essa é uma medida que distingue fotodetectores d</w:t>
        </w:r>
      </w:ins>
      <w:ins w:id="312" w:author="Pedro Oliveira" w:date="2019-10-23T23:04:00Z">
        <w:r>
          <w:rPr>
            <w:lang w:val="pt-BR"/>
          </w:rPr>
          <w:t>os demais detectores. Essa taxa de contagem escura é a taxa média de contagens registradas sem uma fonte de luz incidente. Assim é determinado a taxa de contagem mínima na qual o sinal</w:t>
        </w:r>
      </w:ins>
      <w:ins w:id="313" w:author="Pedro Oliveira" w:date="2019-10-23T23:05:00Z">
        <w:r w:rsidR="0044754F">
          <w:rPr>
            <w:lang w:val="pt-BR"/>
          </w:rPr>
          <w:t xml:space="preserve"> é</w:t>
        </w:r>
      </w:ins>
      <w:ins w:id="314" w:author="Pedro Oliveira" w:date="2019-10-23T23:04:00Z">
        <w:r>
          <w:rPr>
            <w:lang w:val="pt-BR"/>
          </w:rPr>
          <w:t xml:space="preserve"> pre</w:t>
        </w:r>
        <w:r w:rsidR="0044754F">
          <w:rPr>
            <w:lang w:val="pt-BR"/>
          </w:rPr>
          <w:t>dominante</w:t>
        </w:r>
      </w:ins>
      <w:ins w:id="315" w:author="Pedro Oliveira" w:date="2019-10-23T23:05:00Z">
        <w:r w:rsidR="0044754F">
          <w:rPr>
            <w:lang w:val="pt-BR"/>
          </w:rPr>
          <w:t>mente causado por fótons reais. Essa detecção tem sua principal origem no ruído</w:t>
        </w:r>
      </w:ins>
      <w:ins w:id="316" w:author="Pedro Oliveira" w:date="2019-10-23T23:08:00Z">
        <w:r w:rsidR="00655FF2">
          <w:rPr>
            <w:lang w:val="pt-BR"/>
          </w:rPr>
          <w:t xml:space="preserve"> térmico, e este efeito pode ser amenizado através de res</w:t>
        </w:r>
      </w:ins>
      <w:ins w:id="317" w:author="Pedro Oliveira" w:date="2019-10-23T23:09:00Z">
        <w:r w:rsidR="00655FF2">
          <w:rPr>
            <w:lang w:val="pt-BR"/>
          </w:rPr>
          <w:t xml:space="preserve">friamento </w:t>
        </w:r>
        <w:r w:rsidR="00083696">
          <w:rPr>
            <w:lang w:val="pt-BR"/>
          </w:rPr>
          <w:t>ou utilizando detectores arrefecidos.</w:t>
        </w:r>
      </w:ins>
    </w:p>
    <w:p w14:paraId="03D39824" w14:textId="333D9D71" w:rsidR="003B4EE5" w:rsidRDefault="003B4EE5" w:rsidP="007223AB">
      <w:pPr>
        <w:rPr>
          <w:ins w:id="318" w:author="Pedro Oliveira" w:date="2019-10-23T23:14:00Z"/>
          <w:lang w:val="pt-BR"/>
        </w:rPr>
      </w:pPr>
      <w:ins w:id="319" w:author="Pedro Oliveira" w:date="2019-10-23T23:14:00Z">
        <w:r>
          <w:rPr>
            <w:lang w:val="pt-BR"/>
          </w:rPr>
          <w:t xml:space="preserve">O script do </w:t>
        </w:r>
        <w:proofErr w:type="spellStart"/>
        <w:r>
          <w:rPr>
            <w:lang w:val="pt-BR"/>
          </w:rPr>
          <w:t>matlab</w:t>
        </w:r>
        <w:proofErr w:type="spellEnd"/>
        <w:r>
          <w:rPr>
            <w:lang w:val="pt-BR"/>
          </w:rPr>
          <w:t xml:space="preserve"> foi utilizado para configuração das aquisições. </w:t>
        </w:r>
      </w:ins>
      <w:ins w:id="320" w:author="Pedro Oliveira" w:date="2019-10-24T00:11:00Z">
        <w:r w:rsidR="00E347CB">
          <w:rPr>
            <w:lang w:val="pt-BR"/>
          </w:rPr>
          <w:t>Uma interface gráfica mostra a aquisição d</w:t>
        </w:r>
      </w:ins>
      <w:ins w:id="321" w:author="Pedro Oliveira" w:date="2019-10-24T00:12:00Z">
        <w:r w:rsidR="00E347CB">
          <w:rPr>
            <w:lang w:val="pt-BR"/>
          </w:rPr>
          <w:t>e até 8 canais</w:t>
        </w:r>
      </w:ins>
      <w:ins w:id="322" w:author="Pedro Oliveira" w:date="2019-10-24T00:14:00Z">
        <w:r w:rsidR="0019507F">
          <w:rPr>
            <w:lang w:val="pt-BR"/>
          </w:rPr>
          <w:t xml:space="preserve"> em </w:t>
        </w:r>
        <w:proofErr w:type="spellStart"/>
        <w:r w:rsidR="0019507F">
          <w:rPr>
            <w:lang w:val="pt-BR"/>
          </w:rPr>
          <w:t>subjanelas</w:t>
        </w:r>
        <w:proofErr w:type="spellEnd"/>
        <w:r w:rsidR="0019507F">
          <w:rPr>
            <w:lang w:val="pt-BR"/>
          </w:rPr>
          <w:t>. Para facilitar a compreensão</w:t>
        </w:r>
      </w:ins>
      <w:ins w:id="323" w:author="Pedro Oliveira" w:date="2019-10-24T00:12:00Z">
        <w:r w:rsidR="00E347CB">
          <w:rPr>
            <w:lang w:val="pt-BR"/>
          </w:rPr>
          <w:t>,</w:t>
        </w:r>
      </w:ins>
      <w:ins w:id="324" w:author="Pedro Oliveira" w:date="2019-10-24T00:15:00Z">
        <w:r w:rsidR="0019507F">
          <w:rPr>
            <w:lang w:val="pt-BR"/>
          </w:rPr>
          <w:t xml:space="preserve"> </w:t>
        </w:r>
      </w:ins>
      <w:ins w:id="325" w:author="Pedro Oliveira" w:date="2019-10-24T00:16:00Z">
        <w:r w:rsidR="00DA77A7">
          <w:rPr>
            <w:lang w:val="pt-BR"/>
          </w:rPr>
          <w:t xml:space="preserve">o gráfico é atualizado uma vez por segundo, realizando a integração de 10 pontos do tempo de janela de 100 </w:t>
        </w:r>
        <w:proofErr w:type="spellStart"/>
        <w:r w:rsidR="00DA77A7">
          <w:rPr>
            <w:lang w:val="pt-BR"/>
          </w:rPr>
          <w:t>ms</w:t>
        </w:r>
      </w:ins>
      <w:proofErr w:type="spellEnd"/>
      <w:ins w:id="326" w:author="Pedro Oliveira" w:date="2019-10-24T00:17:00Z">
        <w:r w:rsidR="00DA77A7">
          <w:rPr>
            <w:lang w:val="pt-BR"/>
          </w:rPr>
          <w:t xml:space="preserve">, </w:t>
        </w:r>
      </w:ins>
      <w:ins w:id="327" w:author="Pedro Oliveira" w:date="2019-10-24T00:12:00Z">
        <w:r w:rsidR="00E347CB">
          <w:rPr>
            <w:lang w:val="pt-BR"/>
          </w:rPr>
          <w:t>facilitando o monitoramento da aquisição por parte do usuário.</w:t>
        </w:r>
      </w:ins>
    </w:p>
    <w:p w14:paraId="298997D1" w14:textId="1075AF98" w:rsidR="003B4EE5" w:rsidRDefault="00FF27D1" w:rsidP="003B4EE5">
      <w:pPr>
        <w:jc w:val="center"/>
        <w:rPr>
          <w:ins w:id="328" w:author="Pedro Oliveira" w:date="2019-10-23T23:09:00Z"/>
          <w:lang w:val="pt-BR"/>
        </w:rPr>
        <w:pPrChange w:id="329" w:author="Pedro Oliveira" w:date="2019-10-23T23:14:00Z">
          <w:pPr/>
        </w:pPrChange>
      </w:pPr>
      <w:ins w:id="330" w:author="Pedro Oliveira" w:date="2019-10-24T00:09:00Z">
        <w:r>
          <w:rPr>
            <w:noProof/>
            <w:color w:val="000000"/>
            <w:bdr w:val="none" w:sz="0" w:space="0" w:color="auto" w:frame="1"/>
          </w:rPr>
          <w:drawing>
            <wp:inline distT="0" distB="0" distL="0" distR="0" wp14:anchorId="034CAC95" wp14:editId="39242BFB">
              <wp:extent cx="5669280" cy="1720596"/>
              <wp:effectExtent l="0" t="0" r="762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77832" cy="1723192"/>
                      </a:xfrm>
                      <a:prstGeom prst="rect">
                        <a:avLst/>
                      </a:prstGeom>
                      <a:noFill/>
                      <a:ln>
                        <a:noFill/>
                      </a:ln>
                    </pic:spPr>
                  </pic:pic>
                </a:graphicData>
              </a:graphic>
            </wp:inline>
          </w:drawing>
        </w:r>
      </w:ins>
    </w:p>
    <w:p w14:paraId="40FA149C" w14:textId="256952B2" w:rsidR="00083696" w:rsidRDefault="00083696" w:rsidP="007223AB">
      <w:pPr>
        <w:rPr>
          <w:ins w:id="331" w:author="Pedro Oliveira" w:date="2019-10-23T23:10:00Z"/>
          <w:lang w:val="pt-BR"/>
        </w:rPr>
      </w:pPr>
      <w:proofErr w:type="gramStart"/>
      <w:ins w:id="332" w:author="Pedro Oliveira" w:date="2019-10-23T23:11:00Z">
        <w:r>
          <w:rPr>
            <w:lang w:val="pt-BR"/>
          </w:rPr>
          <w:t>Algumas aquisições de contagem escura</w:t>
        </w:r>
        <w:proofErr w:type="gramEnd"/>
        <w:r>
          <w:rPr>
            <w:lang w:val="pt-BR"/>
          </w:rPr>
          <w:t xml:space="preserve"> </w:t>
        </w:r>
      </w:ins>
      <w:ins w:id="333" w:author="Pedro Oliveira" w:date="2019-10-23T23:10:00Z">
        <w:r>
          <w:rPr>
            <w:lang w:val="pt-BR"/>
          </w:rPr>
          <w:t>foram realizadas para</w:t>
        </w:r>
      </w:ins>
      <w:ins w:id="334" w:author="Pedro Oliveira" w:date="2019-10-23T23:09:00Z">
        <w:r>
          <w:rPr>
            <w:lang w:val="pt-BR"/>
          </w:rPr>
          <w:t xml:space="preserve"> caracterizaç</w:t>
        </w:r>
      </w:ins>
      <w:ins w:id="335" w:author="Pedro Oliveira" w:date="2019-10-23T23:10:00Z">
        <w:r>
          <w:rPr>
            <w:lang w:val="pt-BR"/>
          </w:rPr>
          <w:t>ão</w:t>
        </w:r>
      </w:ins>
      <w:ins w:id="336" w:author="Pedro Oliveira" w:date="2019-10-23T23:09:00Z">
        <w:r>
          <w:rPr>
            <w:lang w:val="pt-BR"/>
          </w:rPr>
          <w:t xml:space="preserve"> </w:t>
        </w:r>
      </w:ins>
      <w:ins w:id="337" w:author="Pedro Oliveira" w:date="2019-10-23T23:10:00Z">
        <w:r>
          <w:rPr>
            <w:lang w:val="pt-BR"/>
          </w:rPr>
          <w:t xml:space="preserve">do sistema. </w:t>
        </w:r>
      </w:ins>
    </w:p>
    <w:p w14:paraId="58A7EF6E" w14:textId="78002DF6" w:rsidR="00083696" w:rsidRPr="007223AB" w:rsidRDefault="00083696" w:rsidP="00083696">
      <w:pPr>
        <w:jc w:val="center"/>
        <w:rPr>
          <w:lang w:val="pt-BR"/>
        </w:rPr>
        <w:pPrChange w:id="338" w:author="Pedro Oliveira" w:date="2019-10-23T23:10:00Z">
          <w:pPr/>
        </w:pPrChange>
      </w:pPr>
      <w:ins w:id="339" w:author="Pedro Oliveira" w:date="2019-10-23T23:10:00Z">
        <w:r>
          <w:rPr>
            <w:noProof/>
            <w:color w:val="000000"/>
            <w:bdr w:val="none" w:sz="0" w:space="0" w:color="auto" w:frame="1"/>
          </w:rPr>
          <w:lastRenderedPageBreak/>
          <w:drawing>
            <wp:inline distT="0" distB="0" distL="0" distR="0" wp14:anchorId="6F5A61EC" wp14:editId="16681B2F">
              <wp:extent cx="4693920" cy="3314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93920" cy="3314700"/>
                      </a:xfrm>
                      <a:prstGeom prst="rect">
                        <a:avLst/>
                      </a:prstGeom>
                      <a:noFill/>
                      <a:ln>
                        <a:noFill/>
                      </a:ln>
                    </pic:spPr>
                  </pic:pic>
                </a:graphicData>
              </a:graphic>
            </wp:inline>
          </w:drawing>
        </w:r>
      </w:ins>
    </w:p>
    <w:p w14:paraId="6600432C" w14:textId="77777777" w:rsidR="00CA1ACA" w:rsidRPr="00CA1ACA" w:rsidRDefault="00CA1ACA" w:rsidP="00CA1ACA">
      <w:pPr>
        <w:rPr>
          <w:lang w:val="pt-BR"/>
        </w:rPr>
      </w:pPr>
    </w:p>
    <w:p w14:paraId="0F0061F3" w14:textId="1CBA54D6" w:rsidR="00620AC2" w:rsidRDefault="00620AC2" w:rsidP="00620AC2">
      <w:pPr>
        <w:rPr>
          <w:lang w:val="pt-BR"/>
        </w:rPr>
      </w:pPr>
    </w:p>
    <w:p w14:paraId="33555A01" w14:textId="77777777" w:rsidR="00620AC2" w:rsidRPr="00620AC2" w:rsidRDefault="00620AC2" w:rsidP="00620AC2">
      <w:pPr>
        <w:rPr>
          <w:lang w:val="pt-BR"/>
        </w:rPr>
      </w:pPr>
    </w:p>
    <w:p w14:paraId="1C940FAB" w14:textId="7729D08F" w:rsidR="00DF04C6" w:rsidRDefault="00DF04C6" w:rsidP="00270AAE">
      <w:pPr>
        <w:rPr>
          <w:lang w:val="pt-BR"/>
        </w:rPr>
      </w:pPr>
    </w:p>
    <w:p w14:paraId="1A32FC0E" w14:textId="7DD17AD3" w:rsidR="00DF04C6" w:rsidRPr="00270AAE" w:rsidRDefault="00DF04C6" w:rsidP="00270AAE">
      <w:pPr>
        <w:rPr>
          <w:lang w:val="pt-BR"/>
        </w:rPr>
      </w:pPr>
    </w:p>
    <w:p w14:paraId="1F8A3550" w14:textId="77777777" w:rsidR="00270AAE" w:rsidRPr="00270AAE" w:rsidRDefault="00270AAE" w:rsidP="00270AAE">
      <w:pPr>
        <w:rPr>
          <w:lang w:val="pt-BR"/>
        </w:rPr>
      </w:pPr>
    </w:p>
    <w:p w14:paraId="560155A6" w14:textId="77777777" w:rsidR="009A3C05" w:rsidRPr="009A3C05" w:rsidRDefault="009A3C05" w:rsidP="009A3C05">
      <w:pPr>
        <w:rPr>
          <w:lang w:val="pt-BR"/>
        </w:rPr>
      </w:pPr>
    </w:p>
    <w:p w14:paraId="1AE96827" w14:textId="0BE55F8F" w:rsidR="00D731C6" w:rsidRDefault="00D731C6">
      <w:pPr>
        <w:spacing w:after="160" w:line="259" w:lineRule="auto"/>
        <w:jc w:val="left"/>
        <w:rPr>
          <w:lang w:val="pt-BR"/>
        </w:rPr>
      </w:pPr>
    </w:p>
    <w:p w14:paraId="47A35AB9" w14:textId="77777777" w:rsidR="000210EF" w:rsidRDefault="000210EF">
      <w:pPr>
        <w:spacing w:before="0" w:after="160" w:line="259" w:lineRule="auto"/>
        <w:jc w:val="left"/>
        <w:rPr>
          <w:ins w:id="340" w:author="Pedro Oliveira" w:date="2019-10-23T23:39:00Z"/>
          <w:rFonts w:eastAsiaTheme="majorEastAsia" w:cstheme="majorBidi"/>
          <w:b/>
          <w:bCs/>
          <w:color w:val="000000" w:themeColor="text1"/>
          <w:sz w:val="28"/>
          <w:szCs w:val="28"/>
          <w:lang w:val="pt-BR"/>
        </w:rPr>
      </w:pPr>
      <w:ins w:id="341" w:author="Pedro Oliveira" w:date="2019-10-23T23:39:00Z">
        <w:r>
          <w:br w:type="page"/>
        </w:r>
      </w:ins>
    </w:p>
    <w:p w14:paraId="32E1AC6A" w14:textId="5562BAC1" w:rsidR="00D80D64" w:rsidRDefault="007528E8" w:rsidP="003725B0">
      <w:pPr>
        <w:pStyle w:val="Heading1"/>
      </w:pPr>
      <w:bookmarkStart w:id="342" w:name="_Toc22768835"/>
      <w:r>
        <w:lastRenderedPageBreak/>
        <w:t>CONCLUSÃO</w:t>
      </w:r>
      <w:bookmarkEnd w:id="342"/>
    </w:p>
    <w:p w14:paraId="4192C375" w14:textId="195C100F" w:rsidR="00D80D64" w:rsidRPr="007029ED" w:rsidRDefault="00D80D64" w:rsidP="00460000">
      <w:pPr>
        <w:autoSpaceDE w:val="0"/>
        <w:autoSpaceDN w:val="0"/>
        <w:adjustRightInd w:val="0"/>
        <w:spacing w:after="0" w:line="240" w:lineRule="auto"/>
        <w:jc w:val="left"/>
        <w:rPr>
          <w:rFonts w:ascii="TimesNewRomanPSMT" w:hAnsi="TimesNewRomanPSMT" w:cs="TimesNewRomanPSMT"/>
          <w:color w:val="000000"/>
          <w:szCs w:val="24"/>
          <w:lang w:val="pt-BR"/>
        </w:rPr>
      </w:pPr>
      <w:r>
        <w:br w:type="page"/>
      </w:r>
    </w:p>
    <w:p w14:paraId="2E973070" w14:textId="374FEBDB" w:rsidR="008C1111" w:rsidRDefault="00492BCB" w:rsidP="00D53A54">
      <w:pPr>
        <w:pStyle w:val="Title"/>
      </w:pPr>
      <w:r>
        <w:lastRenderedPageBreak/>
        <w:t>REFERÊNCIAS BIBLIOGRÁFICAS</w:t>
      </w:r>
    </w:p>
    <w:p w14:paraId="1017F6EB" w14:textId="02685E5B" w:rsidR="00492BCB" w:rsidRDefault="00492BCB" w:rsidP="00492BCB">
      <w:pPr>
        <w:rPr>
          <w:lang w:val="pt-BR"/>
        </w:rPr>
      </w:pPr>
    </w:p>
    <w:p w14:paraId="78F87962" w14:textId="0190981C" w:rsidR="00492BCB" w:rsidRDefault="00492BCB" w:rsidP="00492BCB">
      <w:pPr>
        <w:rPr>
          <w:lang w:val="pt-BR"/>
        </w:rPr>
      </w:pPr>
      <w:r>
        <w:rPr>
          <w:lang w:val="pt-BR"/>
        </w:rPr>
        <w:t xml:space="preserve">[1] </w:t>
      </w:r>
      <w:r w:rsidR="000E0308">
        <w:t xml:space="preserve">TOCCI, Ronald J.;WIDMER, Neal S; MOSS, Gregory L. </w:t>
      </w:r>
      <w:proofErr w:type="spellStart"/>
      <w:r w:rsidR="000E0308" w:rsidRPr="007C14B3">
        <w:rPr>
          <w:b/>
          <w:bCs/>
        </w:rPr>
        <w:t>Sistemas</w:t>
      </w:r>
      <w:proofErr w:type="spellEnd"/>
      <w:r w:rsidR="000E0308" w:rsidRPr="007C14B3">
        <w:rPr>
          <w:b/>
          <w:bCs/>
        </w:rPr>
        <w:t xml:space="preserve"> </w:t>
      </w:r>
      <w:proofErr w:type="spellStart"/>
      <w:r w:rsidR="000E0308" w:rsidRPr="007C14B3">
        <w:rPr>
          <w:b/>
          <w:bCs/>
        </w:rPr>
        <w:t>digitais</w:t>
      </w:r>
      <w:proofErr w:type="spellEnd"/>
      <w:r w:rsidR="000E0308" w:rsidRPr="007C14B3">
        <w:rPr>
          <w:b/>
          <w:bCs/>
        </w:rPr>
        <w:t xml:space="preserve"> : </w:t>
      </w:r>
      <w:proofErr w:type="spellStart"/>
      <w:r w:rsidR="000E0308" w:rsidRPr="007C14B3">
        <w:rPr>
          <w:b/>
          <w:bCs/>
        </w:rPr>
        <w:t>princípios</w:t>
      </w:r>
      <w:proofErr w:type="spellEnd"/>
      <w:r w:rsidR="000E0308" w:rsidRPr="007C14B3">
        <w:rPr>
          <w:b/>
          <w:bCs/>
        </w:rPr>
        <w:t xml:space="preserve"> e </w:t>
      </w:r>
      <w:proofErr w:type="spellStart"/>
      <w:r w:rsidR="000E0308" w:rsidRPr="007C14B3">
        <w:rPr>
          <w:b/>
          <w:bCs/>
        </w:rPr>
        <w:t>aplicações</w:t>
      </w:r>
      <w:proofErr w:type="spellEnd"/>
      <w:r w:rsidR="000E0308" w:rsidRPr="007C14B3">
        <w:rPr>
          <w:b/>
          <w:bCs/>
        </w:rPr>
        <w:t xml:space="preserve">. </w:t>
      </w:r>
      <w:proofErr w:type="spellStart"/>
      <w:r w:rsidR="000E0308">
        <w:t>Revisão</w:t>
      </w:r>
      <w:proofErr w:type="spellEnd"/>
      <w:r w:rsidR="000E0308">
        <w:t xml:space="preserve"> </w:t>
      </w:r>
      <w:proofErr w:type="spellStart"/>
      <w:r w:rsidR="000E0308">
        <w:t>técnica</w:t>
      </w:r>
      <w:proofErr w:type="spellEnd"/>
      <w:r w:rsidR="000E0308">
        <w:t xml:space="preserve">: Renato Giacomini. </w:t>
      </w:r>
      <w:proofErr w:type="spellStart"/>
      <w:r w:rsidR="000E0308">
        <w:t>Tradução</w:t>
      </w:r>
      <w:proofErr w:type="spellEnd"/>
      <w:r w:rsidR="000E0308">
        <w:t xml:space="preserve"> Jorge Ritter . 11ª. ed. – São Paulo. Pearson Prentice Hall, 2011. </w:t>
      </w:r>
      <w:r w:rsidR="000E0308" w:rsidRPr="007C14B3">
        <w:t>ISBN 978-85-4300-694-9</w:t>
      </w:r>
    </w:p>
    <w:p w14:paraId="56A2D1A1" w14:textId="3F50F497" w:rsidR="002C7571" w:rsidRDefault="002C7571" w:rsidP="00492BCB">
      <w:pPr>
        <w:rPr>
          <w:lang w:val="pt-BR"/>
        </w:rPr>
      </w:pPr>
    </w:p>
    <w:p w14:paraId="3141AE67" w14:textId="6AB17FF3" w:rsidR="004614BD" w:rsidRDefault="00492BCB" w:rsidP="004614BD">
      <w:pPr>
        <w:rPr>
          <w:lang w:val="pt-BR"/>
        </w:rPr>
      </w:pPr>
      <w:r>
        <w:rPr>
          <w:lang w:val="pt-BR"/>
        </w:rPr>
        <w:t>[</w:t>
      </w:r>
      <w:r w:rsidR="004614BD">
        <w:rPr>
          <w:lang w:val="pt-BR"/>
        </w:rPr>
        <w:t>2]</w:t>
      </w:r>
      <w:r w:rsidR="00570078">
        <w:rPr>
          <w:lang w:val="pt-BR"/>
        </w:rPr>
        <w:t xml:space="preserve"> </w:t>
      </w:r>
      <w:r w:rsidR="004614BD" w:rsidRPr="004614BD">
        <w:rPr>
          <w:lang w:val="pt-BR"/>
        </w:rPr>
        <w:t>F</w:t>
      </w:r>
      <w:r w:rsidR="004614BD">
        <w:rPr>
          <w:lang w:val="pt-BR"/>
        </w:rPr>
        <w:t xml:space="preserve">ERDJALLAH, </w:t>
      </w:r>
      <w:r w:rsidR="004614BD" w:rsidRPr="004614BD">
        <w:rPr>
          <w:lang w:val="pt-BR"/>
        </w:rPr>
        <w:t>Mohammed.</w:t>
      </w:r>
      <w:r w:rsidR="004614BD">
        <w:rPr>
          <w:lang w:val="pt-BR"/>
        </w:rPr>
        <w:t xml:space="preserve"> </w:t>
      </w:r>
      <w:proofErr w:type="spellStart"/>
      <w:r w:rsidR="004614BD" w:rsidRPr="007D3F5A">
        <w:rPr>
          <w:b/>
          <w:bCs/>
          <w:lang w:val="pt-BR"/>
        </w:rPr>
        <w:t>Introduction</w:t>
      </w:r>
      <w:proofErr w:type="spellEnd"/>
      <w:r w:rsidR="004614BD" w:rsidRPr="007D3F5A">
        <w:rPr>
          <w:b/>
          <w:bCs/>
          <w:lang w:val="pt-BR"/>
        </w:rPr>
        <w:t xml:space="preserve"> </w:t>
      </w:r>
      <w:proofErr w:type="spellStart"/>
      <w:r w:rsidR="004614BD" w:rsidRPr="007D3F5A">
        <w:rPr>
          <w:b/>
          <w:bCs/>
          <w:lang w:val="pt-BR"/>
        </w:rPr>
        <w:t>to</w:t>
      </w:r>
      <w:proofErr w:type="spellEnd"/>
      <w:r w:rsidR="004614BD" w:rsidRPr="007D3F5A">
        <w:rPr>
          <w:b/>
          <w:bCs/>
          <w:lang w:val="pt-BR"/>
        </w:rPr>
        <w:t xml:space="preserve"> digital systems: </w:t>
      </w:r>
      <w:proofErr w:type="spellStart"/>
      <w:r w:rsidR="004614BD" w:rsidRPr="007D3F5A">
        <w:rPr>
          <w:b/>
          <w:bCs/>
          <w:lang w:val="pt-BR"/>
        </w:rPr>
        <w:t>modeling</w:t>
      </w:r>
      <w:proofErr w:type="spellEnd"/>
      <w:r w:rsidR="004614BD" w:rsidRPr="007D3F5A">
        <w:rPr>
          <w:b/>
          <w:bCs/>
          <w:lang w:val="pt-BR"/>
        </w:rPr>
        <w:t xml:space="preserve">, </w:t>
      </w:r>
      <w:proofErr w:type="spellStart"/>
      <w:r w:rsidR="004614BD" w:rsidRPr="007D3F5A">
        <w:rPr>
          <w:b/>
          <w:bCs/>
          <w:lang w:val="pt-BR"/>
        </w:rPr>
        <w:t>synthesis</w:t>
      </w:r>
      <w:proofErr w:type="spellEnd"/>
      <w:r w:rsidR="004614BD" w:rsidRPr="007D3F5A">
        <w:rPr>
          <w:b/>
          <w:bCs/>
          <w:lang w:val="pt-BR"/>
        </w:rPr>
        <w:t xml:space="preserve">, </w:t>
      </w:r>
      <w:proofErr w:type="spellStart"/>
      <w:r w:rsidR="004614BD" w:rsidRPr="007D3F5A">
        <w:rPr>
          <w:b/>
          <w:bCs/>
          <w:lang w:val="pt-BR"/>
        </w:rPr>
        <w:t>and</w:t>
      </w:r>
      <w:proofErr w:type="spellEnd"/>
      <w:r w:rsidR="004614BD" w:rsidRPr="007D3F5A">
        <w:rPr>
          <w:b/>
          <w:bCs/>
          <w:lang w:val="pt-BR"/>
        </w:rPr>
        <w:t xml:space="preserve"> </w:t>
      </w:r>
      <w:proofErr w:type="spellStart"/>
      <w:r w:rsidR="004614BD" w:rsidRPr="007D3F5A">
        <w:rPr>
          <w:b/>
          <w:bCs/>
          <w:lang w:val="pt-BR"/>
        </w:rPr>
        <w:t>simulation</w:t>
      </w:r>
      <w:proofErr w:type="spellEnd"/>
      <w:r w:rsidR="004614BD" w:rsidRPr="007D3F5A">
        <w:rPr>
          <w:b/>
          <w:bCs/>
          <w:lang w:val="pt-BR"/>
        </w:rPr>
        <w:t xml:space="preserve"> </w:t>
      </w:r>
      <w:proofErr w:type="spellStart"/>
      <w:r w:rsidR="004614BD" w:rsidRPr="007D3F5A">
        <w:rPr>
          <w:b/>
          <w:bCs/>
          <w:lang w:val="pt-BR"/>
        </w:rPr>
        <w:t>using</w:t>
      </w:r>
      <w:proofErr w:type="spellEnd"/>
      <w:r w:rsidR="004614BD" w:rsidRPr="007D3F5A">
        <w:rPr>
          <w:b/>
          <w:bCs/>
          <w:lang w:val="pt-BR"/>
        </w:rPr>
        <w:t xml:space="preserve"> VHDL</w:t>
      </w:r>
      <w:r w:rsidR="007D3F5A">
        <w:rPr>
          <w:b/>
          <w:bCs/>
          <w:lang w:val="pt-BR"/>
        </w:rPr>
        <w:t>.</w:t>
      </w:r>
      <w:r w:rsidR="007D3F5A">
        <w:rPr>
          <w:lang w:val="pt-BR"/>
        </w:rPr>
        <w:t xml:space="preserve"> </w:t>
      </w:r>
      <w:proofErr w:type="spellStart"/>
      <w:r w:rsidR="007D3F5A" w:rsidRPr="007D3F5A">
        <w:rPr>
          <w:lang w:val="pt-BR"/>
        </w:rPr>
        <w:t>Hoboken</w:t>
      </w:r>
      <w:proofErr w:type="spellEnd"/>
      <w:r w:rsidR="007D3F5A" w:rsidRPr="007D3F5A">
        <w:rPr>
          <w:lang w:val="pt-BR"/>
        </w:rPr>
        <w:t xml:space="preserve">, NJ: John </w:t>
      </w:r>
      <w:proofErr w:type="spellStart"/>
      <w:r w:rsidR="007D3F5A" w:rsidRPr="007D3F5A">
        <w:rPr>
          <w:lang w:val="pt-BR"/>
        </w:rPr>
        <w:t>Wiley</w:t>
      </w:r>
      <w:proofErr w:type="spellEnd"/>
      <w:r w:rsidR="007D3F5A" w:rsidRPr="007D3F5A">
        <w:rPr>
          <w:lang w:val="pt-BR"/>
        </w:rPr>
        <w:t xml:space="preserve"> &amp; Sons, 2011</w:t>
      </w:r>
      <w:r w:rsidR="007D3F5A">
        <w:rPr>
          <w:lang w:val="pt-BR"/>
        </w:rPr>
        <w:t xml:space="preserve">. </w:t>
      </w:r>
      <w:r w:rsidR="004614BD" w:rsidRPr="004614BD">
        <w:rPr>
          <w:lang w:val="pt-BR"/>
        </w:rPr>
        <w:t>ISBN 978-0-470-90055-0</w:t>
      </w:r>
    </w:p>
    <w:p w14:paraId="297AD422" w14:textId="77777777" w:rsidR="002C7571" w:rsidRDefault="002C7571" w:rsidP="004614BD">
      <w:pPr>
        <w:rPr>
          <w:lang w:val="pt-BR"/>
        </w:rPr>
      </w:pPr>
    </w:p>
    <w:p w14:paraId="2688F66B" w14:textId="1A7C1A40" w:rsidR="00F51394" w:rsidRDefault="004614BD" w:rsidP="00492BCB">
      <w:pPr>
        <w:rPr>
          <w:lang w:val="pt-BR"/>
        </w:rPr>
      </w:pPr>
      <w:r>
        <w:rPr>
          <w:lang w:val="pt-BR"/>
        </w:rPr>
        <w:t>[3</w:t>
      </w:r>
      <w:r w:rsidR="00492BCB">
        <w:rPr>
          <w:lang w:val="pt-BR"/>
        </w:rPr>
        <w:t>]</w:t>
      </w:r>
      <w:r w:rsidR="00570078">
        <w:rPr>
          <w:lang w:val="pt-BR"/>
        </w:rPr>
        <w:t xml:space="preserve"> </w:t>
      </w:r>
      <w:r w:rsidR="00492BCB">
        <w:rPr>
          <w:lang w:val="pt-BR"/>
        </w:rPr>
        <w:t xml:space="preserve">MOORE, Gordon E. </w:t>
      </w:r>
      <w:proofErr w:type="spellStart"/>
      <w:r w:rsidR="00492BCB" w:rsidRPr="00492BCB">
        <w:rPr>
          <w:b/>
          <w:bCs/>
          <w:lang w:val="pt-BR"/>
        </w:rPr>
        <w:t>Cramming</w:t>
      </w:r>
      <w:proofErr w:type="spellEnd"/>
      <w:r w:rsidR="00492BCB" w:rsidRPr="00492BCB">
        <w:rPr>
          <w:b/>
          <w:bCs/>
          <w:lang w:val="pt-BR"/>
        </w:rPr>
        <w:t xml:space="preserve"> more componentes </w:t>
      </w:r>
      <w:proofErr w:type="spellStart"/>
      <w:r w:rsidR="00492BCB" w:rsidRPr="00492BCB">
        <w:rPr>
          <w:b/>
          <w:bCs/>
          <w:lang w:val="pt-BR"/>
        </w:rPr>
        <w:t>onto</w:t>
      </w:r>
      <w:proofErr w:type="spellEnd"/>
      <w:r w:rsidR="00492BCB" w:rsidRPr="00492BCB">
        <w:rPr>
          <w:b/>
          <w:bCs/>
          <w:lang w:val="pt-BR"/>
        </w:rPr>
        <w:t xml:space="preserve"> </w:t>
      </w:r>
      <w:proofErr w:type="spellStart"/>
      <w:r w:rsidR="00492BCB" w:rsidRPr="00492BCB">
        <w:rPr>
          <w:b/>
          <w:bCs/>
          <w:lang w:val="pt-BR"/>
        </w:rPr>
        <w:t>integrated</w:t>
      </w:r>
      <w:proofErr w:type="spellEnd"/>
      <w:r w:rsidR="00492BCB" w:rsidRPr="00492BCB">
        <w:rPr>
          <w:b/>
          <w:bCs/>
          <w:lang w:val="pt-BR"/>
        </w:rPr>
        <w:t xml:space="preserve"> </w:t>
      </w:r>
      <w:proofErr w:type="spellStart"/>
      <w:r w:rsidR="00492BCB" w:rsidRPr="00492BCB">
        <w:rPr>
          <w:b/>
          <w:bCs/>
          <w:lang w:val="pt-BR"/>
        </w:rPr>
        <w:t>circuits</w:t>
      </w:r>
      <w:proofErr w:type="spellEnd"/>
      <w:r w:rsidR="00570078">
        <w:rPr>
          <w:b/>
          <w:bCs/>
          <w:lang w:val="pt-BR"/>
        </w:rPr>
        <w:t xml:space="preserve"> </w:t>
      </w:r>
      <w:proofErr w:type="spellStart"/>
      <w:r w:rsidR="00492BCB" w:rsidRPr="00492BCB">
        <w:rPr>
          <w:b/>
          <w:bCs/>
          <w:lang w:val="pt-BR"/>
        </w:rPr>
        <w:t>Electronics</w:t>
      </w:r>
      <w:proofErr w:type="spellEnd"/>
      <w:r w:rsidR="00492BCB">
        <w:rPr>
          <w:b/>
          <w:bCs/>
          <w:lang w:val="pt-BR"/>
        </w:rPr>
        <w:t>.</w:t>
      </w:r>
      <w:r w:rsidR="00F51394">
        <w:rPr>
          <w:b/>
          <w:bCs/>
          <w:lang w:val="pt-BR"/>
        </w:rPr>
        <w:t xml:space="preserve"> </w:t>
      </w:r>
      <w:proofErr w:type="spellStart"/>
      <w:r w:rsidR="00F51394">
        <w:rPr>
          <w:lang w:val="pt-BR"/>
        </w:rPr>
        <w:t>Electronics</w:t>
      </w:r>
      <w:proofErr w:type="spellEnd"/>
      <w:r w:rsidR="00F51394">
        <w:rPr>
          <w:lang w:val="pt-BR"/>
        </w:rPr>
        <w:t xml:space="preserve"> Magazine</w:t>
      </w:r>
      <w:r w:rsidR="00492BCB">
        <w:rPr>
          <w:lang w:val="pt-BR"/>
        </w:rPr>
        <w:t xml:space="preserve">, Volume 38, </w:t>
      </w:r>
      <w:proofErr w:type="spellStart"/>
      <w:r w:rsidR="00F51394">
        <w:rPr>
          <w:lang w:val="pt-BR"/>
        </w:rPr>
        <w:t>N</w:t>
      </w:r>
      <w:r w:rsidR="00492BCB">
        <w:rPr>
          <w:lang w:val="pt-BR"/>
        </w:rPr>
        <w:t>umber</w:t>
      </w:r>
      <w:proofErr w:type="spellEnd"/>
      <w:r w:rsidR="00492BCB">
        <w:rPr>
          <w:lang w:val="pt-BR"/>
        </w:rPr>
        <w:t xml:space="preserve"> 8. </w:t>
      </w:r>
      <w:proofErr w:type="spellStart"/>
      <w:r w:rsidR="00492BCB">
        <w:rPr>
          <w:lang w:val="pt-BR"/>
        </w:rPr>
        <w:t>April</w:t>
      </w:r>
      <w:proofErr w:type="spellEnd"/>
      <w:r w:rsidR="00492BCB">
        <w:rPr>
          <w:lang w:val="pt-BR"/>
        </w:rPr>
        <w:t xml:space="preserve"> 19, 1965.</w:t>
      </w:r>
      <w:r w:rsidR="00F51394">
        <w:rPr>
          <w:lang w:val="pt-BR"/>
        </w:rPr>
        <w:t xml:space="preserve"> Retirado de:</w:t>
      </w:r>
    </w:p>
    <w:p w14:paraId="1BD7FB23" w14:textId="083C2FA1" w:rsidR="00F51394" w:rsidRDefault="00F51394" w:rsidP="00492BCB">
      <w:r>
        <w:t>&lt;</w:t>
      </w:r>
      <w:r w:rsidRPr="00F66E21">
        <w:t>https://web.archive.org/web/20090126170054/http://download.intel.com/museum/Moores_Law/Articles-Press_Releases/Gordon_Moore_1965_Article.pdf</w:t>
      </w:r>
      <w:r>
        <w:t>&gt;</w:t>
      </w:r>
      <w:r w:rsidR="002C7571">
        <w:t xml:space="preserve"> </w:t>
      </w:r>
      <w:proofErr w:type="spellStart"/>
      <w:r>
        <w:t>Acesso</w:t>
      </w:r>
      <w:proofErr w:type="spellEnd"/>
      <w:r>
        <w:t xml:space="preserve"> </w:t>
      </w:r>
      <w:proofErr w:type="spellStart"/>
      <w:r>
        <w:t>em</w:t>
      </w:r>
      <w:proofErr w:type="spellEnd"/>
      <w:r w:rsidR="002C7571">
        <w:t xml:space="preserve">: </w:t>
      </w:r>
      <w:r>
        <w:t>25/08/2019</w:t>
      </w:r>
    </w:p>
    <w:p w14:paraId="1305A5A4" w14:textId="5AB048FD" w:rsidR="002C7571" w:rsidRDefault="002C7571" w:rsidP="00492BCB"/>
    <w:p w14:paraId="37ECE588" w14:textId="682236D1" w:rsidR="002C7571" w:rsidRDefault="002C7571" w:rsidP="00492BCB">
      <w:r>
        <w:t>[4</w:t>
      </w:r>
      <w:r w:rsidR="00180BE7">
        <w:t>]</w:t>
      </w:r>
      <w:r w:rsidR="00180BE7" w:rsidRPr="00180BE7">
        <w:t xml:space="preserve"> </w:t>
      </w:r>
      <w:r w:rsidR="00180BE7">
        <w:t xml:space="preserve">OLIVEIRA, </w:t>
      </w:r>
      <w:proofErr w:type="spellStart"/>
      <w:r w:rsidR="00180BE7">
        <w:t>Caio</w:t>
      </w:r>
      <w:proofErr w:type="spellEnd"/>
      <w:r w:rsidR="00180BE7">
        <w:t xml:space="preserve"> Augusto; AGUIAR, </w:t>
      </w:r>
      <w:proofErr w:type="spellStart"/>
      <w:r w:rsidR="00180BE7">
        <w:t>Jéssica</w:t>
      </w:r>
      <w:proofErr w:type="spellEnd"/>
      <w:r w:rsidR="00180BE7">
        <w:t xml:space="preserve"> Azevedo; FONTANINI, Mateus </w:t>
      </w:r>
      <w:proofErr w:type="spellStart"/>
      <w:r w:rsidR="00180BE7">
        <w:t>Galvão</w:t>
      </w:r>
      <w:proofErr w:type="spellEnd"/>
      <w:r w:rsidR="00180BE7">
        <w:t xml:space="preserve"> Said. </w:t>
      </w:r>
      <w:proofErr w:type="spellStart"/>
      <w:r w:rsidR="00180BE7" w:rsidRPr="00D15F22">
        <w:rPr>
          <w:b/>
          <w:bCs/>
        </w:rPr>
        <w:t>Apostila</w:t>
      </w:r>
      <w:proofErr w:type="spellEnd"/>
      <w:r w:rsidR="00180BE7" w:rsidRPr="00D15F22">
        <w:rPr>
          <w:b/>
          <w:bCs/>
        </w:rPr>
        <w:t xml:space="preserve">: </w:t>
      </w:r>
      <w:proofErr w:type="spellStart"/>
      <w:r w:rsidR="00180BE7" w:rsidRPr="00D15F22">
        <w:rPr>
          <w:b/>
          <w:bCs/>
        </w:rPr>
        <w:t>Dispositivos</w:t>
      </w:r>
      <w:proofErr w:type="spellEnd"/>
      <w:r w:rsidR="00180BE7" w:rsidRPr="00D15F22">
        <w:rPr>
          <w:b/>
          <w:bCs/>
        </w:rPr>
        <w:t xml:space="preserve"> </w:t>
      </w:r>
      <w:proofErr w:type="spellStart"/>
      <w:r w:rsidR="00180BE7" w:rsidRPr="00D15F22">
        <w:rPr>
          <w:b/>
          <w:bCs/>
        </w:rPr>
        <w:t>Lógicos</w:t>
      </w:r>
      <w:proofErr w:type="spellEnd"/>
      <w:r w:rsidR="00180BE7" w:rsidRPr="00D15F22">
        <w:rPr>
          <w:b/>
          <w:bCs/>
        </w:rPr>
        <w:t xml:space="preserve"> </w:t>
      </w:r>
      <w:proofErr w:type="spellStart"/>
      <w:r w:rsidR="00180BE7" w:rsidRPr="00D15F22">
        <w:rPr>
          <w:b/>
          <w:bCs/>
        </w:rPr>
        <w:t>Programáveis</w:t>
      </w:r>
      <w:proofErr w:type="spellEnd"/>
      <w:r w:rsidR="00180BE7" w:rsidRPr="00D15F22">
        <w:rPr>
          <w:b/>
          <w:bCs/>
        </w:rPr>
        <w:t>.</w:t>
      </w:r>
      <w:r w:rsidR="00180BE7">
        <w:t xml:space="preserve"> </w:t>
      </w:r>
      <w:proofErr w:type="spellStart"/>
      <w:r w:rsidR="00180BE7">
        <w:t>Universidade</w:t>
      </w:r>
      <w:proofErr w:type="spellEnd"/>
      <w:r w:rsidR="00180BE7">
        <w:t xml:space="preserve"> </w:t>
      </w:r>
      <w:proofErr w:type="spellStart"/>
      <w:r w:rsidR="00180BE7">
        <w:t>Estadual</w:t>
      </w:r>
      <w:proofErr w:type="spellEnd"/>
      <w:r w:rsidR="00180BE7">
        <w:t xml:space="preserve"> </w:t>
      </w:r>
      <w:proofErr w:type="spellStart"/>
      <w:r w:rsidR="00180BE7">
        <w:t>Paulista</w:t>
      </w:r>
      <w:proofErr w:type="spellEnd"/>
      <w:r w:rsidR="00180BE7">
        <w:t xml:space="preserve">, UNESP, </w:t>
      </w:r>
      <w:proofErr w:type="spellStart"/>
      <w:r w:rsidR="00180BE7">
        <w:t>Colégio</w:t>
      </w:r>
      <w:proofErr w:type="spellEnd"/>
      <w:r w:rsidR="00180BE7">
        <w:t xml:space="preserve"> Técnico Industrial de </w:t>
      </w:r>
      <w:proofErr w:type="spellStart"/>
      <w:r w:rsidR="00180BE7">
        <w:t>Guaratinguetá</w:t>
      </w:r>
      <w:proofErr w:type="spellEnd"/>
      <w:r w:rsidR="00180BE7">
        <w:t xml:space="preserve"> “Professor Carlos Augusto </w:t>
      </w:r>
      <w:proofErr w:type="spellStart"/>
      <w:r w:rsidR="00180BE7">
        <w:t>Patrício</w:t>
      </w:r>
      <w:proofErr w:type="spellEnd"/>
      <w:r w:rsidR="00180BE7">
        <w:t xml:space="preserve"> Amorim”.</w:t>
      </w:r>
    </w:p>
    <w:p w14:paraId="242B8486" w14:textId="3487C12D" w:rsidR="002C7571" w:rsidRDefault="002C7571" w:rsidP="00492BCB"/>
    <w:p w14:paraId="570AB38A" w14:textId="3765CD7E" w:rsidR="002C7571" w:rsidRDefault="002C7571" w:rsidP="00492BCB">
      <w:r>
        <w:t>[5]</w:t>
      </w:r>
      <w:r w:rsidR="00D8079B">
        <w:t xml:space="preserve"> F</w:t>
      </w:r>
      <w:r w:rsidR="00DC51E0">
        <w:t xml:space="preserve">ERDJALLAH, Mohammed. </w:t>
      </w:r>
      <w:r w:rsidR="00DC51E0" w:rsidRPr="007C14B3">
        <w:rPr>
          <w:b/>
          <w:bCs/>
        </w:rPr>
        <w:t>Introduction to Digital Systems: Modeling, Synthesis and Simulation Using VHDL.</w:t>
      </w:r>
      <w:r w:rsidR="00DC51E0">
        <w:t xml:space="preserve"> </w:t>
      </w:r>
      <w:r w:rsidR="00DC51E0" w:rsidRPr="00DC51E0">
        <w:t>ISBN 978-0-470-90055-0</w:t>
      </w:r>
    </w:p>
    <w:p w14:paraId="6D2B327F" w14:textId="2D3D3689" w:rsidR="002C7571" w:rsidRDefault="002C7571" w:rsidP="00492BCB"/>
    <w:p w14:paraId="2061FE1D" w14:textId="5DD954D9" w:rsidR="002C7571" w:rsidRDefault="002C7571" w:rsidP="00492BCB">
      <w:r>
        <w:lastRenderedPageBreak/>
        <w:t>[6]</w:t>
      </w:r>
      <w:r w:rsidR="00C56557">
        <w:t xml:space="preserve"> BROWN, Stephen D</w:t>
      </w:r>
      <w:r w:rsidR="00C56557" w:rsidRPr="00751A9F">
        <w:rPr>
          <w:b/>
          <w:bCs/>
        </w:rPr>
        <w:t>. Fundamentals of digital logic with VHDL design</w:t>
      </w:r>
      <w:r w:rsidR="00C56557">
        <w:t>. 3</w:t>
      </w:r>
      <w:r w:rsidR="00C56557" w:rsidRPr="00C56557">
        <w:rPr>
          <w:vertAlign w:val="superscript"/>
        </w:rPr>
        <w:t>rd</w:t>
      </w:r>
      <w:r w:rsidR="00C56557">
        <w:t xml:space="preserve"> ed. </w:t>
      </w:r>
      <w:r w:rsidR="00F66E21" w:rsidRPr="00F66E21">
        <w:t>ISBN 978–0-07–352953–0</w:t>
      </w:r>
    </w:p>
    <w:p w14:paraId="7FD6EE4B" w14:textId="7380BB63" w:rsidR="002C7571" w:rsidRDefault="002C7571" w:rsidP="00492BCB"/>
    <w:p w14:paraId="2CA1C6D1" w14:textId="42563F3C" w:rsidR="002C7571" w:rsidRDefault="002C7571" w:rsidP="00896EAD">
      <w:r>
        <w:t>[7]</w:t>
      </w:r>
      <w:r w:rsidR="007C14B3">
        <w:t xml:space="preserve"> </w:t>
      </w:r>
      <w:r w:rsidR="000E0308">
        <w:t>FREIRE, Tiago Samir de Sousa</w:t>
      </w:r>
      <w:r w:rsidR="000E0308" w:rsidRPr="00FE0405">
        <w:rPr>
          <w:b/>
          <w:bCs/>
        </w:rPr>
        <w:t xml:space="preserve">. </w:t>
      </w:r>
      <w:proofErr w:type="spellStart"/>
      <w:r w:rsidR="000E0308" w:rsidRPr="00FE0405">
        <w:rPr>
          <w:b/>
          <w:bCs/>
        </w:rPr>
        <w:t>Interfaceamento</w:t>
      </w:r>
      <w:proofErr w:type="spellEnd"/>
      <w:r w:rsidR="000E0308" w:rsidRPr="00FE0405">
        <w:rPr>
          <w:b/>
          <w:bCs/>
        </w:rPr>
        <w:t xml:space="preserve"> de entrada e </w:t>
      </w:r>
      <w:proofErr w:type="spellStart"/>
      <w:r w:rsidR="000E0308" w:rsidRPr="00FE0405">
        <w:rPr>
          <w:b/>
          <w:bCs/>
        </w:rPr>
        <w:t>saída</w:t>
      </w:r>
      <w:proofErr w:type="spellEnd"/>
      <w:r w:rsidR="000E0308" w:rsidRPr="00FE0405">
        <w:rPr>
          <w:b/>
          <w:bCs/>
        </w:rPr>
        <w:t xml:space="preserve"> </w:t>
      </w:r>
      <w:proofErr w:type="spellStart"/>
      <w:r w:rsidR="000E0308" w:rsidRPr="00FE0405">
        <w:rPr>
          <w:b/>
          <w:bCs/>
        </w:rPr>
        <w:t>em</w:t>
      </w:r>
      <w:proofErr w:type="spellEnd"/>
      <w:r w:rsidR="000E0308" w:rsidRPr="00FE0405">
        <w:rPr>
          <w:b/>
          <w:bCs/>
        </w:rPr>
        <w:t xml:space="preserve"> </w:t>
      </w:r>
      <w:proofErr w:type="spellStart"/>
      <w:r w:rsidR="000E0308" w:rsidRPr="00FE0405">
        <w:rPr>
          <w:b/>
          <w:bCs/>
        </w:rPr>
        <w:t>aplicações</w:t>
      </w:r>
      <w:proofErr w:type="spellEnd"/>
      <w:r w:rsidR="000E0308" w:rsidRPr="00FE0405">
        <w:rPr>
          <w:b/>
          <w:bCs/>
        </w:rPr>
        <w:t xml:space="preserve"> com </w:t>
      </w:r>
      <w:proofErr w:type="spellStart"/>
      <w:r w:rsidR="000E0308" w:rsidRPr="00FE0405">
        <w:rPr>
          <w:b/>
          <w:bCs/>
        </w:rPr>
        <w:t>uso</w:t>
      </w:r>
      <w:proofErr w:type="spellEnd"/>
      <w:r w:rsidR="000E0308" w:rsidRPr="00FE0405">
        <w:rPr>
          <w:b/>
          <w:bCs/>
        </w:rPr>
        <w:t xml:space="preserve"> de FPGA.</w:t>
      </w:r>
      <w:r w:rsidR="000E0308">
        <w:t xml:space="preserve">  </w:t>
      </w:r>
      <w:proofErr w:type="spellStart"/>
      <w:r w:rsidR="000E0308">
        <w:t>Monografia</w:t>
      </w:r>
      <w:proofErr w:type="spellEnd"/>
      <w:r w:rsidR="000E0308">
        <w:t xml:space="preserve"> para </w:t>
      </w:r>
      <w:proofErr w:type="spellStart"/>
      <w:r w:rsidR="000E0308">
        <w:t>obtenção</w:t>
      </w:r>
      <w:proofErr w:type="spellEnd"/>
      <w:r w:rsidR="000E0308">
        <w:t xml:space="preserve"> do </w:t>
      </w:r>
      <w:proofErr w:type="spellStart"/>
      <w:r w:rsidR="000E0308">
        <w:t>título</w:t>
      </w:r>
      <w:proofErr w:type="spellEnd"/>
      <w:r w:rsidR="000E0308">
        <w:t xml:space="preserve"> de </w:t>
      </w:r>
      <w:proofErr w:type="spellStart"/>
      <w:r w:rsidR="000E0308">
        <w:t>Engenheiro</w:t>
      </w:r>
      <w:proofErr w:type="spellEnd"/>
      <w:r w:rsidR="000E0308">
        <w:t xml:space="preserve"> </w:t>
      </w:r>
      <w:proofErr w:type="spellStart"/>
      <w:r w:rsidR="000E0308">
        <w:t>Eletricista</w:t>
      </w:r>
      <w:proofErr w:type="spellEnd"/>
      <w:r w:rsidR="000E0308">
        <w:t xml:space="preserve">, </w:t>
      </w:r>
      <w:proofErr w:type="spellStart"/>
      <w:r w:rsidR="000E0308">
        <w:t>Universidade</w:t>
      </w:r>
      <w:proofErr w:type="spellEnd"/>
      <w:r w:rsidR="000E0308">
        <w:t xml:space="preserve"> Federal do </w:t>
      </w:r>
      <w:proofErr w:type="spellStart"/>
      <w:r w:rsidR="000E0308">
        <w:t>Ceará</w:t>
      </w:r>
      <w:proofErr w:type="spellEnd"/>
      <w:r w:rsidR="000E0308">
        <w:t xml:space="preserve">, Centro de Tecnologia </w:t>
      </w:r>
      <w:proofErr w:type="spellStart"/>
      <w:r w:rsidR="000E0308">
        <w:t>Departamento</w:t>
      </w:r>
      <w:proofErr w:type="spellEnd"/>
      <w:r w:rsidR="000E0308">
        <w:t xml:space="preserve"> de </w:t>
      </w:r>
      <w:proofErr w:type="spellStart"/>
      <w:r w:rsidR="000E0308">
        <w:t>Engenharia</w:t>
      </w:r>
      <w:proofErr w:type="spellEnd"/>
      <w:r w:rsidR="000E0308">
        <w:t xml:space="preserve"> </w:t>
      </w:r>
      <w:proofErr w:type="spellStart"/>
      <w:r w:rsidR="000E0308">
        <w:t>Elétrica</w:t>
      </w:r>
      <w:proofErr w:type="spellEnd"/>
      <w:r w:rsidR="000E0308">
        <w:t xml:space="preserve">. Fortaleza, </w:t>
      </w:r>
      <w:proofErr w:type="spellStart"/>
      <w:r w:rsidR="000E0308">
        <w:t>Dezembro</w:t>
      </w:r>
      <w:proofErr w:type="spellEnd"/>
      <w:r w:rsidR="000E0308">
        <w:t xml:space="preserve"> de 2010.</w:t>
      </w:r>
    </w:p>
    <w:p w14:paraId="298FA920" w14:textId="0757FFD4" w:rsidR="002C7571" w:rsidRDefault="002C7571" w:rsidP="00492BCB"/>
    <w:p w14:paraId="55FE1B44" w14:textId="7B0B06AA" w:rsidR="002C7571" w:rsidRDefault="002C7571" w:rsidP="00BE739B">
      <w:r>
        <w:t>[8]</w:t>
      </w:r>
      <w:r w:rsidR="00D12626">
        <w:t xml:space="preserve"> </w:t>
      </w:r>
      <w:r w:rsidR="005438AC">
        <w:t xml:space="preserve">WEBER, André </w:t>
      </w:r>
      <w:proofErr w:type="spellStart"/>
      <w:r w:rsidR="005438AC">
        <w:t>Felippe</w:t>
      </w:r>
      <w:proofErr w:type="spellEnd"/>
      <w:r w:rsidR="005438AC">
        <w:t xml:space="preserve">; </w:t>
      </w:r>
      <w:r w:rsidR="00524B60">
        <w:t xml:space="preserve">CECHINEL, </w:t>
      </w:r>
      <w:proofErr w:type="spellStart"/>
      <w:r w:rsidR="00524B60">
        <w:t>Helenluciany</w:t>
      </w:r>
      <w:proofErr w:type="spellEnd"/>
      <w:r w:rsidR="00524B60">
        <w:t>; THEISGES, Maria Luiza; MOECKE, Marcos</w:t>
      </w:r>
      <w:r w:rsidR="00524B60" w:rsidRPr="003E448C">
        <w:rPr>
          <w:b/>
          <w:bCs/>
        </w:rPr>
        <w:t xml:space="preserve">. </w:t>
      </w:r>
      <w:proofErr w:type="spellStart"/>
      <w:r w:rsidR="00524B60" w:rsidRPr="003E448C">
        <w:rPr>
          <w:b/>
          <w:bCs/>
        </w:rPr>
        <w:t>Arquitetura</w:t>
      </w:r>
      <w:proofErr w:type="spellEnd"/>
      <w:r w:rsidR="00524B60" w:rsidRPr="003E448C">
        <w:rPr>
          <w:b/>
          <w:bCs/>
        </w:rPr>
        <w:t xml:space="preserve"> FPGAs e CPLDs da ALTERA</w:t>
      </w:r>
      <w:r w:rsidR="003E448C">
        <w:rPr>
          <w:b/>
          <w:bCs/>
        </w:rPr>
        <w:t xml:space="preserve">. </w:t>
      </w:r>
      <w:r w:rsidR="003E448C">
        <w:t xml:space="preserve"> </w:t>
      </w:r>
      <w:proofErr w:type="spellStart"/>
      <w:r w:rsidR="003E448C">
        <w:t>Disponivel</w:t>
      </w:r>
      <w:proofErr w:type="spellEnd"/>
      <w:r w:rsidR="003E448C">
        <w:t xml:space="preserve"> </w:t>
      </w:r>
      <w:proofErr w:type="spellStart"/>
      <w:r w:rsidR="003E448C">
        <w:t>em</w:t>
      </w:r>
      <w:proofErr w:type="spellEnd"/>
      <w:r w:rsidR="003E448C">
        <w:t>:</w:t>
      </w:r>
    </w:p>
    <w:p w14:paraId="710B9FB7" w14:textId="1390183C" w:rsidR="003E448C" w:rsidRPr="003E448C" w:rsidRDefault="003E448C" w:rsidP="00BE739B">
      <w:r>
        <w:t>&lt;</w:t>
      </w:r>
      <w:r w:rsidRPr="003E448C">
        <w:t>https://wiki.sj.ifsc.edu.br/wiki/images/2/2a/DLP29006-AE1-Tema1-2016-1.pdf</w:t>
      </w:r>
      <w:r>
        <w:t xml:space="preserve">&gt; </w:t>
      </w:r>
      <w:proofErr w:type="spellStart"/>
      <w:r>
        <w:t>Acesso</w:t>
      </w:r>
      <w:proofErr w:type="spellEnd"/>
      <w:r>
        <w:t xml:space="preserve"> </w:t>
      </w:r>
      <w:proofErr w:type="spellStart"/>
      <w:r>
        <w:t>em</w:t>
      </w:r>
      <w:proofErr w:type="spellEnd"/>
      <w:r>
        <w:t xml:space="preserve"> 27/09/2019.</w:t>
      </w:r>
    </w:p>
    <w:p w14:paraId="6A3D27EE" w14:textId="4731D729" w:rsidR="002C7571" w:rsidRDefault="002C7571" w:rsidP="00492BCB"/>
    <w:p w14:paraId="36C67905" w14:textId="4198EEAF" w:rsidR="00F0616B" w:rsidRDefault="002C7571" w:rsidP="0010383E">
      <w:pPr>
        <w:spacing w:after="160"/>
        <w:rPr>
          <w:lang w:val="pt-BR"/>
        </w:rPr>
      </w:pPr>
      <w:r>
        <w:t>[9]</w:t>
      </w:r>
      <w:r w:rsidR="00F0616B">
        <w:t xml:space="preserve"> </w:t>
      </w:r>
      <w:r w:rsidR="00F0616B">
        <w:rPr>
          <w:lang w:val="pt-BR"/>
        </w:rPr>
        <w:t xml:space="preserve">ORDONEZ, Edward David Moreno. Pereira, Fábio </w:t>
      </w:r>
      <w:proofErr w:type="spellStart"/>
      <w:r w:rsidR="00F0616B">
        <w:rPr>
          <w:lang w:val="pt-BR"/>
        </w:rPr>
        <w:t>Dacêncio</w:t>
      </w:r>
      <w:proofErr w:type="spellEnd"/>
      <w:r w:rsidR="00F0616B">
        <w:rPr>
          <w:lang w:val="pt-BR"/>
        </w:rPr>
        <w:t xml:space="preserve">. Penteado, Cesar </w:t>
      </w:r>
      <w:proofErr w:type="spellStart"/>
      <w:r w:rsidR="00F0616B">
        <w:rPr>
          <w:lang w:val="pt-BR"/>
        </w:rPr>
        <w:t>Giacomini</w:t>
      </w:r>
      <w:proofErr w:type="spellEnd"/>
      <w:r w:rsidR="00F0616B">
        <w:rPr>
          <w:lang w:val="pt-BR"/>
        </w:rPr>
        <w:t xml:space="preserve">. </w:t>
      </w:r>
      <w:proofErr w:type="spellStart"/>
      <w:r w:rsidR="00F0616B">
        <w:rPr>
          <w:lang w:val="pt-BR"/>
        </w:rPr>
        <w:t>Pericino</w:t>
      </w:r>
      <w:proofErr w:type="spellEnd"/>
      <w:r w:rsidR="00F0616B">
        <w:rPr>
          <w:lang w:val="pt-BR"/>
        </w:rPr>
        <w:t xml:space="preserve">, Rodrigo de Almeida. </w:t>
      </w:r>
      <w:r w:rsidR="00F0616B" w:rsidRPr="00B77FCF">
        <w:rPr>
          <w:b/>
          <w:bCs/>
          <w:lang w:val="pt-BR"/>
        </w:rPr>
        <w:t>Projeto, Desempenho e Aplicações de Sistemas Digitais em Circuitos Programáveis (</w:t>
      </w:r>
      <w:proofErr w:type="spellStart"/>
      <w:r w:rsidR="00F0616B" w:rsidRPr="00B77FCF">
        <w:rPr>
          <w:b/>
          <w:bCs/>
          <w:lang w:val="pt-BR"/>
        </w:rPr>
        <w:t>FPGAs</w:t>
      </w:r>
      <w:proofErr w:type="spellEnd"/>
      <w:r w:rsidR="00F0616B" w:rsidRPr="00B77FCF">
        <w:rPr>
          <w:b/>
          <w:bCs/>
          <w:lang w:val="pt-BR"/>
        </w:rPr>
        <w:t>)</w:t>
      </w:r>
      <w:r w:rsidR="00F0616B">
        <w:rPr>
          <w:lang w:val="pt-BR"/>
        </w:rPr>
        <w:t xml:space="preserve"> – Pompéia: </w:t>
      </w:r>
      <w:proofErr w:type="spellStart"/>
      <w:r w:rsidR="00F0616B">
        <w:rPr>
          <w:lang w:val="pt-BR"/>
        </w:rPr>
        <w:t>Bless</w:t>
      </w:r>
      <w:proofErr w:type="spellEnd"/>
      <w:r w:rsidR="00F0616B">
        <w:rPr>
          <w:lang w:val="pt-BR"/>
        </w:rPr>
        <w:t>, 2003, 300p. ISBN: 85-87244-13-2</w:t>
      </w:r>
    </w:p>
    <w:p w14:paraId="2899C4C1" w14:textId="77777777" w:rsidR="0010383E" w:rsidRDefault="0010383E" w:rsidP="002220D4">
      <w:pPr>
        <w:spacing w:after="0"/>
        <w:rPr>
          <w:lang w:val="pt-BR"/>
        </w:rPr>
      </w:pPr>
    </w:p>
    <w:p w14:paraId="61A4A9D7" w14:textId="3C0D2BF3" w:rsidR="0010383E" w:rsidRDefault="0010383E" w:rsidP="0010383E">
      <w:pPr>
        <w:spacing w:after="160"/>
        <w:rPr>
          <w:lang w:val="pt-BR"/>
        </w:rPr>
      </w:pPr>
      <w:r>
        <w:rPr>
          <w:lang w:val="pt-BR"/>
        </w:rPr>
        <w:t xml:space="preserve">[10] </w:t>
      </w:r>
      <w:r w:rsidR="00922286">
        <w:rPr>
          <w:lang w:val="pt-BR"/>
        </w:rPr>
        <w:t xml:space="preserve">PEDRONI, Volnei A. </w:t>
      </w:r>
      <w:proofErr w:type="spellStart"/>
      <w:r w:rsidR="00922286" w:rsidRPr="002220D4">
        <w:rPr>
          <w:b/>
          <w:bCs/>
          <w:lang w:val="pt-BR"/>
        </w:rPr>
        <w:t>Circuit</w:t>
      </w:r>
      <w:proofErr w:type="spellEnd"/>
      <w:r w:rsidR="00922286" w:rsidRPr="002220D4">
        <w:rPr>
          <w:b/>
          <w:bCs/>
          <w:lang w:val="pt-BR"/>
        </w:rPr>
        <w:t xml:space="preserve"> Design</w:t>
      </w:r>
      <w:r w:rsidR="00056C6E" w:rsidRPr="002220D4">
        <w:rPr>
          <w:b/>
          <w:bCs/>
          <w:lang w:val="pt-BR"/>
        </w:rPr>
        <w:t xml:space="preserve"> </w:t>
      </w:r>
      <w:proofErr w:type="spellStart"/>
      <w:r w:rsidR="00056C6E" w:rsidRPr="002220D4">
        <w:rPr>
          <w:b/>
          <w:bCs/>
          <w:lang w:val="pt-BR"/>
        </w:rPr>
        <w:t>and</w:t>
      </w:r>
      <w:proofErr w:type="spellEnd"/>
      <w:r w:rsidR="00056C6E" w:rsidRPr="002220D4">
        <w:rPr>
          <w:b/>
          <w:bCs/>
          <w:lang w:val="pt-BR"/>
        </w:rPr>
        <w:t xml:space="preserve"> </w:t>
      </w:r>
      <w:proofErr w:type="spellStart"/>
      <w:r w:rsidR="00056C6E" w:rsidRPr="002220D4">
        <w:rPr>
          <w:b/>
          <w:bCs/>
          <w:lang w:val="pt-BR"/>
        </w:rPr>
        <w:t>Simulation</w:t>
      </w:r>
      <w:proofErr w:type="spellEnd"/>
      <w:r w:rsidR="00056C6E" w:rsidRPr="002220D4">
        <w:rPr>
          <w:b/>
          <w:bCs/>
          <w:lang w:val="pt-BR"/>
        </w:rPr>
        <w:t xml:space="preserve"> </w:t>
      </w:r>
      <w:proofErr w:type="spellStart"/>
      <w:r w:rsidR="00056C6E" w:rsidRPr="002220D4">
        <w:rPr>
          <w:b/>
          <w:bCs/>
          <w:lang w:val="pt-BR"/>
        </w:rPr>
        <w:t>with</w:t>
      </w:r>
      <w:proofErr w:type="spellEnd"/>
      <w:r w:rsidR="00056C6E" w:rsidRPr="002220D4">
        <w:rPr>
          <w:b/>
          <w:bCs/>
          <w:lang w:val="pt-BR"/>
        </w:rPr>
        <w:t xml:space="preserve"> VHDL</w:t>
      </w:r>
      <w:r w:rsidR="00056C6E">
        <w:rPr>
          <w:lang w:val="pt-BR"/>
        </w:rPr>
        <w:t xml:space="preserve"> – 2nd ed. The MIT Pre</w:t>
      </w:r>
      <w:r w:rsidR="002220D4">
        <w:rPr>
          <w:lang w:val="pt-BR"/>
        </w:rPr>
        <w:t>s</w:t>
      </w:r>
      <w:r w:rsidR="00056C6E">
        <w:rPr>
          <w:lang w:val="pt-BR"/>
        </w:rPr>
        <w:t xml:space="preserve">s. Cambridge, </w:t>
      </w:r>
      <w:proofErr w:type="spellStart"/>
      <w:r w:rsidR="00056C6E">
        <w:rPr>
          <w:lang w:val="pt-BR"/>
        </w:rPr>
        <w:t>Massachussetts</w:t>
      </w:r>
      <w:proofErr w:type="spellEnd"/>
      <w:r w:rsidR="00056C6E">
        <w:rPr>
          <w:lang w:val="pt-BR"/>
        </w:rPr>
        <w:t>. ISBN 978-0-262-01-433</w:t>
      </w:r>
      <w:r w:rsidR="002220D4">
        <w:rPr>
          <w:lang w:val="pt-BR"/>
        </w:rPr>
        <w:t>-5.</w:t>
      </w:r>
    </w:p>
    <w:p w14:paraId="605BD4BA" w14:textId="3CE911BE" w:rsidR="004602EC" w:rsidRDefault="004602EC" w:rsidP="00E64AF6">
      <w:pPr>
        <w:spacing w:after="0"/>
        <w:rPr>
          <w:lang w:val="pt-BR"/>
        </w:rPr>
      </w:pPr>
    </w:p>
    <w:p w14:paraId="545A7885" w14:textId="31A0567E" w:rsidR="004602EC" w:rsidRDefault="004602EC" w:rsidP="004602EC">
      <w:pPr>
        <w:rPr>
          <w:lang w:val="pt-BR"/>
        </w:rPr>
      </w:pPr>
      <w:r>
        <w:rPr>
          <w:lang w:val="pt-BR"/>
        </w:rPr>
        <w:t xml:space="preserve">[11] SAWANT, </w:t>
      </w:r>
      <w:proofErr w:type="spellStart"/>
      <w:r>
        <w:rPr>
          <w:lang w:val="pt-BR"/>
        </w:rPr>
        <w:t>Minal</w:t>
      </w:r>
      <w:proofErr w:type="spellEnd"/>
      <w:r>
        <w:rPr>
          <w:lang w:val="pt-BR"/>
        </w:rPr>
        <w:t xml:space="preserve">. </w:t>
      </w:r>
      <w:proofErr w:type="spellStart"/>
      <w:r w:rsidRPr="00061CFD">
        <w:rPr>
          <w:b/>
          <w:bCs/>
          <w:lang w:val="pt-BR"/>
        </w:rPr>
        <w:t>Past</w:t>
      </w:r>
      <w:proofErr w:type="spellEnd"/>
      <w:r w:rsidRPr="00061CFD">
        <w:rPr>
          <w:b/>
          <w:bCs/>
          <w:lang w:val="pt-BR"/>
        </w:rPr>
        <w:t xml:space="preserve">, </w:t>
      </w:r>
      <w:proofErr w:type="spellStart"/>
      <w:r w:rsidRPr="00061CFD">
        <w:rPr>
          <w:b/>
          <w:bCs/>
          <w:lang w:val="pt-BR"/>
        </w:rPr>
        <w:t>Present</w:t>
      </w:r>
      <w:proofErr w:type="spellEnd"/>
      <w:r w:rsidRPr="00061CFD">
        <w:rPr>
          <w:b/>
          <w:bCs/>
          <w:lang w:val="pt-BR"/>
        </w:rPr>
        <w:t xml:space="preserve">, Future – Xilinx </w:t>
      </w:r>
      <w:proofErr w:type="spellStart"/>
      <w:r w:rsidRPr="00061CFD">
        <w:rPr>
          <w:b/>
          <w:bCs/>
          <w:lang w:val="pt-BR"/>
        </w:rPr>
        <w:t>on</w:t>
      </w:r>
      <w:proofErr w:type="spellEnd"/>
      <w:r w:rsidRPr="00061CFD">
        <w:rPr>
          <w:b/>
          <w:bCs/>
          <w:lang w:val="pt-BR"/>
        </w:rPr>
        <w:t xml:space="preserve"> </w:t>
      </w:r>
      <w:proofErr w:type="spellStart"/>
      <w:r w:rsidRPr="00061CFD">
        <w:rPr>
          <w:b/>
          <w:bCs/>
          <w:lang w:val="pt-BR"/>
        </w:rPr>
        <w:t>Mars</w:t>
      </w:r>
      <w:proofErr w:type="spellEnd"/>
      <w:r w:rsidRPr="00061CFD">
        <w:rPr>
          <w:b/>
          <w:bCs/>
          <w:lang w:val="pt-BR"/>
        </w:rPr>
        <w:t xml:space="preserve"> </w:t>
      </w:r>
      <w:proofErr w:type="spellStart"/>
      <w:r w:rsidRPr="00061CFD">
        <w:rPr>
          <w:b/>
          <w:bCs/>
          <w:lang w:val="pt-BR"/>
        </w:rPr>
        <w:t>Rovers</w:t>
      </w:r>
      <w:proofErr w:type="spellEnd"/>
      <w:r w:rsidRPr="00061CFD">
        <w:rPr>
          <w:b/>
          <w:bCs/>
          <w:lang w:val="pt-BR"/>
        </w:rPr>
        <w:t>...!</w:t>
      </w:r>
    </w:p>
    <w:p w14:paraId="40CC9A9C" w14:textId="77032E65" w:rsidR="004602EC" w:rsidRDefault="004602EC" w:rsidP="004602EC">
      <w:r>
        <w:rPr>
          <w:lang w:val="pt-BR"/>
        </w:rPr>
        <w:t>Retirado de: &lt;</w:t>
      </w:r>
      <w:hyperlink r:id="rId34" w:history="1">
        <w:r>
          <w:rPr>
            <w:rStyle w:val="Hyperlink"/>
          </w:rPr>
          <w:t>https://forums.xilinx.com/t5/Adaptable-Advantage-Blog/Past-Present-Future-Xilinx-on-Mars-Rovers/ba-p/944915</w:t>
        </w:r>
      </w:hyperlink>
      <w:r>
        <w:t xml:space="preserve">&gt; </w:t>
      </w:r>
      <w:proofErr w:type="spellStart"/>
      <w:r>
        <w:t>Acesso</w:t>
      </w:r>
      <w:proofErr w:type="spellEnd"/>
      <w:r>
        <w:t xml:space="preserve"> </w:t>
      </w:r>
      <w:proofErr w:type="spellStart"/>
      <w:r>
        <w:t>em</w:t>
      </w:r>
      <w:proofErr w:type="spellEnd"/>
      <w:r>
        <w:t xml:space="preserve"> </w:t>
      </w:r>
      <w:r w:rsidR="00E64AF6">
        <w:t>14/08/2019</w:t>
      </w:r>
      <w:r w:rsidR="00061CFD">
        <w:t>;</w:t>
      </w:r>
    </w:p>
    <w:p w14:paraId="08676B81" w14:textId="0293F8BA" w:rsidR="00E64AF6" w:rsidRDefault="00E64AF6" w:rsidP="00E64AF6">
      <w:pPr>
        <w:spacing w:after="0"/>
      </w:pPr>
    </w:p>
    <w:p w14:paraId="01B9A847" w14:textId="53F0F49F" w:rsidR="00E64AF6" w:rsidRDefault="00E64AF6" w:rsidP="004602EC">
      <w:r>
        <w:t>[12]</w:t>
      </w:r>
      <w:r w:rsidR="00431121">
        <w:t xml:space="preserve"> </w:t>
      </w:r>
      <w:r w:rsidR="00061CFD">
        <w:t xml:space="preserve">National Instruments. </w:t>
      </w:r>
      <w:r w:rsidR="00431121" w:rsidRPr="00061CFD">
        <w:rPr>
          <w:b/>
          <w:bCs/>
        </w:rPr>
        <w:t>FPGA Fundamentals</w:t>
      </w:r>
      <w:r w:rsidR="00061CFD">
        <w:t xml:space="preserve">. </w:t>
      </w:r>
      <w:proofErr w:type="spellStart"/>
      <w:r w:rsidR="00061CFD">
        <w:t>Retirado</w:t>
      </w:r>
      <w:proofErr w:type="spellEnd"/>
      <w:r w:rsidR="00061CFD">
        <w:t xml:space="preserve"> de: &lt;</w:t>
      </w:r>
      <w:hyperlink r:id="rId35" w:history="1">
        <w:r w:rsidR="00061CFD">
          <w:rPr>
            <w:rStyle w:val="Hyperlink"/>
          </w:rPr>
          <w:t>http://www.ni.com/pt-br/innovations/white-papers/08/fpga-fundamentals.html</w:t>
        </w:r>
      </w:hyperlink>
      <w:r w:rsidR="00061CFD">
        <w:t xml:space="preserve">&gt; </w:t>
      </w:r>
      <w:proofErr w:type="spellStart"/>
      <w:r w:rsidR="00061CFD">
        <w:t>Acesso</w:t>
      </w:r>
      <w:proofErr w:type="spellEnd"/>
      <w:r w:rsidR="00061CFD">
        <w:t xml:space="preserve"> </w:t>
      </w:r>
      <w:proofErr w:type="spellStart"/>
      <w:r w:rsidR="00061CFD">
        <w:t>em</w:t>
      </w:r>
      <w:proofErr w:type="spellEnd"/>
      <w:r w:rsidR="00061CFD">
        <w:t xml:space="preserve"> 14/08/2019;</w:t>
      </w:r>
    </w:p>
    <w:p w14:paraId="5DE56B26" w14:textId="454C8684" w:rsidR="00061CFD" w:rsidRDefault="00061CFD" w:rsidP="00061CFD">
      <w:pPr>
        <w:spacing w:after="0"/>
      </w:pPr>
    </w:p>
    <w:p w14:paraId="512FF061" w14:textId="495B67A3" w:rsidR="00092249" w:rsidRDefault="00061CFD" w:rsidP="00A73C89">
      <w:pPr>
        <w:spacing w:after="0"/>
      </w:pPr>
      <w:r>
        <w:t>[13]</w:t>
      </w:r>
      <w:r w:rsidR="00092249">
        <w:t xml:space="preserve"> </w:t>
      </w:r>
      <w:r w:rsidR="00A73C89" w:rsidRPr="00A73C89">
        <w:rPr>
          <w:b/>
          <w:bCs/>
        </w:rPr>
        <w:t>Altera DE2-115 Development and Education Board</w:t>
      </w:r>
      <w:r w:rsidR="00A73C89">
        <w:rPr>
          <w:b/>
          <w:bCs/>
        </w:rPr>
        <w:t xml:space="preserve"> – Overview. </w:t>
      </w:r>
      <w:proofErr w:type="spellStart"/>
      <w:r w:rsidR="00A73C89">
        <w:t>Retirado</w:t>
      </w:r>
      <w:proofErr w:type="spellEnd"/>
      <w:r w:rsidR="00A73C89">
        <w:t xml:space="preserve"> de:</w:t>
      </w:r>
    </w:p>
    <w:p w14:paraId="52A3A9A9" w14:textId="64F997E1" w:rsidR="00A73C89" w:rsidRDefault="00B430AE" w:rsidP="00A73C89">
      <w:pPr>
        <w:spacing w:after="0"/>
      </w:pPr>
      <w:r>
        <w:t>&lt;</w:t>
      </w:r>
      <w:hyperlink r:id="rId36" w:history="1">
        <w:r w:rsidRPr="005A330B">
          <w:rPr>
            <w:rStyle w:val="Hyperlink"/>
          </w:rPr>
          <w:t>http://www.terasic.com.tw/cgi-bin/page/archive.pl?Language=English&amp;CategoryNo=139&amp;No=502</w:t>
        </w:r>
      </w:hyperlink>
      <w:r>
        <w:t xml:space="preserve">&gt; </w:t>
      </w:r>
      <w:proofErr w:type="spellStart"/>
      <w:r>
        <w:t>Acesso</w:t>
      </w:r>
      <w:proofErr w:type="spellEnd"/>
      <w:r>
        <w:t xml:space="preserve"> </w:t>
      </w:r>
      <w:proofErr w:type="spellStart"/>
      <w:r>
        <w:t>em</w:t>
      </w:r>
      <w:proofErr w:type="spellEnd"/>
      <w:r>
        <w:t xml:space="preserve"> 19/09/2019.</w:t>
      </w:r>
    </w:p>
    <w:p w14:paraId="56447B30" w14:textId="77777777" w:rsidR="00B430AE" w:rsidRPr="00A73C89" w:rsidRDefault="00B430AE" w:rsidP="00A73C89">
      <w:pPr>
        <w:spacing w:after="0"/>
      </w:pPr>
    </w:p>
    <w:p w14:paraId="1A6E1644" w14:textId="6C83EF47" w:rsidR="00A73C89" w:rsidRDefault="00A73C89" w:rsidP="00A73C89">
      <w:pPr>
        <w:spacing w:after="0"/>
      </w:pPr>
      <w:r>
        <w:t xml:space="preserve">[14] </w:t>
      </w:r>
      <w:r w:rsidRPr="00A73C89">
        <w:rPr>
          <w:b/>
          <w:bCs/>
        </w:rPr>
        <w:t>Altera DE2-115 Development and Education Board</w:t>
      </w:r>
      <w:r>
        <w:rPr>
          <w:b/>
          <w:bCs/>
        </w:rPr>
        <w:t xml:space="preserve"> – Layout. </w:t>
      </w:r>
      <w:proofErr w:type="spellStart"/>
      <w:r>
        <w:t>Retirado</w:t>
      </w:r>
      <w:proofErr w:type="spellEnd"/>
      <w:r>
        <w:t xml:space="preserve"> de:</w:t>
      </w:r>
    </w:p>
    <w:p w14:paraId="0C58FF54" w14:textId="0B8C47BB" w:rsidR="00A73C89" w:rsidRDefault="00A73C89" w:rsidP="00A73C89">
      <w:pPr>
        <w:spacing w:after="0"/>
        <w:jc w:val="left"/>
      </w:pPr>
      <w:r>
        <w:t>&lt;</w:t>
      </w:r>
      <w:hyperlink r:id="rId37" w:anchor="section" w:history="1">
        <w:r w:rsidRPr="005A330B">
          <w:rPr>
            <w:rStyle w:val="Hyperlink"/>
          </w:rPr>
          <w:t>https://www.terasic.com.tw/cgi-bin/page/archive.pl?Language=English&amp;CategoryNo=139&amp;No=502&amp;PartNo=3#section</w:t>
        </w:r>
      </w:hyperlink>
      <w:r>
        <w:t xml:space="preserve">&gt; </w:t>
      </w:r>
      <w:proofErr w:type="spellStart"/>
      <w:r>
        <w:t>Acesso</w:t>
      </w:r>
      <w:proofErr w:type="spellEnd"/>
      <w:r>
        <w:t xml:space="preserve"> </w:t>
      </w:r>
      <w:proofErr w:type="spellStart"/>
      <w:r>
        <w:t>em</w:t>
      </w:r>
      <w:proofErr w:type="spellEnd"/>
      <w:r>
        <w:t xml:space="preserve"> 19/09/2019;</w:t>
      </w:r>
    </w:p>
    <w:p w14:paraId="1FA891E6" w14:textId="20F1EA8A" w:rsidR="00A45051" w:rsidRDefault="00A45051" w:rsidP="00A73C89">
      <w:pPr>
        <w:spacing w:after="0"/>
        <w:jc w:val="left"/>
      </w:pPr>
    </w:p>
    <w:p w14:paraId="269F454A" w14:textId="62CF7B04" w:rsidR="004C7EAD" w:rsidRDefault="00A45051" w:rsidP="004C7EAD">
      <w:pPr>
        <w:spacing w:after="0"/>
        <w:jc w:val="left"/>
      </w:pPr>
      <w:r>
        <w:t>[15]</w:t>
      </w:r>
      <w:r w:rsidR="000227C0">
        <w:t xml:space="preserve"> </w:t>
      </w:r>
      <w:r w:rsidR="004C7EAD" w:rsidRPr="004C7EAD">
        <w:rPr>
          <w:b/>
          <w:bCs/>
        </w:rPr>
        <w:t xml:space="preserve">Altera DE2-115 Development and Education Board From </w:t>
      </w:r>
      <w:proofErr w:type="spellStart"/>
      <w:r w:rsidR="004C7EAD" w:rsidRPr="004C7EAD">
        <w:rPr>
          <w:b/>
          <w:bCs/>
        </w:rPr>
        <w:t>Terasic</w:t>
      </w:r>
      <w:proofErr w:type="spellEnd"/>
      <w:r w:rsidR="004C7EAD" w:rsidRPr="004C7EAD">
        <w:rPr>
          <w:b/>
          <w:bCs/>
        </w:rPr>
        <w:t xml:space="preserve"> Inc.</w:t>
      </w:r>
      <w:r w:rsidR="004C7EAD">
        <w:t xml:space="preserve"> </w:t>
      </w:r>
      <w:proofErr w:type="spellStart"/>
      <w:r w:rsidR="004C7EAD">
        <w:t>Retirado</w:t>
      </w:r>
      <w:proofErr w:type="spellEnd"/>
      <w:r w:rsidR="004C7EAD">
        <w:t xml:space="preserve"> de: &lt;</w:t>
      </w:r>
      <w:hyperlink r:id="rId38" w:anchor="board-quality-metrics" w:history="1">
        <w:r w:rsidR="004C7EAD" w:rsidRPr="005A330B">
          <w:rPr>
            <w:rStyle w:val="Hyperlink"/>
          </w:rPr>
          <w:t>https://www.intel.com/content/www/us/en/programmable/solutions/partners/partner-profile/terasic-inc-/board/altera-de2-115-development-and-education-board.html#board-quality-metrics</w:t>
        </w:r>
      </w:hyperlink>
      <w:r w:rsidR="004C7EAD">
        <w:t xml:space="preserve">&gt; </w:t>
      </w:r>
      <w:proofErr w:type="spellStart"/>
      <w:r w:rsidR="004C7EAD">
        <w:t>Acesso</w:t>
      </w:r>
      <w:proofErr w:type="spellEnd"/>
      <w:r w:rsidR="004C7EAD">
        <w:t xml:space="preserve"> </w:t>
      </w:r>
      <w:proofErr w:type="spellStart"/>
      <w:r w:rsidR="004C7EAD">
        <w:t>em</w:t>
      </w:r>
      <w:proofErr w:type="spellEnd"/>
      <w:r w:rsidR="004C7EAD">
        <w:t xml:space="preserve"> 19/09/2019.</w:t>
      </w:r>
    </w:p>
    <w:p w14:paraId="4CAF444F" w14:textId="7ADC6E33" w:rsidR="004C7EAD" w:rsidRDefault="004C7EAD" w:rsidP="004C7EAD">
      <w:pPr>
        <w:spacing w:after="0"/>
        <w:jc w:val="left"/>
      </w:pPr>
    </w:p>
    <w:p w14:paraId="757CA31E" w14:textId="3DFCC2C8" w:rsidR="004C7EAD" w:rsidRDefault="004C7EAD" w:rsidP="004C7EAD">
      <w:pPr>
        <w:spacing w:after="0"/>
        <w:jc w:val="left"/>
      </w:pPr>
      <w:r>
        <w:t>[16]</w:t>
      </w:r>
      <w:r w:rsidR="001A2490">
        <w:t xml:space="preserve"> </w:t>
      </w:r>
      <w:r w:rsidR="001A2490" w:rsidRPr="001A2490">
        <w:rPr>
          <w:b/>
          <w:bCs/>
        </w:rPr>
        <w:t>Intel FPGAs devices</w:t>
      </w:r>
      <w:r w:rsidR="001A2490">
        <w:t xml:space="preserve">. </w:t>
      </w:r>
      <w:proofErr w:type="spellStart"/>
      <w:r w:rsidR="001A2490">
        <w:t>Retirado</w:t>
      </w:r>
      <w:proofErr w:type="spellEnd"/>
      <w:r w:rsidR="001A2490">
        <w:t xml:space="preserve"> de: &lt;</w:t>
      </w:r>
      <w:hyperlink r:id="rId39" w:history="1">
        <w:r w:rsidR="001A2490" w:rsidRPr="005A330B">
          <w:rPr>
            <w:rStyle w:val="Hyperlink"/>
          </w:rPr>
          <w:t>https://www.intel.com/content/www/us/en/products/programmable/fpga.html</w:t>
        </w:r>
      </w:hyperlink>
      <w:r w:rsidR="001A2490">
        <w:t xml:space="preserve">&gt; </w:t>
      </w:r>
      <w:proofErr w:type="spellStart"/>
      <w:r w:rsidR="001A2490">
        <w:t>Acesso</w:t>
      </w:r>
      <w:proofErr w:type="spellEnd"/>
      <w:r w:rsidR="001A2490">
        <w:t xml:space="preserve"> </w:t>
      </w:r>
      <w:proofErr w:type="spellStart"/>
      <w:r w:rsidR="001A2490">
        <w:t>em</w:t>
      </w:r>
      <w:proofErr w:type="spellEnd"/>
      <w:r w:rsidR="001A2490">
        <w:t xml:space="preserve"> 20/09/2019</w:t>
      </w:r>
    </w:p>
    <w:p w14:paraId="24C953D7" w14:textId="5AA22922" w:rsidR="00A5596C" w:rsidRDefault="00A5596C" w:rsidP="004C7EAD">
      <w:pPr>
        <w:spacing w:after="0"/>
        <w:jc w:val="left"/>
      </w:pPr>
    </w:p>
    <w:p w14:paraId="50AAE0AF" w14:textId="11987879" w:rsidR="002220D4" w:rsidRDefault="00A5596C" w:rsidP="00DA076D">
      <w:pPr>
        <w:spacing w:after="0"/>
        <w:jc w:val="left"/>
      </w:pPr>
      <w:r>
        <w:lastRenderedPageBreak/>
        <w:t>[17</w:t>
      </w:r>
      <w:r w:rsidR="00DA076D">
        <w:t>]</w:t>
      </w:r>
      <w:r w:rsidR="00B44D19">
        <w:t xml:space="preserve"> </w:t>
      </w:r>
      <w:r w:rsidR="00F33475">
        <w:t>HAMAMATSU</w:t>
      </w:r>
      <w:r w:rsidR="00B44D19">
        <w:t xml:space="preserve">. </w:t>
      </w:r>
      <w:r w:rsidR="00B44D19" w:rsidRPr="00F33475">
        <w:rPr>
          <w:b/>
          <w:bCs/>
        </w:rPr>
        <w:t>Head-on PMT. Photon Counting Head H7360 Series</w:t>
      </w:r>
      <w:r w:rsidR="00B44D19">
        <w:t xml:space="preserve">. </w:t>
      </w:r>
      <w:proofErr w:type="spellStart"/>
      <w:r w:rsidR="00B44D19">
        <w:t>Disponível</w:t>
      </w:r>
      <w:proofErr w:type="spellEnd"/>
      <w:r w:rsidR="00B44D19">
        <w:t xml:space="preserve"> </w:t>
      </w:r>
      <w:proofErr w:type="spellStart"/>
      <w:r w:rsidR="00B44D19">
        <w:t>em</w:t>
      </w:r>
      <w:proofErr w:type="spellEnd"/>
      <w:r w:rsidR="00B44D19">
        <w:t>: &lt;</w:t>
      </w:r>
      <w:hyperlink r:id="rId40" w:history="1">
        <w:r w:rsidR="00B44D19">
          <w:rPr>
            <w:rStyle w:val="Hyperlink"/>
          </w:rPr>
          <w:t>https://www.hamamatsu.com/resources/pdf/etd/m-h7360e.pdf</w:t>
        </w:r>
      </w:hyperlink>
      <w:r w:rsidR="00B44D19">
        <w:t xml:space="preserve">&gt; </w:t>
      </w:r>
      <w:proofErr w:type="spellStart"/>
      <w:r w:rsidR="00B44D19">
        <w:t>Acesso</w:t>
      </w:r>
      <w:proofErr w:type="spellEnd"/>
      <w:r w:rsidR="00B44D19">
        <w:t xml:space="preserve"> </w:t>
      </w:r>
      <w:proofErr w:type="spellStart"/>
      <w:r w:rsidR="00B44D19">
        <w:t>em</w:t>
      </w:r>
      <w:proofErr w:type="spellEnd"/>
      <w:r w:rsidR="00B44D19">
        <w:t>: 21/10/2019;</w:t>
      </w:r>
    </w:p>
    <w:p w14:paraId="1829EE6D" w14:textId="77777777" w:rsidR="006342BF" w:rsidRDefault="006342BF" w:rsidP="00DA076D">
      <w:pPr>
        <w:spacing w:after="0"/>
        <w:jc w:val="left"/>
      </w:pPr>
    </w:p>
    <w:p w14:paraId="469E4F0E" w14:textId="77777777" w:rsidR="000B56D1" w:rsidRDefault="00B44D19" w:rsidP="00DA076D">
      <w:pPr>
        <w:spacing w:after="0"/>
        <w:jc w:val="left"/>
      </w:pPr>
      <w:r>
        <w:t>[18]</w:t>
      </w:r>
      <w:r w:rsidR="00F33475">
        <w:t xml:space="preserve"> HAMAMATSU. Photomultiplier Tubes. Basics and Applications. Third edition (Edition 3a). </w:t>
      </w:r>
      <w:proofErr w:type="spellStart"/>
      <w:r w:rsidR="00F33475">
        <w:t>Disponível</w:t>
      </w:r>
      <w:proofErr w:type="spellEnd"/>
      <w:r w:rsidR="00F33475">
        <w:t xml:space="preserve"> </w:t>
      </w:r>
      <w:proofErr w:type="spellStart"/>
      <w:r w:rsidR="00F33475">
        <w:t>em</w:t>
      </w:r>
      <w:proofErr w:type="spellEnd"/>
      <w:r w:rsidR="00F33475">
        <w:t xml:space="preserve">: </w:t>
      </w:r>
      <w:r w:rsidR="009B3B6F">
        <w:t>&lt;</w:t>
      </w:r>
      <w:hyperlink r:id="rId41" w:history="1">
        <w:r w:rsidR="009B3B6F" w:rsidRPr="007D44A4">
          <w:rPr>
            <w:rStyle w:val="Hyperlink"/>
          </w:rPr>
          <w:t>https://www.hamamatsu.com/resources/pdf/etd/PMT_handbook_v3aE.pdf</w:t>
        </w:r>
      </w:hyperlink>
      <w:r w:rsidR="009B3B6F">
        <w:t xml:space="preserve">&gt; </w:t>
      </w:r>
    </w:p>
    <w:p w14:paraId="784F819B" w14:textId="45F79866" w:rsidR="00B44D19" w:rsidRDefault="009B3B6F" w:rsidP="00DA076D">
      <w:pPr>
        <w:spacing w:after="0"/>
        <w:jc w:val="left"/>
        <w:rPr>
          <w:lang w:val="pt-BR"/>
        </w:rPr>
      </w:pPr>
      <w:proofErr w:type="spellStart"/>
      <w:r>
        <w:t>Acesso</w:t>
      </w:r>
      <w:proofErr w:type="spellEnd"/>
      <w:r>
        <w:t xml:space="preserve"> </w:t>
      </w:r>
      <w:proofErr w:type="spellStart"/>
      <w:r>
        <w:t>em</w:t>
      </w:r>
      <w:proofErr w:type="spellEnd"/>
      <w:r>
        <w:t>: 21/10/2019;</w:t>
      </w:r>
    </w:p>
    <w:p w14:paraId="5E1829D7" w14:textId="1D24BF4C" w:rsidR="005670FE" w:rsidRDefault="005670FE" w:rsidP="004602EC"/>
    <w:p w14:paraId="25CB8F38" w14:textId="77777777" w:rsidR="005670FE" w:rsidRDefault="005670FE">
      <w:pPr>
        <w:spacing w:after="160" w:line="259" w:lineRule="auto"/>
        <w:jc w:val="left"/>
      </w:pPr>
      <w:r>
        <w:br w:type="page"/>
      </w:r>
    </w:p>
    <w:p w14:paraId="1DF6B905" w14:textId="21776E6C" w:rsidR="002C7571" w:rsidRDefault="00253F3C" w:rsidP="00F416EC">
      <w:pPr>
        <w:pStyle w:val="Heading1"/>
        <w:numPr>
          <w:ilvl w:val="0"/>
          <w:numId w:val="0"/>
        </w:numPr>
        <w:ind w:left="432"/>
        <w:jc w:val="both"/>
      </w:pPr>
      <w:bookmarkStart w:id="343" w:name="_Toc22768836"/>
      <w:r>
        <w:lastRenderedPageBreak/>
        <w:t>ANEXO</w:t>
      </w:r>
      <w:r w:rsidR="005670FE">
        <w:t xml:space="preserve"> A</w:t>
      </w:r>
      <w:ins w:id="344" w:author="Pedro Oliveira" w:date="2019-10-23T23:43:00Z">
        <w:r w:rsidR="009229B5">
          <w:t>: Descrição de Hardware em VHDL</w:t>
        </w:r>
        <w:bookmarkEnd w:id="343"/>
        <w:r w:rsidR="009229B5">
          <w:t xml:space="preserve"> </w:t>
        </w:r>
      </w:ins>
    </w:p>
    <w:p w14:paraId="7485C073" w14:textId="0D08E886" w:rsidR="00DA5774" w:rsidRPr="00F776CB" w:rsidDel="009229B5" w:rsidRDefault="00F416EC" w:rsidP="00261C0E">
      <w:pPr>
        <w:rPr>
          <w:del w:id="345" w:author="Pedro Oliveira" w:date="2019-10-23T23:43:00Z"/>
          <w:rStyle w:val="SubtleEmphasis"/>
        </w:rPr>
      </w:pPr>
      <w:del w:id="346" w:author="Pedro Oliveira" w:date="2019-10-23T23:43:00Z">
        <w:r w:rsidDel="009229B5">
          <w:rPr>
            <w:lang w:val="pt-BR"/>
          </w:rPr>
          <w:delText>VHDL</w:delText>
        </w:r>
        <w:r w:rsidR="00261C0E" w:rsidDel="009229B5">
          <w:rPr>
            <w:lang w:val="pt-BR"/>
          </w:rPr>
          <w:delText xml:space="preserve">: </w:delText>
        </w:r>
        <w:r w:rsidR="00261C0E" w:rsidRPr="00261C0E" w:rsidDel="009229B5">
          <w:rPr>
            <w:lang w:val="pt-BR"/>
          </w:rPr>
          <w:delText>Multichannel Counting Unit</w:delText>
        </w:r>
      </w:del>
    </w:p>
    <w:p w14:paraId="4A34F9E2" w14:textId="77777777" w:rsidR="00DA5774" w:rsidRPr="00F776CB" w:rsidRDefault="00DA5774" w:rsidP="00DA5774">
      <w:pPr>
        <w:spacing w:before="0" w:after="0" w:line="240" w:lineRule="auto"/>
        <w:jc w:val="left"/>
        <w:rPr>
          <w:rStyle w:val="SubtleEmphasis"/>
        </w:rPr>
      </w:pPr>
      <w:r w:rsidRPr="00F776CB">
        <w:rPr>
          <w:rStyle w:val="SubtleEmphasis"/>
        </w:rPr>
        <w:t>-- Pulse Counter </w:t>
      </w:r>
    </w:p>
    <w:p w14:paraId="6D63218D" w14:textId="2C41E595" w:rsidR="00DA5774" w:rsidRPr="00F776CB" w:rsidRDefault="00DA5774" w:rsidP="00DA5774">
      <w:pPr>
        <w:spacing w:before="0" w:after="0" w:line="240" w:lineRule="auto"/>
        <w:jc w:val="left"/>
        <w:rPr>
          <w:rStyle w:val="SubtleEmphasis"/>
        </w:rPr>
      </w:pPr>
      <w:r w:rsidRPr="00F776CB">
        <w:rPr>
          <w:rStyle w:val="SubtleEmphasis"/>
        </w:rPr>
        <w:t>-- Multichannel Counting Unit</w:t>
      </w:r>
    </w:p>
    <w:p w14:paraId="11A325F2" w14:textId="1A11CFA4" w:rsidR="00351C43" w:rsidRPr="00F776CB" w:rsidRDefault="00351C43" w:rsidP="00351C43">
      <w:pPr>
        <w:spacing w:before="0" w:after="0" w:line="240" w:lineRule="auto"/>
        <w:jc w:val="left"/>
        <w:rPr>
          <w:rStyle w:val="SubtleEmphasis"/>
        </w:rPr>
      </w:pPr>
      <w:r w:rsidRPr="00F776CB">
        <w:rPr>
          <w:rStyle w:val="SubtleEmphasis"/>
        </w:rPr>
        <w:t xml:space="preserve">-- Pedro Henrique S. Oliveira – </w:t>
      </w:r>
      <w:proofErr w:type="spellStart"/>
      <w:r w:rsidRPr="00F776CB">
        <w:rPr>
          <w:rStyle w:val="SubtleEmphasis"/>
        </w:rPr>
        <w:t>Laboratorio</w:t>
      </w:r>
      <w:proofErr w:type="spellEnd"/>
      <w:r w:rsidRPr="00F776CB">
        <w:rPr>
          <w:rStyle w:val="SubtleEmphasis"/>
        </w:rPr>
        <w:t xml:space="preserve"> de </w:t>
      </w:r>
      <w:proofErr w:type="spellStart"/>
      <w:r w:rsidRPr="00F776CB">
        <w:rPr>
          <w:rStyle w:val="SubtleEmphasis"/>
        </w:rPr>
        <w:t>Fot</w:t>
      </w:r>
      <w:r w:rsidR="00F776CB">
        <w:rPr>
          <w:rStyle w:val="SubtleEmphasis"/>
        </w:rPr>
        <w:t>o</w:t>
      </w:r>
      <w:r w:rsidRPr="00F776CB">
        <w:rPr>
          <w:rStyle w:val="SubtleEmphasis"/>
        </w:rPr>
        <w:t>nica</w:t>
      </w:r>
      <w:proofErr w:type="spellEnd"/>
      <w:r w:rsidRPr="00F776CB">
        <w:rPr>
          <w:rStyle w:val="SubtleEmphasis"/>
        </w:rPr>
        <w:t xml:space="preserve"> </w:t>
      </w:r>
      <w:proofErr w:type="spellStart"/>
      <w:r w:rsidRPr="00F776CB">
        <w:rPr>
          <w:rStyle w:val="SubtleEmphasis"/>
        </w:rPr>
        <w:t>Aplicada</w:t>
      </w:r>
      <w:proofErr w:type="spellEnd"/>
      <w:r w:rsidRPr="00F776CB">
        <w:rPr>
          <w:rStyle w:val="SubtleEmphasis"/>
        </w:rPr>
        <w:t>/2017</w:t>
      </w:r>
    </w:p>
    <w:p w14:paraId="686BFBAE" w14:textId="77777777" w:rsidR="00351C43" w:rsidRPr="00F776CB" w:rsidRDefault="00351C43" w:rsidP="00DA5774">
      <w:pPr>
        <w:spacing w:before="0" w:after="0" w:line="240" w:lineRule="auto"/>
        <w:jc w:val="left"/>
        <w:rPr>
          <w:rStyle w:val="SubtleEmphasis"/>
        </w:rPr>
      </w:pPr>
    </w:p>
    <w:p w14:paraId="0F0AFEE2" w14:textId="205181A7" w:rsidR="00DA5774" w:rsidRPr="00F776CB" w:rsidRDefault="00DA5774" w:rsidP="00DA5774">
      <w:pPr>
        <w:spacing w:before="0" w:after="0" w:line="240" w:lineRule="auto"/>
        <w:jc w:val="left"/>
        <w:rPr>
          <w:rStyle w:val="SubtleEmphasis"/>
        </w:rPr>
      </w:pPr>
      <w:r w:rsidRPr="00F776CB">
        <w:rPr>
          <w:rStyle w:val="SubtleEmphasis"/>
        </w:rPr>
        <w:t>--</w:t>
      </w:r>
      <w:r w:rsidR="00351C43" w:rsidRPr="00F776CB">
        <w:rPr>
          <w:rStyle w:val="SubtleEmphasis"/>
        </w:rPr>
        <w:t>T</w:t>
      </w:r>
      <w:r w:rsidRPr="00F776CB">
        <w:rPr>
          <w:rStyle w:val="SubtleEmphasis"/>
        </w:rPr>
        <w:t>op level entity</w:t>
      </w:r>
    </w:p>
    <w:p w14:paraId="33E0E3DE"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592853A"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710DEA25" w14:textId="77777777" w:rsidR="00DA5774" w:rsidRPr="00F776CB" w:rsidRDefault="00DA5774" w:rsidP="00DA5774">
      <w:pPr>
        <w:spacing w:before="0" w:after="0" w:line="240" w:lineRule="auto"/>
        <w:jc w:val="left"/>
        <w:rPr>
          <w:rStyle w:val="SubtleEmphasis"/>
        </w:rPr>
      </w:pPr>
    </w:p>
    <w:p w14:paraId="3DDC72BF"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lafaunitcounter</w:t>
      </w:r>
      <w:proofErr w:type="spellEnd"/>
      <w:r w:rsidRPr="00F776CB">
        <w:rPr>
          <w:rStyle w:val="SubtleEmphasis"/>
        </w:rPr>
        <w:t xml:space="preserve"> IS</w:t>
      </w:r>
    </w:p>
    <w:p w14:paraId="4D2AD30A" w14:textId="77777777" w:rsidR="00DA5774" w:rsidRPr="00F776CB" w:rsidRDefault="00DA5774" w:rsidP="00DA5774">
      <w:pPr>
        <w:spacing w:before="0" w:after="0" w:line="240" w:lineRule="auto"/>
        <w:jc w:val="left"/>
        <w:rPr>
          <w:rStyle w:val="SubtleEmphasis"/>
        </w:rPr>
      </w:pPr>
      <w:r w:rsidRPr="00F776CB">
        <w:rPr>
          <w:rStyle w:val="SubtleEmphasis"/>
        </w:rPr>
        <w:t>PORT</w:t>
      </w:r>
    </w:p>
    <w:p w14:paraId="7EEF15AC" w14:textId="77777777" w:rsidR="00DA5774" w:rsidRPr="00F776CB" w:rsidRDefault="00DA5774" w:rsidP="00DA5774">
      <w:pPr>
        <w:spacing w:before="0" w:after="0" w:line="240" w:lineRule="auto"/>
        <w:jc w:val="left"/>
        <w:rPr>
          <w:rStyle w:val="SubtleEmphasis"/>
        </w:rPr>
      </w:pPr>
      <w:r w:rsidRPr="00F776CB">
        <w:rPr>
          <w:rStyle w:val="SubtleEmphasis"/>
        </w:rPr>
        <w:t>(</w:t>
      </w:r>
    </w:p>
    <w:p w14:paraId="351F6F08" w14:textId="77777777" w:rsidR="00DA5774" w:rsidRPr="00F776CB" w:rsidRDefault="00DA5774" w:rsidP="00DA5774">
      <w:pPr>
        <w:spacing w:before="0" w:after="0" w:line="240" w:lineRule="auto"/>
        <w:jc w:val="left"/>
        <w:rPr>
          <w:rStyle w:val="SubtleEmphasis"/>
        </w:rPr>
      </w:pPr>
      <w:r w:rsidRPr="00F776CB">
        <w:rPr>
          <w:rStyle w:val="SubtleEmphasis"/>
        </w:rPr>
        <w:t xml:space="preserve">-- o transmitter to RS-232 port where data are sent to </w:t>
      </w:r>
      <w:proofErr w:type="spellStart"/>
      <w:r w:rsidRPr="00F776CB">
        <w:rPr>
          <w:rStyle w:val="SubtleEmphasis"/>
        </w:rPr>
        <w:t>Matlab</w:t>
      </w:r>
      <w:proofErr w:type="spellEnd"/>
    </w:p>
    <w:p w14:paraId="11F350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3E514F38" w14:textId="77777777" w:rsidR="00DA5774" w:rsidRPr="00F776CB" w:rsidRDefault="00DA5774" w:rsidP="00DA5774">
      <w:pPr>
        <w:spacing w:before="0" w:after="0" w:line="240" w:lineRule="auto"/>
        <w:jc w:val="left"/>
        <w:rPr>
          <w:rStyle w:val="SubtleEmphasis"/>
        </w:rPr>
      </w:pPr>
      <w:r w:rsidRPr="00F776CB">
        <w:rPr>
          <w:rStyle w:val="SubtleEmphasis"/>
        </w:rPr>
        <w:t>-- The 50 MHz clock that is provided on the DE2 Board</w:t>
      </w:r>
    </w:p>
    <w:p w14:paraId="5058DF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Clock_50</w:t>
      </w:r>
      <w:r w:rsidRPr="00F776CB">
        <w:rPr>
          <w:rStyle w:val="SubtleEmphasis"/>
        </w:rPr>
        <w:tab/>
        <w:t>:IN</w:t>
      </w:r>
      <w:r w:rsidRPr="00F776CB">
        <w:rPr>
          <w:rStyle w:val="SubtleEmphasis"/>
        </w:rPr>
        <w:tab/>
      </w:r>
      <w:r w:rsidRPr="00F776CB">
        <w:rPr>
          <w:rStyle w:val="SubtleEmphasis"/>
        </w:rPr>
        <w:tab/>
        <w:t>STD_LOGIC;</w:t>
      </w:r>
    </w:p>
    <w:p w14:paraId="7C8E8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2FAA725" w14:textId="77777777" w:rsidR="00DA5774" w:rsidRPr="00F776CB" w:rsidRDefault="00DA5774" w:rsidP="00DA5774">
      <w:pPr>
        <w:spacing w:before="0" w:after="0" w:line="240" w:lineRule="auto"/>
        <w:jc w:val="left"/>
        <w:rPr>
          <w:rStyle w:val="SubtleEmphasis"/>
        </w:rPr>
      </w:pPr>
      <w:r w:rsidRPr="00F776CB">
        <w:rPr>
          <w:rStyle w:val="SubtleEmphasis"/>
        </w:rPr>
        <w:t>-- The 200 MHz clock generated by the PLL Component</w:t>
      </w:r>
    </w:p>
    <w:p w14:paraId="64EAFA8D" w14:textId="3AD3D01C"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Clock_200</w:t>
      </w:r>
      <w:r w:rsidR="00F776CB" w:rsidRPr="00F776CB">
        <w:rPr>
          <w:rStyle w:val="SubtleEmphasis"/>
        </w:rPr>
        <w:tab/>
      </w:r>
      <w:r w:rsidRPr="00F776CB">
        <w:rPr>
          <w:rStyle w:val="SubtleEmphasis"/>
        </w:rPr>
        <w:t>:OUT STD_LOGIC;</w:t>
      </w:r>
    </w:p>
    <w:p w14:paraId="3F5DA01E" w14:textId="73543C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D46A81" w14:textId="77777777" w:rsidR="00DA5774" w:rsidRPr="00F776CB" w:rsidRDefault="00DA5774" w:rsidP="00DA5774">
      <w:pPr>
        <w:spacing w:before="0" w:after="0" w:line="240" w:lineRule="auto"/>
        <w:jc w:val="left"/>
        <w:rPr>
          <w:rStyle w:val="SubtleEmphasis"/>
        </w:rPr>
      </w:pPr>
      <w:r w:rsidRPr="00F776CB">
        <w:rPr>
          <w:rStyle w:val="SubtleEmphasis"/>
        </w:rPr>
        <w:t xml:space="preserve">-- The </w:t>
      </w:r>
      <w:proofErr w:type="spellStart"/>
      <w:r w:rsidRPr="00F776CB">
        <w:rPr>
          <w:rStyle w:val="SubtleEmphasis"/>
        </w:rPr>
        <w:t>switchs</w:t>
      </w:r>
      <w:proofErr w:type="spellEnd"/>
      <w:r w:rsidRPr="00F776CB">
        <w:rPr>
          <w:rStyle w:val="SubtleEmphasis"/>
        </w:rPr>
        <w:t xml:space="preserve"> 0 through 17 on the DE2 Board</w:t>
      </w:r>
      <w:r w:rsidRPr="00F776CB">
        <w:rPr>
          <w:rStyle w:val="SubtleEmphasis"/>
        </w:rPr>
        <w:tab/>
      </w:r>
    </w:p>
    <w:p w14:paraId="41069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SW</w:t>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STD_LOGIC_VECTOR(17 DOWNTO 0);</w:t>
      </w:r>
    </w:p>
    <w:p w14:paraId="348B4B0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5ECAB8C4" w14:textId="77777777" w:rsidR="00DA5774" w:rsidRPr="00F776CB" w:rsidRDefault="00DA5774" w:rsidP="00DA5774">
      <w:pPr>
        <w:spacing w:before="0" w:after="0" w:line="240" w:lineRule="auto"/>
        <w:jc w:val="left"/>
        <w:rPr>
          <w:rStyle w:val="SubtleEmphasis"/>
        </w:rPr>
      </w:pPr>
      <w:r w:rsidRPr="00F776CB">
        <w:rPr>
          <w:rStyle w:val="SubtleEmphasis"/>
        </w:rPr>
        <w:t>-- The input pins on 40 pin expansion header GPIO pins</w:t>
      </w:r>
    </w:p>
    <w:p w14:paraId="221F13E4"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1D4ADFC2"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5C76C55B"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DE2-115 Board</w:t>
      </w:r>
      <w:r w:rsidRPr="00F776CB">
        <w:rPr>
          <w:rStyle w:val="SubtleEmphasis"/>
        </w:rPr>
        <w:tab/>
      </w:r>
      <w:r w:rsidRPr="00F776CB">
        <w:rPr>
          <w:rStyle w:val="SubtleEmphasis"/>
        </w:rPr>
        <w:tab/>
      </w:r>
    </w:p>
    <w:p w14:paraId="537E1085" w14:textId="77777777" w:rsidR="00DA5774" w:rsidRPr="00F776CB" w:rsidRDefault="00DA5774" w:rsidP="00DA5774">
      <w:pPr>
        <w:spacing w:before="0" w:after="0" w:line="240" w:lineRule="auto"/>
        <w:jc w:val="left"/>
        <w:rPr>
          <w:rStyle w:val="SubtleEmphasis"/>
        </w:rPr>
      </w:pPr>
      <w:r w:rsidRPr="00F776CB">
        <w:rPr>
          <w:rStyle w:val="SubtleEmphasis"/>
        </w:rPr>
        <w:tab/>
        <w:t xml:space="preserve">GPIO_3, GPIO_7, GPIO_11, GPIO_15,GPIO_21, GPIO_25, GPIO_29, GPIO_33 </w:t>
      </w:r>
      <w:r w:rsidRPr="00F776CB">
        <w:rPr>
          <w:rStyle w:val="SubtleEmphasis"/>
        </w:rPr>
        <w:tab/>
        <w:t>:IN</w:t>
      </w:r>
      <w:r w:rsidRPr="00F776CB">
        <w:rPr>
          <w:rStyle w:val="SubtleEmphasis"/>
        </w:rPr>
        <w:tab/>
      </w:r>
      <w:r w:rsidRPr="00F776CB">
        <w:rPr>
          <w:rStyle w:val="SubtleEmphasis"/>
        </w:rPr>
        <w:tab/>
        <w:t>STD_LOGIC ;</w:t>
      </w:r>
    </w:p>
    <w:p w14:paraId="264C9D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644ABEA2" w14:textId="77777777" w:rsidR="00DA5774" w:rsidRPr="00F776CB" w:rsidRDefault="00DA5774" w:rsidP="00DA5774">
      <w:pPr>
        <w:spacing w:before="0" w:after="0" w:line="240" w:lineRule="auto"/>
        <w:jc w:val="left"/>
        <w:rPr>
          <w:rStyle w:val="SubtleEmphasis"/>
        </w:rPr>
      </w:pPr>
      <w:r w:rsidRPr="00F776CB">
        <w:rPr>
          <w:rStyle w:val="SubtleEmphasis"/>
        </w:rPr>
        <w:t>--The respective GND for each channel</w:t>
      </w:r>
      <w:r w:rsidRPr="00F776CB">
        <w:rPr>
          <w:rStyle w:val="SubtleEmphasis"/>
        </w:rPr>
        <w:tab/>
      </w:r>
      <w:r w:rsidRPr="00F776CB">
        <w:rPr>
          <w:rStyle w:val="SubtleEmphasis"/>
        </w:rPr>
        <w:tab/>
      </w:r>
    </w:p>
    <w:p w14:paraId="22802831" w14:textId="77777777" w:rsidR="00DA5774" w:rsidRPr="00F776CB" w:rsidRDefault="00DA5774" w:rsidP="00DA5774">
      <w:pPr>
        <w:spacing w:before="0" w:after="0" w:line="240" w:lineRule="auto"/>
        <w:jc w:val="left"/>
        <w:rPr>
          <w:rStyle w:val="SubtleEmphasis"/>
        </w:rPr>
      </w:pPr>
      <w:r w:rsidRPr="00F776CB">
        <w:rPr>
          <w:rStyle w:val="SubtleEmphasis"/>
        </w:rPr>
        <w:tab/>
        <w:t>GPIO_4, GPIO_8, GPIO_12, GPIO_16,GPIO_22,GPIO_24,GPIO_30,GPIO_34 : OUT  STD_LOGIC;</w:t>
      </w:r>
    </w:p>
    <w:p w14:paraId="2992A363" w14:textId="77777777" w:rsidR="00DA5774" w:rsidRPr="00F776CB" w:rsidRDefault="00DA5774" w:rsidP="00DA5774">
      <w:pPr>
        <w:spacing w:before="0" w:after="0" w:line="240" w:lineRule="auto"/>
        <w:jc w:val="left"/>
        <w:rPr>
          <w:rStyle w:val="SubtleEmphasis"/>
        </w:rPr>
      </w:pPr>
      <w:r w:rsidRPr="00F776CB">
        <w:rPr>
          <w:rStyle w:val="SubtleEmphasis"/>
        </w:rPr>
        <w:tab/>
      </w:r>
    </w:p>
    <w:p w14:paraId="7992E0A8" w14:textId="77777777" w:rsidR="00DA5774" w:rsidRPr="00F776CB" w:rsidRDefault="00DA5774" w:rsidP="00DA5774">
      <w:pPr>
        <w:spacing w:before="0" w:after="0" w:line="240" w:lineRule="auto"/>
        <w:jc w:val="left"/>
        <w:rPr>
          <w:rStyle w:val="SubtleEmphasis"/>
        </w:rPr>
      </w:pPr>
      <w:r w:rsidRPr="00F776CB">
        <w:rPr>
          <w:rStyle w:val="SubtleEmphasis"/>
        </w:rPr>
        <w:t xml:space="preserve">-- The output test signal pins on the </w:t>
      </w:r>
      <w:proofErr w:type="gramStart"/>
      <w:r w:rsidRPr="00F776CB">
        <w:rPr>
          <w:rStyle w:val="SubtleEmphasis"/>
        </w:rPr>
        <w:t>14 pin</w:t>
      </w:r>
      <w:proofErr w:type="gramEnd"/>
      <w:r w:rsidRPr="00F776CB">
        <w:rPr>
          <w:rStyle w:val="SubtleEmphasis"/>
        </w:rPr>
        <w:t xml:space="preserve"> general purpose header</w:t>
      </w:r>
    </w:p>
    <w:p w14:paraId="12C1891E" w14:textId="77777777" w:rsidR="00DA5774" w:rsidRPr="00F776CB" w:rsidRDefault="00DA5774" w:rsidP="00DA5774">
      <w:pPr>
        <w:spacing w:before="0" w:after="0" w:line="240" w:lineRule="auto"/>
        <w:jc w:val="left"/>
        <w:rPr>
          <w:rStyle w:val="SubtleEmphasis"/>
        </w:rPr>
      </w:pPr>
      <w:r w:rsidRPr="00F776CB">
        <w:rPr>
          <w:rStyle w:val="SubtleEmphasis"/>
        </w:rPr>
        <w:t>-- (which can be used for input or output signals).</w:t>
      </w:r>
    </w:p>
    <w:p w14:paraId="25B5EF95" w14:textId="77777777" w:rsidR="00DA5774" w:rsidRPr="00F776CB" w:rsidRDefault="00DA5774" w:rsidP="00DA5774">
      <w:pPr>
        <w:spacing w:before="0" w:after="0" w:line="240" w:lineRule="auto"/>
        <w:jc w:val="left"/>
        <w:rPr>
          <w:rStyle w:val="SubtleEmphasis"/>
        </w:rPr>
      </w:pPr>
      <w:r w:rsidRPr="00F776CB">
        <w:rPr>
          <w:rStyle w:val="SubtleEmphasis"/>
        </w:rPr>
        <w:t>-- Note that the pins on the expansion header do not match the pin assignments used by</w:t>
      </w:r>
    </w:p>
    <w:p w14:paraId="4FB4FCFF" w14:textId="77777777" w:rsidR="00DA5774" w:rsidRPr="00F776CB" w:rsidRDefault="00DA5774" w:rsidP="00DA5774">
      <w:pPr>
        <w:spacing w:before="0" w:after="0" w:line="240" w:lineRule="auto"/>
        <w:jc w:val="left"/>
        <w:rPr>
          <w:rStyle w:val="SubtleEmphasis"/>
        </w:rPr>
      </w:pPr>
      <w:r w:rsidRPr="00F776CB">
        <w:rPr>
          <w:rStyle w:val="SubtleEmphasis"/>
        </w:rPr>
        <w:t>--  Quartus II when programming the DE2 Board</w:t>
      </w:r>
      <w:r w:rsidRPr="00F776CB">
        <w:rPr>
          <w:rStyle w:val="SubtleEmphasis"/>
        </w:rPr>
        <w:tab/>
      </w:r>
      <w:r w:rsidRPr="00F776CB">
        <w:rPr>
          <w:rStyle w:val="SubtleEmphasis"/>
        </w:rPr>
        <w:tab/>
      </w:r>
    </w:p>
    <w:p w14:paraId="6D5AA29E" w14:textId="77777777" w:rsidR="00DA5774" w:rsidRPr="00F776CB" w:rsidRDefault="00DA5774" w:rsidP="00DA5774">
      <w:pPr>
        <w:spacing w:before="0" w:after="0" w:line="240" w:lineRule="auto"/>
        <w:jc w:val="left"/>
        <w:rPr>
          <w:rStyle w:val="SubtleEmphasis"/>
        </w:rPr>
      </w:pPr>
      <w:r w:rsidRPr="00F776CB">
        <w:rPr>
          <w:rStyle w:val="SubtleEmphasis"/>
        </w:rPr>
        <w:t>-- The red LED lights 0 through 17 on the DE2-115 Board</w:t>
      </w:r>
    </w:p>
    <w:p w14:paraId="491D7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LEDR</w:t>
      </w:r>
      <w:r w:rsidRPr="00F776CB">
        <w:rPr>
          <w:rStyle w:val="SubtleEmphasis"/>
        </w:rPr>
        <w:tab/>
      </w:r>
      <w:r w:rsidRPr="00F776CB">
        <w:rPr>
          <w:rStyle w:val="SubtleEmphasis"/>
        </w:rPr>
        <w:tab/>
        <w:t>:OUT</w:t>
      </w:r>
      <w:r w:rsidRPr="00F776CB">
        <w:rPr>
          <w:rStyle w:val="SubtleEmphasis"/>
        </w:rPr>
        <w:tab/>
        <w:t>STD_LOGIC_VECTOR(17 DOWNTO 0)</w:t>
      </w:r>
    </w:p>
    <w:p w14:paraId="0B1365B3"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02314A9D" w14:textId="77777777" w:rsidR="00DA5774" w:rsidRPr="00F776CB" w:rsidRDefault="00DA5774" w:rsidP="00DA5774">
      <w:pPr>
        <w:spacing w:before="0" w:after="0" w:line="240" w:lineRule="auto"/>
        <w:jc w:val="left"/>
        <w:rPr>
          <w:rStyle w:val="SubtleEmphasis"/>
        </w:rPr>
      </w:pPr>
    </w:p>
    <w:p w14:paraId="2AD5D848" w14:textId="695FF945" w:rsidR="00DA5774" w:rsidRDefault="00DA5774" w:rsidP="00261C0E">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lafaunitcounter</w:t>
      </w:r>
      <w:proofErr w:type="spellEnd"/>
      <w:r w:rsidRPr="00F776CB">
        <w:rPr>
          <w:rStyle w:val="SubtleEmphasis"/>
        </w:rPr>
        <w:t>;</w:t>
      </w:r>
    </w:p>
    <w:p w14:paraId="21EAAEC0" w14:textId="77777777" w:rsidR="00261C0E" w:rsidRPr="00F776CB" w:rsidRDefault="00261C0E" w:rsidP="00261C0E">
      <w:pPr>
        <w:spacing w:before="0" w:after="0" w:line="240" w:lineRule="auto"/>
        <w:jc w:val="left"/>
        <w:rPr>
          <w:rStyle w:val="SubtleEmphasis"/>
        </w:rPr>
      </w:pPr>
    </w:p>
    <w:p w14:paraId="68D713D3"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lafaunitcounter</w:t>
      </w:r>
      <w:proofErr w:type="spellEnd"/>
      <w:r w:rsidRPr="00F776CB">
        <w:rPr>
          <w:rStyle w:val="SubtleEmphasis"/>
        </w:rPr>
        <w:t xml:space="preserve"> IS</w:t>
      </w:r>
    </w:p>
    <w:p w14:paraId="1E208568" w14:textId="77777777" w:rsidR="00DA5774" w:rsidRPr="00F776CB" w:rsidRDefault="00DA5774" w:rsidP="00DA5774">
      <w:pPr>
        <w:spacing w:before="0" w:after="0" w:line="240" w:lineRule="auto"/>
        <w:jc w:val="left"/>
        <w:rPr>
          <w:rStyle w:val="SubtleEmphasis"/>
        </w:rPr>
      </w:pPr>
      <w:r w:rsidRPr="00F776CB">
        <w:rPr>
          <w:rStyle w:val="SubtleEmphasis"/>
        </w:rPr>
        <w:t xml:space="preserve">--This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14 bit</w:t>
      </w:r>
      <w:proofErr w:type="gramEnd"/>
      <w:r w:rsidRPr="00F776CB">
        <w:rPr>
          <w:rStyle w:val="SubtleEmphasis"/>
        </w:rPr>
        <w:t xml:space="preserve"> output and an asynchronous clear</w:t>
      </w:r>
    </w:p>
    <w:p w14:paraId="60AAB501" w14:textId="77777777" w:rsidR="00DA5774" w:rsidRPr="00F776CB" w:rsidRDefault="00DA5774" w:rsidP="00DA5774">
      <w:pPr>
        <w:spacing w:before="0" w:after="0" w:line="240" w:lineRule="auto"/>
        <w:jc w:val="left"/>
        <w:rPr>
          <w:rStyle w:val="SubtleEmphasis"/>
        </w:rPr>
      </w:pPr>
      <w:r w:rsidRPr="00F776CB">
        <w:rPr>
          <w:rStyle w:val="SubtleEmphasis"/>
        </w:rPr>
        <w:tab/>
      </w:r>
    </w:p>
    <w:p w14:paraId="0FEED9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data_trigger_counter</w:t>
      </w:r>
      <w:proofErr w:type="spellEnd"/>
    </w:p>
    <w:p w14:paraId="591A0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57D7A7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73923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360C89B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1A0BAF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r>
      <w:r w:rsidRPr="00F776CB">
        <w:rPr>
          <w:rStyle w:val="SubtleEmphasis"/>
        </w:rPr>
        <w:tab/>
        <w:t xml:space="preserve">: OUT </w:t>
      </w:r>
      <w:r w:rsidRPr="00F776CB">
        <w:rPr>
          <w:rStyle w:val="SubtleEmphasis"/>
        </w:rPr>
        <w:tab/>
        <w:t>STD_LOGIC_VECTOR (14 DOWNTO 0)</w:t>
      </w:r>
    </w:p>
    <w:p w14:paraId="4D6558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32DCFCA0" w14:textId="10792B2C"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62D45519"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13 bit</w:t>
      </w:r>
      <w:proofErr w:type="gramEnd"/>
      <w:r w:rsidRPr="00F776CB">
        <w:rPr>
          <w:rStyle w:val="SubtleEmphasis"/>
        </w:rPr>
        <w:t xml:space="preserve"> output and an asynchronous clear</w:t>
      </w:r>
    </w:p>
    <w:p w14:paraId="06D18B29"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t xml:space="preserve">COMPONENT </w:t>
      </w:r>
      <w:proofErr w:type="spellStart"/>
      <w:r w:rsidRPr="00F776CB">
        <w:rPr>
          <w:rStyle w:val="SubtleEmphasis"/>
        </w:rPr>
        <w:t>baud_counter</w:t>
      </w:r>
      <w:proofErr w:type="spellEnd"/>
    </w:p>
    <w:p w14:paraId="2FD446A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7DA7A60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23990BD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xml:space="preserve">: IN </w:t>
      </w:r>
      <w:r w:rsidRPr="00F776CB">
        <w:rPr>
          <w:rStyle w:val="SubtleEmphasis"/>
        </w:rPr>
        <w:tab/>
        <w:t>STD_LOGIC;</w:t>
      </w:r>
    </w:p>
    <w:p w14:paraId="41684B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xml:space="preserve">: IN </w:t>
      </w:r>
      <w:r w:rsidRPr="00F776CB">
        <w:rPr>
          <w:rStyle w:val="SubtleEmphasis"/>
        </w:rPr>
        <w:tab/>
        <w:t>STD_LOGIC;</w:t>
      </w:r>
    </w:p>
    <w:p w14:paraId="592100B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r>
      <w:r w:rsidRPr="00F776CB">
        <w:rPr>
          <w:rStyle w:val="SubtleEmphasis"/>
        </w:rPr>
        <w:tab/>
        <w:t xml:space="preserve">: OUT </w:t>
      </w:r>
      <w:r w:rsidRPr="00F776CB">
        <w:rPr>
          <w:rStyle w:val="SubtleEmphasis"/>
        </w:rPr>
        <w:tab/>
        <w:t>STD_LOGIC_VECTOR (14 DOWNTO 0)</w:t>
      </w:r>
    </w:p>
    <w:p w14:paraId="622527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466CFE7C"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r w:rsidRPr="00F776CB">
        <w:rPr>
          <w:rStyle w:val="SubtleEmphasis"/>
        </w:rPr>
        <w:tab/>
      </w:r>
    </w:p>
    <w:p w14:paraId="5E6BB615" w14:textId="77777777" w:rsidR="00DA5774" w:rsidRPr="00F776CB" w:rsidRDefault="00DA5774" w:rsidP="00DA5774">
      <w:pPr>
        <w:spacing w:before="0" w:after="0" w:line="240" w:lineRule="auto"/>
        <w:jc w:val="left"/>
        <w:rPr>
          <w:rStyle w:val="SubtleEmphasis"/>
        </w:rPr>
      </w:pPr>
      <w:r w:rsidRPr="00F776CB">
        <w:rPr>
          <w:rStyle w:val="SubtleEmphasis"/>
        </w:rPr>
        <w:tab/>
      </w:r>
    </w:p>
    <w:p w14:paraId="65353811"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is the </w:t>
      </w:r>
      <w:proofErr w:type="spellStart"/>
      <w:r w:rsidRPr="00F776CB">
        <w:rPr>
          <w:rStyle w:val="SubtleEmphasis"/>
        </w:rPr>
        <w:t>Megafunction</w:t>
      </w:r>
      <w:proofErr w:type="spellEnd"/>
      <w:r w:rsidRPr="00F776CB">
        <w:rPr>
          <w:rStyle w:val="SubtleEmphasis"/>
        </w:rPr>
        <w:t xml:space="preserve"> "</w:t>
      </w:r>
      <w:proofErr w:type="spellStart"/>
      <w:r w:rsidRPr="00F776CB">
        <w:rPr>
          <w:rStyle w:val="SubtleEmphasis"/>
        </w:rPr>
        <w:t>lpm_counter</w:t>
      </w:r>
      <w:proofErr w:type="spellEnd"/>
      <w:r w:rsidRPr="00F776CB">
        <w:rPr>
          <w:rStyle w:val="SubtleEmphasis"/>
        </w:rPr>
        <w:t xml:space="preserve">" using a </w:t>
      </w:r>
      <w:proofErr w:type="gramStart"/>
      <w:r w:rsidRPr="00F776CB">
        <w:rPr>
          <w:rStyle w:val="SubtleEmphasis"/>
        </w:rPr>
        <w:t>32 bit</w:t>
      </w:r>
      <w:proofErr w:type="gramEnd"/>
      <w:r w:rsidRPr="00F776CB">
        <w:rPr>
          <w:rStyle w:val="SubtleEmphasis"/>
        </w:rPr>
        <w:t xml:space="preserve"> output and an asynchronous clear</w:t>
      </w:r>
    </w:p>
    <w:p w14:paraId="45B4C85B" w14:textId="77777777" w:rsidR="00DA5774" w:rsidRPr="00F776CB" w:rsidRDefault="00DA5774" w:rsidP="00DA5774">
      <w:pPr>
        <w:spacing w:before="0" w:after="0" w:line="240" w:lineRule="auto"/>
        <w:jc w:val="left"/>
        <w:rPr>
          <w:rStyle w:val="SubtleEmphasis"/>
        </w:rPr>
      </w:pPr>
      <w:r w:rsidRPr="00F776CB">
        <w:rPr>
          <w:rStyle w:val="SubtleEmphasis"/>
        </w:rPr>
        <w:tab/>
        <w:t>COMPONENT counter</w:t>
      </w:r>
    </w:p>
    <w:p w14:paraId="43771F4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4BF7C6E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7B974DA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aclr</w:t>
      </w:r>
      <w:proofErr w:type="spellEnd"/>
      <w:r w:rsidRPr="00F776CB">
        <w:rPr>
          <w:rStyle w:val="SubtleEmphasis"/>
        </w:rPr>
        <w:tab/>
        <w:t>: IN</w:t>
      </w:r>
      <w:r w:rsidRPr="00F776CB">
        <w:rPr>
          <w:rStyle w:val="SubtleEmphasis"/>
        </w:rPr>
        <w:tab/>
        <w:t>STD_LOGIC;</w:t>
      </w:r>
    </w:p>
    <w:p w14:paraId="768B24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clock</w:t>
      </w:r>
      <w:r w:rsidRPr="00F776CB">
        <w:rPr>
          <w:rStyle w:val="SubtleEmphasis"/>
        </w:rPr>
        <w:tab/>
        <w:t>: IN</w:t>
      </w:r>
      <w:r w:rsidRPr="00F776CB">
        <w:rPr>
          <w:rStyle w:val="SubtleEmphasis"/>
        </w:rPr>
        <w:tab/>
        <w:t>STD_LOGIC;</w:t>
      </w:r>
    </w:p>
    <w:p w14:paraId="5312D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q</w:t>
      </w:r>
      <w:r w:rsidRPr="00F776CB">
        <w:rPr>
          <w:rStyle w:val="SubtleEmphasis"/>
        </w:rPr>
        <w:tab/>
      </w:r>
      <w:r w:rsidRPr="00F776CB">
        <w:rPr>
          <w:rStyle w:val="SubtleEmphasis"/>
        </w:rPr>
        <w:tab/>
        <w:t>: OUT</w:t>
      </w:r>
      <w:r w:rsidRPr="00F776CB">
        <w:rPr>
          <w:rStyle w:val="SubtleEmphasis"/>
        </w:rPr>
        <w:tab/>
        <w:t>STD_LOGIC_VECTOR (31 DOWNTO 0)</w:t>
      </w:r>
    </w:p>
    <w:p w14:paraId="16234BE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632380E2"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64143F22" w14:textId="77777777" w:rsidR="00DA5774" w:rsidRPr="00F776CB" w:rsidRDefault="00DA5774" w:rsidP="00DA5774">
      <w:pPr>
        <w:spacing w:before="0" w:after="0" w:line="240" w:lineRule="auto"/>
        <w:jc w:val="left"/>
        <w:rPr>
          <w:rStyle w:val="SubtleEmphasis"/>
        </w:rPr>
      </w:pPr>
      <w:r w:rsidRPr="00F776CB">
        <w:rPr>
          <w:rStyle w:val="SubtleEmphasis"/>
        </w:rPr>
        <w:tab/>
      </w:r>
    </w:p>
    <w:p w14:paraId="77C6DDCE" w14:textId="77777777" w:rsidR="00DA5774" w:rsidRPr="00F776CB" w:rsidRDefault="00DA5774" w:rsidP="00DA5774">
      <w:pPr>
        <w:spacing w:before="0" w:after="0" w:line="240" w:lineRule="auto"/>
        <w:jc w:val="left"/>
        <w:rPr>
          <w:rStyle w:val="SubtleEmphasis"/>
        </w:rPr>
      </w:pPr>
      <w:r w:rsidRPr="00F776CB">
        <w:rPr>
          <w:rStyle w:val="SubtleEmphasis"/>
        </w:rPr>
        <w:t>-- This COMPONENT takes in the single photon counts and sends it out</w:t>
      </w:r>
    </w:p>
    <w:p w14:paraId="23381B9A" w14:textId="77777777" w:rsidR="00DA5774" w:rsidRPr="00F776CB" w:rsidRDefault="00DA5774" w:rsidP="00DA5774">
      <w:pPr>
        <w:spacing w:before="0" w:after="0" w:line="240" w:lineRule="auto"/>
        <w:jc w:val="left"/>
        <w:rPr>
          <w:rStyle w:val="SubtleEmphasis"/>
        </w:rPr>
      </w:pPr>
      <w:r w:rsidRPr="00F776CB">
        <w:rPr>
          <w:rStyle w:val="SubtleEmphasis"/>
        </w:rPr>
        <w:t xml:space="preserve">-- on the RS232 port, the data stream is started by </w:t>
      </w:r>
      <w:proofErr w:type="spellStart"/>
      <w:r w:rsidRPr="00F776CB">
        <w:rPr>
          <w:rStyle w:val="SubtleEmphasis"/>
        </w:rPr>
        <w:t>data_trigger</w:t>
      </w:r>
      <w:proofErr w:type="spellEnd"/>
      <w:r w:rsidRPr="00F776CB">
        <w:rPr>
          <w:rStyle w:val="SubtleEmphasis"/>
        </w:rPr>
        <w:t xml:space="preserve"> every 1/10th of a second</w:t>
      </w:r>
    </w:p>
    <w:p w14:paraId="3A87AED9" w14:textId="77777777" w:rsidR="00DA5774" w:rsidRPr="00F776CB" w:rsidRDefault="00DA5774" w:rsidP="00DA5774">
      <w:pPr>
        <w:spacing w:before="0" w:after="0" w:line="240" w:lineRule="auto"/>
        <w:jc w:val="left"/>
        <w:rPr>
          <w:rStyle w:val="SubtleEmphasis"/>
        </w:rPr>
      </w:pPr>
      <w:r w:rsidRPr="00F776CB">
        <w:rPr>
          <w:rStyle w:val="SubtleEmphasis"/>
        </w:rPr>
        <w:t xml:space="preserve">-- and the rate of the </w:t>
      </w:r>
      <w:proofErr w:type="spellStart"/>
      <w:r w:rsidRPr="00F776CB">
        <w:rPr>
          <w:rStyle w:val="SubtleEmphasis"/>
        </w:rPr>
        <w:t>data_stream</w:t>
      </w:r>
      <w:proofErr w:type="spellEnd"/>
      <w:r w:rsidRPr="00F776CB">
        <w:rPr>
          <w:rStyle w:val="SubtleEmphasis"/>
        </w:rPr>
        <w:t xml:space="preserve"> is </w:t>
      </w:r>
      <w:proofErr w:type="spellStart"/>
      <w:r w:rsidRPr="00F776CB">
        <w:rPr>
          <w:rStyle w:val="SubtleEmphasis"/>
        </w:rPr>
        <w:t>controled</w:t>
      </w:r>
      <w:proofErr w:type="spellEnd"/>
      <w:r w:rsidRPr="00F776CB">
        <w:rPr>
          <w:rStyle w:val="SubtleEmphasis"/>
        </w:rPr>
        <w:t xml:space="preserve"> by the 19200 bits/sec baud clock</w:t>
      </w:r>
    </w:p>
    <w:p w14:paraId="024B94C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DataOut</w:t>
      </w:r>
      <w:proofErr w:type="spellEnd"/>
    </w:p>
    <w:p w14:paraId="28963C0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w:t>
      </w:r>
    </w:p>
    <w:p w14:paraId="2689ADD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0ADDEA2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A</w:t>
      </w:r>
      <w:r w:rsidRPr="00F776CB">
        <w:rPr>
          <w:rStyle w:val="SubtleEmphasis"/>
        </w:rPr>
        <w:tab/>
        <w:t>:IN</w:t>
      </w:r>
      <w:r w:rsidRPr="00F776CB">
        <w:rPr>
          <w:rStyle w:val="SubtleEmphasis"/>
        </w:rPr>
        <w:tab/>
      </w:r>
      <w:r w:rsidRPr="00F776CB">
        <w:rPr>
          <w:rStyle w:val="SubtleEmphasis"/>
        </w:rPr>
        <w:tab/>
        <w:t>STD_LOGIC_VECTOR(31 DOWNTO 0);</w:t>
      </w:r>
    </w:p>
    <w:p w14:paraId="7E6D32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B</w:t>
      </w:r>
      <w:r w:rsidRPr="00F776CB">
        <w:rPr>
          <w:rStyle w:val="SubtleEmphasis"/>
        </w:rPr>
        <w:tab/>
        <w:t>:IN</w:t>
      </w:r>
      <w:r w:rsidRPr="00F776CB">
        <w:rPr>
          <w:rStyle w:val="SubtleEmphasis"/>
        </w:rPr>
        <w:tab/>
      </w:r>
      <w:r w:rsidRPr="00F776CB">
        <w:rPr>
          <w:rStyle w:val="SubtleEmphasis"/>
        </w:rPr>
        <w:tab/>
        <w:t>STD_LOGIC_VECTOR(31 DOWNTO 0);</w:t>
      </w:r>
    </w:p>
    <w:p w14:paraId="3E4227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w:t>
      </w:r>
      <w:r w:rsidRPr="00F776CB">
        <w:rPr>
          <w:rStyle w:val="SubtleEmphasis"/>
        </w:rPr>
        <w:tab/>
        <w:t>:IN</w:t>
      </w:r>
      <w:r w:rsidRPr="00F776CB">
        <w:rPr>
          <w:rStyle w:val="SubtleEmphasis"/>
        </w:rPr>
        <w:tab/>
      </w:r>
      <w:r w:rsidRPr="00F776CB">
        <w:rPr>
          <w:rStyle w:val="SubtleEmphasis"/>
        </w:rPr>
        <w:tab/>
        <w:t>STD_LOGIC_VECTOR(31 DOWNTO 0);</w:t>
      </w:r>
    </w:p>
    <w:p w14:paraId="0AF53B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D</w:t>
      </w:r>
      <w:r w:rsidRPr="00F776CB">
        <w:rPr>
          <w:rStyle w:val="SubtleEmphasis"/>
        </w:rPr>
        <w:tab/>
        <w:t>:IN</w:t>
      </w:r>
      <w:r w:rsidRPr="00F776CB">
        <w:rPr>
          <w:rStyle w:val="SubtleEmphasis"/>
        </w:rPr>
        <w:tab/>
      </w:r>
      <w:r w:rsidRPr="00F776CB">
        <w:rPr>
          <w:rStyle w:val="SubtleEmphasis"/>
        </w:rPr>
        <w:tab/>
        <w:t>STD_LOGIC_VECTOR(31 DOWNTO 0);</w:t>
      </w:r>
    </w:p>
    <w:p w14:paraId="7CFC26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 </w:t>
      </w:r>
      <w:r w:rsidRPr="00F776CB">
        <w:rPr>
          <w:rStyle w:val="SubtleEmphasis"/>
        </w:rPr>
        <w:tab/>
        <w:t>:IN</w:t>
      </w:r>
      <w:r w:rsidRPr="00F776CB">
        <w:rPr>
          <w:rStyle w:val="SubtleEmphasis"/>
        </w:rPr>
        <w:tab/>
      </w:r>
      <w:r w:rsidRPr="00F776CB">
        <w:rPr>
          <w:rStyle w:val="SubtleEmphasis"/>
        </w:rPr>
        <w:tab/>
        <w:t>STD_LOGIC_VECTOR(31 DOWNTO 0);</w:t>
      </w:r>
    </w:p>
    <w:p w14:paraId="705C5A7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F</w:t>
      </w:r>
      <w:r w:rsidRPr="00F776CB">
        <w:rPr>
          <w:rStyle w:val="SubtleEmphasis"/>
        </w:rPr>
        <w:tab/>
        <w:t>:IN</w:t>
      </w:r>
      <w:r w:rsidRPr="00F776CB">
        <w:rPr>
          <w:rStyle w:val="SubtleEmphasis"/>
        </w:rPr>
        <w:tab/>
      </w:r>
      <w:r w:rsidRPr="00F776CB">
        <w:rPr>
          <w:rStyle w:val="SubtleEmphasis"/>
        </w:rPr>
        <w:tab/>
        <w:t>STD_LOGIC_VECTOR(31 DOWNTO 0);</w:t>
      </w:r>
    </w:p>
    <w:p w14:paraId="2206E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G</w:t>
      </w:r>
      <w:r w:rsidRPr="00F776CB">
        <w:rPr>
          <w:rStyle w:val="SubtleEmphasis"/>
        </w:rPr>
        <w:tab/>
        <w:t>:IN</w:t>
      </w:r>
      <w:r w:rsidRPr="00F776CB">
        <w:rPr>
          <w:rStyle w:val="SubtleEmphasis"/>
        </w:rPr>
        <w:tab/>
      </w:r>
      <w:r w:rsidRPr="00F776CB">
        <w:rPr>
          <w:rStyle w:val="SubtleEmphasis"/>
        </w:rPr>
        <w:tab/>
        <w:t>STD_LOGIC_VECTOR(31 DOWNTO 0);</w:t>
      </w:r>
    </w:p>
    <w:p w14:paraId="7E26D0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H</w:t>
      </w:r>
      <w:r w:rsidRPr="00F776CB">
        <w:rPr>
          <w:rStyle w:val="SubtleEmphasis"/>
        </w:rPr>
        <w:tab/>
        <w:t>:IN</w:t>
      </w:r>
      <w:r w:rsidRPr="00F776CB">
        <w:rPr>
          <w:rStyle w:val="SubtleEmphasis"/>
        </w:rPr>
        <w:tab/>
      </w:r>
      <w:r w:rsidRPr="00F776CB">
        <w:rPr>
          <w:rStyle w:val="SubtleEmphasis"/>
        </w:rPr>
        <w:tab/>
        <w:t>STD_LOGIC_VECTOR(31 DOWNTO 0);</w:t>
      </w:r>
    </w:p>
    <w:p w14:paraId="3218490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8B6B6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r>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4715F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C6831E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UART_TXD</w:t>
      </w:r>
      <w:r w:rsidRPr="00F776CB">
        <w:rPr>
          <w:rStyle w:val="SubtleEmphasis"/>
        </w:rPr>
        <w:tab/>
      </w:r>
      <w:r w:rsidRPr="00F776CB">
        <w:rPr>
          <w:rStyle w:val="SubtleEmphasis"/>
        </w:rPr>
        <w:tab/>
        <w:t>:OUT</w:t>
      </w:r>
      <w:r w:rsidRPr="00F776CB">
        <w:rPr>
          <w:rStyle w:val="SubtleEmphasis"/>
        </w:rPr>
        <w:tab/>
        <w:t>STD_LOGIC</w:t>
      </w:r>
    </w:p>
    <w:p w14:paraId="544FEE7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197C533A"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5191A58C" w14:textId="77777777" w:rsidR="00DA5774" w:rsidRPr="00F776CB" w:rsidRDefault="00DA5774" w:rsidP="00DA5774">
      <w:pPr>
        <w:spacing w:before="0" w:after="0" w:line="240" w:lineRule="auto"/>
        <w:jc w:val="left"/>
        <w:rPr>
          <w:rStyle w:val="SubtleEmphasis"/>
        </w:rPr>
      </w:pPr>
      <w:r w:rsidRPr="00F776CB">
        <w:rPr>
          <w:rStyle w:val="SubtleEmphasis"/>
        </w:rPr>
        <w:tab/>
      </w:r>
    </w:p>
    <w:p w14:paraId="5B88BEA7" w14:textId="77777777" w:rsidR="00DA5774" w:rsidRPr="00F776CB" w:rsidRDefault="00DA5774" w:rsidP="00DA5774">
      <w:pPr>
        <w:spacing w:before="0" w:after="0" w:line="240" w:lineRule="auto"/>
        <w:jc w:val="left"/>
        <w:rPr>
          <w:rStyle w:val="SubtleEmphasis"/>
        </w:rPr>
      </w:pPr>
      <w:r w:rsidRPr="00F776CB">
        <w:rPr>
          <w:rStyle w:val="SubtleEmphasis"/>
        </w:rPr>
        <w:tab/>
      </w:r>
    </w:p>
    <w:p w14:paraId="280701DC" w14:textId="77777777" w:rsidR="00DA5774" w:rsidRPr="00F776CB" w:rsidRDefault="00DA5774" w:rsidP="00DA5774">
      <w:pPr>
        <w:spacing w:before="0" w:after="0" w:line="240" w:lineRule="auto"/>
        <w:jc w:val="left"/>
        <w:rPr>
          <w:rStyle w:val="SubtleEmphasis"/>
        </w:rPr>
      </w:pPr>
      <w:r w:rsidRPr="00F776CB">
        <w:rPr>
          <w:rStyle w:val="SubtleEmphasis"/>
        </w:rPr>
        <w:t xml:space="preserve">-- This component takes in the 50 MHz clock and turns it in a 200MHz </w:t>
      </w:r>
      <w:proofErr w:type="spellStart"/>
      <w:r w:rsidRPr="00F776CB">
        <w:rPr>
          <w:rStyle w:val="SubtleEmphasis"/>
        </w:rPr>
        <w:t>clocl</w:t>
      </w:r>
      <w:proofErr w:type="spellEnd"/>
      <w:r w:rsidRPr="00F776CB">
        <w:rPr>
          <w:rStyle w:val="SubtleEmphasis"/>
        </w:rPr>
        <w:tab/>
      </w:r>
    </w:p>
    <w:p w14:paraId="2FDF0BB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COMPONENT </w:t>
      </w:r>
      <w:proofErr w:type="spellStart"/>
      <w:r w:rsidRPr="00F776CB">
        <w:rPr>
          <w:rStyle w:val="SubtleEmphasis"/>
        </w:rPr>
        <w:t>pll</w:t>
      </w:r>
      <w:proofErr w:type="spellEnd"/>
    </w:p>
    <w:p w14:paraId="1AD07D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PORT (</w:t>
      </w:r>
    </w:p>
    <w:p w14:paraId="4B59A62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inclk0 : IN STD_LOGIC  := '0';</w:t>
      </w:r>
    </w:p>
    <w:p w14:paraId="4947DE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c0</w:t>
      </w:r>
      <w:r w:rsidRPr="00F776CB">
        <w:rPr>
          <w:rStyle w:val="SubtleEmphasis"/>
        </w:rPr>
        <w:tab/>
      </w:r>
      <w:r w:rsidRPr="00F776CB">
        <w:rPr>
          <w:rStyle w:val="SubtleEmphasis"/>
        </w:rPr>
        <w:tab/>
        <w:t xml:space="preserve"> : OUT STD_LOGIC </w:t>
      </w:r>
    </w:p>
    <w:p w14:paraId="6530383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5E9235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w:t>
      </w:r>
    </w:p>
    <w:p w14:paraId="5BFCC100" w14:textId="77777777" w:rsidR="00DA5774" w:rsidRPr="00F776CB" w:rsidRDefault="00DA5774" w:rsidP="00DA5774">
      <w:pPr>
        <w:spacing w:before="0" w:after="0" w:line="240" w:lineRule="auto"/>
        <w:jc w:val="left"/>
        <w:rPr>
          <w:rStyle w:val="SubtleEmphasis"/>
        </w:rPr>
      </w:pPr>
      <w:r w:rsidRPr="00F776CB">
        <w:rPr>
          <w:rStyle w:val="SubtleEmphasis"/>
        </w:rPr>
        <w:tab/>
        <w:t>END COMPONENT;</w:t>
      </w:r>
    </w:p>
    <w:p w14:paraId="2DD29BAE" w14:textId="700D004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03AB2367"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baud clock until it reaches 1920, which occurs every 1/10th of a second</w:t>
      </w:r>
    </w:p>
    <w:p w14:paraId="5779DAF1"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data_trigger_count</w:t>
      </w:r>
      <w:proofErr w:type="spellEnd"/>
      <w:r w:rsidRPr="00F776CB">
        <w:rPr>
          <w:rStyle w:val="SubtleEmphasis"/>
        </w:rPr>
        <w:t>: STD_LOGIC_VECTOR(14 DOWNTO 0);</w:t>
      </w:r>
    </w:p>
    <w:p w14:paraId="78D1360D" w14:textId="77777777" w:rsidR="00DA5774" w:rsidRPr="00F776CB" w:rsidRDefault="00DA5774" w:rsidP="00DA5774">
      <w:pPr>
        <w:spacing w:before="0" w:after="0" w:line="240" w:lineRule="auto"/>
        <w:jc w:val="left"/>
        <w:rPr>
          <w:rStyle w:val="SubtleEmphasis"/>
        </w:rPr>
      </w:pPr>
      <w:r w:rsidRPr="00F776CB">
        <w:rPr>
          <w:rStyle w:val="SubtleEmphasis"/>
        </w:rPr>
        <w:t>-- This SIGNAL is turned on every 1/10th of a second for one 50 MHz clock pulse and resets</w:t>
      </w:r>
    </w:p>
    <w:p w14:paraId="0D137D26" w14:textId="77777777" w:rsidR="00DA5774" w:rsidRPr="00F776CB" w:rsidRDefault="00DA5774" w:rsidP="00DA5774">
      <w:pPr>
        <w:spacing w:before="0" w:after="0" w:line="240" w:lineRule="auto"/>
        <w:jc w:val="left"/>
        <w:rPr>
          <w:rStyle w:val="SubtleEmphasis"/>
        </w:rPr>
      </w:pPr>
      <w:r w:rsidRPr="00F776CB">
        <w:rPr>
          <w:rStyle w:val="SubtleEmphasis"/>
        </w:rPr>
        <w:t>-- the photon detection counters</w:t>
      </w:r>
    </w:p>
    <w:p w14:paraId="3FB4C7F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data_trigger_reset</w:t>
      </w:r>
      <w:proofErr w:type="spellEnd"/>
      <w:r w:rsidRPr="00F776CB">
        <w:rPr>
          <w:rStyle w:val="SubtleEmphasis"/>
        </w:rPr>
        <w:t>: STD_LOGIC;</w:t>
      </w:r>
    </w:p>
    <w:p w14:paraId="1568FCB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This SIGNAL is turned on every 1/10th of a second and begins the data stream out</w:t>
      </w:r>
    </w:p>
    <w:p w14:paraId="77B2EC96"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data_trigger</w:t>
      </w:r>
      <w:proofErr w:type="spellEnd"/>
      <w:r w:rsidRPr="00F776CB">
        <w:rPr>
          <w:rStyle w:val="SubtleEmphasis"/>
        </w:rPr>
        <w:t>: STD_LOGIC;</w:t>
      </w:r>
    </w:p>
    <w:p w14:paraId="262B31FA" w14:textId="77777777" w:rsidR="00DA5774" w:rsidRPr="00F776CB" w:rsidRDefault="00DA5774" w:rsidP="00DA5774">
      <w:pPr>
        <w:spacing w:before="0" w:after="0" w:line="240" w:lineRule="auto"/>
        <w:jc w:val="left"/>
        <w:rPr>
          <w:rStyle w:val="SubtleEmphasis"/>
        </w:rPr>
      </w:pPr>
      <w:r w:rsidRPr="00F776CB">
        <w:rPr>
          <w:rStyle w:val="SubtleEmphasis"/>
        </w:rPr>
        <w:t>-- This SIGNAL acts as a clock to output data at the baud rate of 19200 bits/second</w:t>
      </w:r>
    </w:p>
    <w:p w14:paraId="6229047B"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baud_rate_clk</w:t>
      </w:r>
      <w:proofErr w:type="spellEnd"/>
      <w:r w:rsidRPr="00F776CB">
        <w:rPr>
          <w:rStyle w:val="SubtleEmphasis"/>
        </w:rPr>
        <w:t>: STD_LOGIC;</w:t>
      </w:r>
    </w:p>
    <w:p w14:paraId="5A9DD985" w14:textId="77777777" w:rsidR="00DA5774" w:rsidRPr="00F776CB" w:rsidRDefault="00DA5774" w:rsidP="00DA5774">
      <w:pPr>
        <w:spacing w:before="0" w:after="0" w:line="240" w:lineRule="auto"/>
        <w:jc w:val="left"/>
        <w:rPr>
          <w:rStyle w:val="SubtleEmphasis"/>
        </w:rPr>
      </w:pPr>
      <w:r w:rsidRPr="00F776CB">
        <w:rPr>
          <w:rStyle w:val="SubtleEmphasis"/>
        </w:rPr>
        <w:t>-- This SIGNAL counts the 50 MHz clock pulses until it reaches 2604 in order to time the baud clock</w:t>
      </w:r>
    </w:p>
    <w:p w14:paraId="74AEA04D"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baud_rate_count</w:t>
      </w:r>
      <w:proofErr w:type="spellEnd"/>
      <w:r w:rsidRPr="00F776CB">
        <w:rPr>
          <w:rStyle w:val="SubtleEmphasis"/>
        </w:rPr>
        <w:t>: STD_LOGIC_VECTOR(14 DOWNTO 0);</w:t>
      </w:r>
    </w:p>
    <w:p w14:paraId="6A4893C5" w14:textId="77777777" w:rsidR="00DA5774" w:rsidRPr="00F776CB" w:rsidRDefault="00DA5774" w:rsidP="00DA5774">
      <w:pPr>
        <w:spacing w:before="0" w:after="0" w:line="240" w:lineRule="auto"/>
        <w:jc w:val="left"/>
        <w:rPr>
          <w:rStyle w:val="SubtleEmphasis"/>
        </w:rPr>
      </w:pPr>
      <w:r w:rsidRPr="00F776CB">
        <w:rPr>
          <w:rStyle w:val="SubtleEmphasis"/>
        </w:rPr>
        <w:t xml:space="preserve">-- These SIGNALs represent the </w:t>
      </w:r>
      <w:proofErr w:type="gramStart"/>
      <w:r w:rsidRPr="00F776CB">
        <w:rPr>
          <w:rStyle w:val="SubtleEmphasis"/>
        </w:rPr>
        <w:t>four input</w:t>
      </w:r>
      <w:proofErr w:type="gramEnd"/>
      <w:r w:rsidRPr="00F776CB">
        <w:rPr>
          <w:rStyle w:val="SubtleEmphasis"/>
        </w:rPr>
        <w:t xml:space="preserve"> pulse from the photon detectors</w:t>
      </w:r>
      <w:r w:rsidRPr="00F776CB">
        <w:rPr>
          <w:rStyle w:val="SubtleEmphasis"/>
        </w:rPr>
        <w:tab/>
      </w:r>
      <w:r w:rsidRPr="00F776CB">
        <w:rPr>
          <w:rStyle w:val="SubtleEmphasis"/>
        </w:rPr>
        <w:tab/>
      </w:r>
    </w:p>
    <w:p w14:paraId="7D59D8AF" w14:textId="77777777" w:rsidR="00DA5774" w:rsidRPr="00F776CB" w:rsidRDefault="00DA5774" w:rsidP="00DA5774">
      <w:pPr>
        <w:spacing w:before="0" w:after="0" w:line="240" w:lineRule="auto"/>
        <w:jc w:val="left"/>
        <w:rPr>
          <w:rStyle w:val="SubtleEmphasis"/>
        </w:rPr>
      </w:pPr>
      <w:r w:rsidRPr="00F776CB">
        <w:rPr>
          <w:rStyle w:val="SubtleEmphasis"/>
        </w:rPr>
        <w:tab/>
        <w:t>SIGNAL A, B, C, D, E, F, G, H: STD_LOGIC;</w:t>
      </w:r>
      <w:r w:rsidRPr="00F776CB">
        <w:rPr>
          <w:rStyle w:val="SubtleEmphasis"/>
        </w:rPr>
        <w:tab/>
      </w:r>
      <w:r w:rsidRPr="00F776CB">
        <w:rPr>
          <w:rStyle w:val="SubtleEmphasis"/>
        </w:rPr>
        <w:tab/>
      </w:r>
    </w:p>
    <w:p w14:paraId="7ADAB5E5"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10A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
    <w:p w14:paraId="78698CEB" w14:textId="77777777" w:rsidR="00DA5774" w:rsidRPr="00F776CB" w:rsidRDefault="00DA5774" w:rsidP="00DA5774">
      <w:pPr>
        <w:spacing w:before="0" w:after="0" w:line="240" w:lineRule="auto"/>
        <w:jc w:val="left"/>
        <w:rPr>
          <w:rStyle w:val="SubtleEmphasis"/>
        </w:rPr>
      </w:pPr>
      <w:r w:rsidRPr="00F776CB">
        <w:rPr>
          <w:rStyle w:val="SubtleEmphasis"/>
        </w:rPr>
        <w:t xml:space="preserve">-- This SIGNAL represents the </w:t>
      </w:r>
      <w:proofErr w:type="gramStart"/>
      <w:r w:rsidRPr="00F776CB">
        <w:rPr>
          <w:rStyle w:val="SubtleEmphasis"/>
        </w:rPr>
        <w:t>top level</w:t>
      </w:r>
      <w:proofErr w:type="gramEnd"/>
      <w:r w:rsidRPr="00F776CB">
        <w:rPr>
          <w:rStyle w:val="SubtleEmphasis"/>
        </w:rPr>
        <w:t xml:space="preserve"> design entity instantiation of the number of counts</w:t>
      </w:r>
    </w:p>
    <w:p w14:paraId="04501B4C" w14:textId="77777777" w:rsidR="00DA5774" w:rsidRPr="00F776CB" w:rsidRDefault="00DA5774" w:rsidP="00DA5774">
      <w:pPr>
        <w:spacing w:before="0" w:after="0" w:line="240" w:lineRule="auto"/>
        <w:jc w:val="left"/>
        <w:rPr>
          <w:rStyle w:val="SubtleEmphasis"/>
        </w:rPr>
      </w:pPr>
      <w:r w:rsidRPr="00F776CB">
        <w:rPr>
          <w:rStyle w:val="SubtleEmphasis"/>
        </w:rPr>
        <w:t>-- in the detectors A, B, C, D, E, F, G, and H respectively</w:t>
      </w:r>
    </w:p>
    <w:p w14:paraId="1033D2E8"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A_top</w:t>
      </w:r>
      <w:proofErr w:type="spellEnd"/>
      <w:r w:rsidRPr="00F776CB">
        <w:rPr>
          <w:rStyle w:val="SubtleEmphasis"/>
        </w:rPr>
        <w:t xml:space="preserve">, </w:t>
      </w:r>
      <w:proofErr w:type="spellStart"/>
      <w:r w:rsidRPr="00F776CB">
        <w:rPr>
          <w:rStyle w:val="SubtleEmphasis"/>
        </w:rPr>
        <w:t>B_top</w:t>
      </w:r>
      <w:proofErr w:type="spellEnd"/>
      <w:r w:rsidRPr="00F776CB">
        <w:rPr>
          <w:rStyle w:val="SubtleEmphasis"/>
        </w:rPr>
        <w:t xml:space="preserve">, </w:t>
      </w:r>
      <w:proofErr w:type="spellStart"/>
      <w:r w:rsidRPr="00F776CB">
        <w:rPr>
          <w:rStyle w:val="SubtleEmphasis"/>
        </w:rPr>
        <w:t>C_top</w:t>
      </w:r>
      <w:proofErr w:type="spellEnd"/>
      <w:r w:rsidRPr="00F776CB">
        <w:rPr>
          <w:rStyle w:val="SubtleEmphasis"/>
        </w:rPr>
        <w:t xml:space="preserve">, </w:t>
      </w:r>
      <w:proofErr w:type="spellStart"/>
      <w:r w:rsidRPr="00F776CB">
        <w:rPr>
          <w:rStyle w:val="SubtleEmphasis"/>
        </w:rPr>
        <w:t>D_top</w:t>
      </w:r>
      <w:proofErr w:type="spellEnd"/>
      <w:r w:rsidRPr="00F776CB">
        <w:rPr>
          <w:rStyle w:val="SubtleEmphasis"/>
        </w:rPr>
        <w:t xml:space="preserve">, </w:t>
      </w:r>
      <w:proofErr w:type="spellStart"/>
      <w:r w:rsidRPr="00F776CB">
        <w:rPr>
          <w:rStyle w:val="SubtleEmphasis"/>
        </w:rPr>
        <w:t>E_top</w:t>
      </w:r>
      <w:proofErr w:type="spellEnd"/>
      <w:r w:rsidRPr="00F776CB">
        <w:rPr>
          <w:rStyle w:val="SubtleEmphasis"/>
        </w:rPr>
        <w:t xml:space="preserve">, </w:t>
      </w:r>
      <w:proofErr w:type="spellStart"/>
      <w:r w:rsidRPr="00F776CB">
        <w:rPr>
          <w:rStyle w:val="SubtleEmphasis"/>
        </w:rPr>
        <w:t>F_top</w:t>
      </w:r>
      <w:proofErr w:type="spellEnd"/>
      <w:r w:rsidRPr="00F776CB">
        <w:rPr>
          <w:rStyle w:val="SubtleEmphasis"/>
        </w:rPr>
        <w:t xml:space="preserve">, </w:t>
      </w:r>
      <w:proofErr w:type="spellStart"/>
      <w:r w:rsidRPr="00F776CB">
        <w:rPr>
          <w:rStyle w:val="SubtleEmphasis"/>
        </w:rPr>
        <w:t>G_top</w:t>
      </w:r>
      <w:proofErr w:type="spellEnd"/>
      <w:r w:rsidRPr="00F776CB">
        <w:rPr>
          <w:rStyle w:val="SubtleEmphasis"/>
        </w:rPr>
        <w:t xml:space="preserve">, </w:t>
      </w:r>
      <w:proofErr w:type="spellStart"/>
      <w:r w:rsidRPr="00F776CB">
        <w:rPr>
          <w:rStyle w:val="SubtleEmphasis"/>
        </w:rPr>
        <w:t>H_top</w:t>
      </w:r>
      <w:proofErr w:type="spellEnd"/>
      <w:r w:rsidRPr="00F776CB">
        <w:rPr>
          <w:rStyle w:val="SubtleEmphasis"/>
        </w:rPr>
        <w:t>: STD_LOGIC_VECTOR(31 DOWNTO 0);</w:t>
      </w:r>
    </w:p>
    <w:p w14:paraId="2F2ECCC6" w14:textId="77777777" w:rsidR="00DA5774" w:rsidRPr="00F776CB" w:rsidRDefault="00DA5774" w:rsidP="00DA5774">
      <w:pPr>
        <w:spacing w:before="0" w:after="0" w:line="240" w:lineRule="auto"/>
        <w:jc w:val="left"/>
        <w:rPr>
          <w:rStyle w:val="SubtleEmphasis"/>
        </w:rPr>
      </w:pPr>
      <w:r w:rsidRPr="00F776CB">
        <w:rPr>
          <w:rStyle w:val="SubtleEmphasis"/>
        </w:rPr>
        <w:tab/>
      </w:r>
    </w:p>
    <w:p w14:paraId="31728E24" w14:textId="77777777" w:rsidR="00DA5774" w:rsidRPr="00F776CB" w:rsidRDefault="00DA5774" w:rsidP="00DA5774">
      <w:pPr>
        <w:spacing w:before="0" w:after="0" w:line="240" w:lineRule="auto"/>
        <w:jc w:val="left"/>
        <w:rPr>
          <w:rStyle w:val="SubtleEmphasis"/>
        </w:rPr>
      </w:pPr>
      <w:r w:rsidRPr="00F776CB">
        <w:rPr>
          <w:rStyle w:val="SubtleEmphasis"/>
        </w:rPr>
        <w:t>-- This SIGNAL represents the number of counts in the detectors A, B, C, and D respectively</w:t>
      </w:r>
    </w:p>
    <w:p w14:paraId="12C3B620" w14:textId="77777777" w:rsidR="00DA5774" w:rsidRPr="00F776CB" w:rsidRDefault="00DA5774" w:rsidP="00DA5774">
      <w:pPr>
        <w:spacing w:before="0" w:after="0" w:line="240" w:lineRule="auto"/>
        <w:jc w:val="left"/>
        <w:rPr>
          <w:rStyle w:val="SubtleEmphasis"/>
        </w:rPr>
      </w:pPr>
      <w:r w:rsidRPr="00F776CB">
        <w:rPr>
          <w:rStyle w:val="SubtleEmphasis"/>
        </w:rPr>
        <w:tab/>
        <w:t xml:space="preserve">SIGNAL </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G_out,H_out</w:t>
      </w:r>
      <w:proofErr w:type="spellEnd"/>
      <w:r w:rsidRPr="00F776CB">
        <w:rPr>
          <w:rStyle w:val="SubtleEmphasis"/>
        </w:rPr>
        <w:t>: STD_LOGIC_VECTOR(31 DOWNTO 0);</w:t>
      </w:r>
    </w:p>
    <w:p w14:paraId="792EA231" w14:textId="77777777" w:rsidR="00DA5774" w:rsidRPr="00F776CB" w:rsidRDefault="00DA5774" w:rsidP="00DA5774">
      <w:pPr>
        <w:spacing w:before="0" w:after="0" w:line="240" w:lineRule="auto"/>
        <w:jc w:val="left"/>
        <w:rPr>
          <w:rStyle w:val="SubtleEmphasis"/>
        </w:rPr>
      </w:pPr>
      <w:r w:rsidRPr="00F776CB">
        <w:rPr>
          <w:rStyle w:val="SubtleEmphasis"/>
        </w:rPr>
        <w:t>-- This SIGNAL is the only variable that is sent to the computer from the program</w:t>
      </w:r>
      <w:r w:rsidRPr="00F776CB">
        <w:rPr>
          <w:rStyle w:val="SubtleEmphasis"/>
        </w:rPr>
        <w:tab/>
      </w:r>
    </w:p>
    <w:p w14:paraId="0D113754" w14:textId="77777777" w:rsidR="00DA5774" w:rsidRPr="00F776CB" w:rsidRDefault="00DA5774" w:rsidP="00DA5774">
      <w:pPr>
        <w:spacing w:before="0" w:after="0" w:line="240" w:lineRule="auto"/>
        <w:jc w:val="left"/>
        <w:rPr>
          <w:rStyle w:val="SubtleEmphasis"/>
        </w:rPr>
      </w:pPr>
      <w:r w:rsidRPr="00F776CB">
        <w:rPr>
          <w:rStyle w:val="SubtleEmphasis"/>
        </w:rPr>
        <w:tab/>
        <w:t>SIGNAL Output: STD_LOGIC_VECTOR(31 DOWNTO 0);</w:t>
      </w:r>
    </w:p>
    <w:p w14:paraId="68843900" w14:textId="77777777" w:rsidR="00DA5774" w:rsidRPr="00F776CB" w:rsidRDefault="00DA5774" w:rsidP="00DA5774">
      <w:pPr>
        <w:spacing w:before="0" w:after="0" w:line="240" w:lineRule="auto"/>
        <w:jc w:val="left"/>
        <w:rPr>
          <w:rStyle w:val="SubtleEmphasis"/>
        </w:rPr>
      </w:pPr>
      <w:r w:rsidRPr="00F776CB">
        <w:rPr>
          <w:rStyle w:val="SubtleEmphasis"/>
        </w:rPr>
        <w:tab/>
      </w:r>
    </w:p>
    <w:p w14:paraId="338BAAA3" w14:textId="77777777" w:rsidR="00DA5774" w:rsidRPr="00F776CB" w:rsidRDefault="00DA5774" w:rsidP="00DA5774">
      <w:pPr>
        <w:spacing w:before="0" w:after="0" w:line="240" w:lineRule="auto"/>
        <w:jc w:val="left"/>
        <w:rPr>
          <w:rStyle w:val="SubtleEmphasis"/>
        </w:rPr>
      </w:pPr>
      <w:r w:rsidRPr="00F776CB">
        <w:rPr>
          <w:rStyle w:val="SubtleEmphasis"/>
        </w:rPr>
        <w:tab/>
        <w:t>SIGNAL Clock_200: STD_LOGIC;</w:t>
      </w:r>
    </w:p>
    <w:p w14:paraId="101E0FCD" w14:textId="77777777" w:rsidR="00DA5774" w:rsidRPr="00F776CB" w:rsidRDefault="00DA5774" w:rsidP="00DA5774">
      <w:pPr>
        <w:spacing w:before="0" w:after="0" w:line="240" w:lineRule="auto"/>
        <w:jc w:val="left"/>
        <w:rPr>
          <w:rStyle w:val="SubtleEmphasis"/>
        </w:rPr>
      </w:pPr>
      <w:r w:rsidRPr="00F776CB">
        <w:rPr>
          <w:rStyle w:val="SubtleEmphasis"/>
        </w:rPr>
        <w:tab/>
      </w:r>
    </w:p>
    <w:p w14:paraId="6C50E41E"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764C3906" w14:textId="77777777" w:rsidR="00DA5774" w:rsidRPr="00F776CB" w:rsidRDefault="00DA5774" w:rsidP="00DA5774">
      <w:pPr>
        <w:spacing w:before="0" w:after="0" w:line="240" w:lineRule="auto"/>
        <w:jc w:val="left"/>
        <w:rPr>
          <w:rStyle w:val="SubtleEmphasis"/>
        </w:rPr>
      </w:pPr>
      <w:r w:rsidRPr="00F776CB">
        <w:rPr>
          <w:rStyle w:val="SubtleEmphasis"/>
        </w:rPr>
        <w:t>-- This initializes the input PMTs signals when the respective switches is ON</w:t>
      </w:r>
    </w:p>
    <w:p w14:paraId="65348B32" w14:textId="77777777" w:rsidR="00DA5774" w:rsidRPr="00F776CB" w:rsidRDefault="00DA5774" w:rsidP="00DA5774">
      <w:pPr>
        <w:spacing w:before="0" w:after="0" w:line="240" w:lineRule="auto"/>
        <w:jc w:val="left"/>
        <w:rPr>
          <w:rStyle w:val="SubtleEmphasis"/>
        </w:rPr>
      </w:pPr>
      <w:r w:rsidRPr="00F776CB">
        <w:rPr>
          <w:rStyle w:val="SubtleEmphasis"/>
        </w:rPr>
        <w:t>-- Note that for this current circuit design, you might check if the data read is correct. Use SW(15)-</w:t>
      </w:r>
      <w:proofErr w:type="spellStart"/>
      <w:r w:rsidRPr="00F776CB">
        <w:rPr>
          <w:rStyle w:val="SubtleEmphasis"/>
        </w:rPr>
        <w:t>sw</w:t>
      </w:r>
      <w:proofErr w:type="spellEnd"/>
      <w:r w:rsidRPr="00F776CB">
        <w:rPr>
          <w:rStyle w:val="SubtleEmphasis"/>
        </w:rPr>
        <w:t>(8)</w:t>
      </w:r>
    </w:p>
    <w:p w14:paraId="2BCCEC49" w14:textId="77777777" w:rsidR="00DA5774" w:rsidRPr="00F776CB" w:rsidRDefault="00DA5774" w:rsidP="00DA5774">
      <w:pPr>
        <w:spacing w:before="0" w:after="0" w:line="240" w:lineRule="auto"/>
        <w:jc w:val="left"/>
        <w:rPr>
          <w:rStyle w:val="SubtleEmphasis"/>
        </w:rPr>
      </w:pPr>
      <w:r w:rsidRPr="00F776CB">
        <w:rPr>
          <w:rStyle w:val="SubtleEmphasis"/>
        </w:rPr>
        <w:t>-- to send fixed values through</w:t>
      </w:r>
    </w:p>
    <w:p w14:paraId="6F916E4E" w14:textId="77777777" w:rsidR="00DA5774" w:rsidRPr="00F776CB" w:rsidRDefault="00DA5774" w:rsidP="00DA5774">
      <w:pPr>
        <w:spacing w:before="0" w:after="0" w:line="240" w:lineRule="auto"/>
        <w:jc w:val="left"/>
        <w:rPr>
          <w:rStyle w:val="SubtleEmphasis"/>
        </w:rPr>
      </w:pPr>
      <w:r w:rsidRPr="00F776CB">
        <w:rPr>
          <w:rStyle w:val="SubtleEmphasis"/>
        </w:rPr>
        <w:tab/>
      </w:r>
    </w:p>
    <w:p w14:paraId="3941929C" w14:textId="77777777" w:rsidR="00DA5774" w:rsidRPr="00F776CB" w:rsidRDefault="00DA5774" w:rsidP="00DA5774">
      <w:pPr>
        <w:spacing w:before="0" w:after="0" w:line="240" w:lineRule="auto"/>
        <w:jc w:val="left"/>
        <w:rPr>
          <w:rStyle w:val="SubtleEmphasis"/>
        </w:rPr>
      </w:pPr>
      <w:r w:rsidRPr="00F776CB">
        <w:rPr>
          <w:rStyle w:val="SubtleEmphasis"/>
        </w:rPr>
        <w:tab/>
      </w:r>
    </w:p>
    <w:p w14:paraId="23A23048" w14:textId="77777777" w:rsidR="00DA5774" w:rsidRPr="00F776CB" w:rsidRDefault="00DA5774" w:rsidP="00DA5774">
      <w:pPr>
        <w:spacing w:before="0" w:after="0" w:line="240" w:lineRule="auto"/>
        <w:jc w:val="left"/>
        <w:rPr>
          <w:rStyle w:val="SubtleEmphasis"/>
        </w:rPr>
      </w:pPr>
      <w:r w:rsidRPr="00F776CB">
        <w:rPr>
          <w:rStyle w:val="SubtleEmphasis"/>
        </w:rPr>
        <w:tab/>
        <w:t>WITH SW(7) SELECT</w:t>
      </w:r>
    </w:p>
    <w:p w14:paraId="20230A2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 &lt;= GPIO_3</w:t>
      </w:r>
      <w:r w:rsidRPr="00F776CB">
        <w:rPr>
          <w:rStyle w:val="SubtleEmphasis"/>
        </w:rPr>
        <w:tab/>
        <w:t xml:space="preserve">  </w:t>
      </w:r>
      <w:r w:rsidRPr="00F776CB">
        <w:rPr>
          <w:rStyle w:val="SubtleEmphasis"/>
        </w:rPr>
        <w:tab/>
        <w:t>WHEN '1',</w:t>
      </w:r>
    </w:p>
    <w:p w14:paraId="7B4A6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F5B536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9BCD2C" w14:textId="77777777" w:rsidR="00DA5774" w:rsidRPr="00F776CB" w:rsidRDefault="00DA5774" w:rsidP="00DA5774">
      <w:pPr>
        <w:spacing w:before="0" w:after="0" w:line="240" w:lineRule="auto"/>
        <w:jc w:val="left"/>
        <w:rPr>
          <w:rStyle w:val="SubtleEmphasis"/>
        </w:rPr>
      </w:pPr>
      <w:r w:rsidRPr="00F776CB">
        <w:rPr>
          <w:rStyle w:val="SubtleEmphasis"/>
        </w:rPr>
        <w:tab/>
        <w:t>WITH SW(6) SELECT</w:t>
      </w:r>
    </w:p>
    <w:p w14:paraId="7D1AC5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 &lt;= GPIO_7  WHEN '1',</w:t>
      </w:r>
    </w:p>
    <w:p w14:paraId="071232F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603AE25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0AC414" w14:textId="77777777" w:rsidR="00DA5774" w:rsidRPr="00F776CB" w:rsidRDefault="00DA5774" w:rsidP="00DA5774">
      <w:pPr>
        <w:spacing w:before="0" w:after="0" w:line="240" w:lineRule="auto"/>
        <w:jc w:val="left"/>
        <w:rPr>
          <w:rStyle w:val="SubtleEmphasis"/>
        </w:rPr>
      </w:pPr>
      <w:r w:rsidRPr="00F776CB">
        <w:rPr>
          <w:rStyle w:val="SubtleEmphasis"/>
        </w:rPr>
        <w:tab/>
        <w:t>WITH SW(5) SELECT</w:t>
      </w:r>
    </w:p>
    <w:p w14:paraId="0E1119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C &lt;= GPIO_11 </w:t>
      </w:r>
      <w:r w:rsidRPr="00F776CB">
        <w:rPr>
          <w:rStyle w:val="SubtleEmphasis"/>
        </w:rPr>
        <w:tab/>
        <w:t>WHEN '1',</w:t>
      </w:r>
    </w:p>
    <w:p w14:paraId="410241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E98C8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64B55FA" w14:textId="77777777" w:rsidR="00DA5774" w:rsidRPr="00F776CB" w:rsidRDefault="00DA5774" w:rsidP="00DA5774">
      <w:pPr>
        <w:spacing w:before="0" w:after="0" w:line="240" w:lineRule="auto"/>
        <w:jc w:val="left"/>
        <w:rPr>
          <w:rStyle w:val="SubtleEmphasis"/>
        </w:rPr>
      </w:pPr>
      <w:r w:rsidRPr="00F776CB">
        <w:rPr>
          <w:rStyle w:val="SubtleEmphasis"/>
        </w:rPr>
        <w:tab/>
        <w:t>WITH SW(4) SELECT</w:t>
      </w:r>
    </w:p>
    <w:p w14:paraId="632E28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D &lt;= GPIO_15 </w:t>
      </w:r>
      <w:r w:rsidRPr="00F776CB">
        <w:rPr>
          <w:rStyle w:val="SubtleEmphasis"/>
        </w:rPr>
        <w:tab/>
        <w:t>WHEN '1',</w:t>
      </w:r>
    </w:p>
    <w:p w14:paraId="7CD54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1C4BD8E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4CD033E" w14:textId="77777777" w:rsidR="00DA5774" w:rsidRPr="00F776CB" w:rsidRDefault="00DA5774" w:rsidP="00DA5774">
      <w:pPr>
        <w:spacing w:before="0" w:after="0" w:line="240" w:lineRule="auto"/>
        <w:jc w:val="left"/>
        <w:rPr>
          <w:rStyle w:val="SubtleEmphasis"/>
        </w:rPr>
      </w:pPr>
      <w:r w:rsidRPr="00F776CB">
        <w:rPr>
          <w:rStyle w:val="SubtleEmphasis"/>
        </w:rPr>
        <w:tab/>
        <w:t>WITH SW(3) SELECT</w:t>
      </w:r>
    </w:p>
    <w:p w14:paraId="6802158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 &lt;= GPIO_21 </w:t>
      </w:r>
      <w:r w:rsidRPr="00F776CB">
        <w:rPr>
          <w:rStyle w:val="SubtleEmphasis"/>
        </w:rPr>
        <w:tab/>
        <w:t>WHEN '1',</w:t>
      </w:r>
    </w:p>
    <w:p w14:paraId="330091C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37E4EF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4B5D605" w14:textId="77777777" w:rsidR="00DA5774" w:rsidRPr="00F776CB" w:rsidRDefault="00DA5774" w:rsidP="00DA5774">
      <w:pPr>
        <w:spacing w:before="0" w:after="0" w:line="240" w:lineRule="auto"/>
        <w:jc w:val="left"/>
        <w:rPr>
          <w:rStyle w:val="SubtleEmphasis"/>
        </w:rPr>
      </w:pPr>
      <w:r w:rsidRPr="00F776CB">
        <w:rPr>
          <w:rStyle w:val="SubtleEmphasis"/>
        </w:rPr>
        <w:tab/>
        <w:t>WITH SW(2) SELECT</w:t>
      </w:r>
    </w:p>
    <w:p w14:paraId="2EE057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&lt;= GPIO_25 </w:t>
      </w:r>
      <w:r w:rsidRPr="00F776CB">
        <w:rPr>
          <w:rStyle w:val="SubtleEmphasis"/>
        </w:rPr>
        <w:tab/>
        <w:t>WHEN '1',</w:t>
      </w:r>
    </w:p>
    <w:p w14:paraId="6F813A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4BA85654"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1404A0DF" w14:textId="77777777" w:rsidR="00DA5774" w:rsidRPr="00F776CB" w:rsidRDefault="00DA5774" w:rsidP="00DA5774">
      <w:pPr>
        <w:spacing w:before="0" w:after="0" w:line="240" w:lineRule="auto"/>
        <w:jc w:val="left"/>
        <w:rPr>
          <w:rStyle w:val="SubtleEmphasis"/>
        </w:rPr>
      </w:pPr>
      <w:r w:rsidRPr="00F776CB">
        <w:rPr>
          <w:rStyle w:val="SubtleEmphasis"/>
        </w:rPr>
        <w:tab/>
        <w:t>WITH SW(1) SELECT</w:t>
      </w:r>
    </w:p>
    <w:p w14:paraId="109C42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G &lt;= GPIO_29 </w:t>
      </w:r>
      <w:r w:rsidRPr="00F776CB">
        <w:rPr>
          <w:rStyle w:val="SubtleEmphasis"/>
        </w:rPr>
        <w:tab/>
        <w:t>WHEN '1',</w:t>
      </w:r>
    </w:p>
    <w:p w14:paraId="559D2D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p>
    <w:p w14:paraId="09D45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15D593" w14:textId="77777777" w:rsidR="00DA5774" w:rsidRPr="00F776CB" w:rsidRDefault="00DA5774" w:rsidP="00DA5774">
      <w:pPr>
        <w:spacing w:before="0" w:after="0" w:line="240" w:lineRule="auto"/>
        <w:jc w:val="left"/>
        <w:rPr>
          <w:rStyle w:val="SubtleEmphasis"/>
        </w:rPr>
      </w:pPr>
      <w:r w:rsidRPr="00F776CB">
        <w:rPr>
          <w:rStyle w:val="SubtleEmphasis"/>
        </w:rPr>
        <w:tab/>
        <w:t>WITH SW(0) SELECT</w:t>
      </w:r>
    </w:p>
    <w:p w14:paraId="0AAF281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H &lt;= GPIO_33 </w:t>
      </w:r>
      <w:r w:rsidRPr="00F776CB">
        <w:rPr>
          <w:rStyle w:val="SubtleEmphasis"/>
        </w:rPr>
        <w:tab/>
        <w:t>WHEN '1',</w:t>
      </w:r>
    </w:p>
    <w:p w14:paraId="7CA1E35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'0' </w:t>
      </w:r>
      <w:r w:rsidRPr="00F776CB">
        <w:rPr>
          <w:rStyle w:val="SubtleEmphasis"/>
        </w:rPr>
        <w:tab/>
        <w:t xml:space="preserve">    </w:t>
      </w:r>
      <w:r w:rsidRPr="00F776CB">
        <w:rPr>
          <w:rStyle w:val="SubtleEmphasis"/>
        </w:rPr>
        <w:tab/>
        <w:t>WHEN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699AF9B6" w14:textId="77777777" w:rsidR="00DA5774" w:rsidRPr="00F776CB" w:rsidRDefault="00DA5774" w:rsidP="00DA5774">
      <w:pPr>
        <w:spacing w:before="0" w:after="0" w:line="240" w:lineRule="auto"/>
        <w:jc w:val="left"/>
        <w:rPr>
          <w:rStyle w:val="SubtleEmphasis"/>
        </w:rPr>
      </w:pPr>
    </w:p>
    <w:p w14:paraId="796AA00B" w14:textId="77777777" w:rsidR="00DA5774" w:rsidRPr="00F776CB" w:rsidRDefault="00DA5774" w:rsidP="00DA5774">
      <w:pPr>
        <w:spacing w:before="0" w:after="0" w:line="240" w:lineRule="auto"/>
        <w:jc w:val="left"/>
        <w:rPr>
          <w:rStyle w:val="SubtleEmphasis"/>
        </w:rPr>
      </w:pPr>
      <w:r w:rsidRPr="00F776CB">
        <w:rPr>
          <w:rStyle w:val="SubtleEmphasis"/>
        </w:rPr>
        <w:tab/>
        <w:t>--</w:t>
      </w:r>
      <w:proofErr w:type="spellStart"/>
      <w:r w:rsidRPr="00F776CB">
        <w:rPr>
          <w:rStyle w:val="SubtleEmphasis"/>
        </w:rPr>
        <w:t>envia</w:t>
      </w:r>
      <w:proofErr w:type="spellEnd"/>
      <w:r w:rsidRPr="00F776CB">
        <w:rPr>
          <w:rStyle w:val="SubtleEmphasis"/>
        </w:rPr>
        <w:t xml:space="preserve"> </w:t>
      </w:r>
      <w:proofErr w:type="spellStart"/>
      <w:r w:rsidRPr="00F776CB">
        <w:rPr>
          <w:rStyle w:val="SubtleEmphasis"/>
        </w:rPr>
        <w:t>valores</w:t>
      </w:r>
      <w:proofErr w:type="spellEnd"/>
      <w:r w:rsidRPr="00F776CB">
        <w:rPr>
          <w:rStyle w:val="SubtleEmphasis"/>
        </w:rPr>
        <w:t xml:space="preserve"> </w:t>
      </w:r>
      <w:proofErr w:type="spellStart"/>
      <w:r w:rsidRPr="00F776CB">
        <w:rPr>
          <w:rStyle w:val="SubtleEmphasis"/>
        </w:rPr>
        <w:t>fixos</w:t>
      </w:r>
      <w:proofErr w:type="spellEnd"/>
      <w:r w:rsidRPr="00F776CB">
        <w:rPr>
          <w:rStyle w:val="SubtleEmphasis"/>
        </w:rPr>
        <w:t xml:space="preserve"> </w:t>
      </w:r>
      <w:proofErr w:type="spellStart"/>
      <w:r w:rsidRPr="00F776CB">
        <w:rPr>
          <w:rStyle w:val="SubtleEmphasis"/>
        </w:rPr>
        <w:t>conhecidos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r w:rsidRPr="00F776CB">
        <w:rPr>
          <w:rStyle w:val="SubtleEmphasis"/>
        </w:rPr>
        <w:t xml:space="preserve"> de </w:t>
      </w:r>
      <w:proofErr w:type="spellStart"/>
      <w:r w:rsidRPr="00F776CB">
        <w:rPr>
          <w:rStyle w:val="SubtleEmphasis"/>
        </w:rPr>
        <w:t>contagem</w:t>
      </w:r>
      <w:proofErr w:type="spellEnd"/>
    </w:p>
    <w:p w14:paraId="0A8AB98A" w14:textId="77777777" w:rsidR="00DA5774" w:rsidRPr="00F776CB" w:rsidRDefault="00DA5774" w:rsidP="00DA5774">
      <w:pPr>
        <w:spacing w:before="0" w:after="0" w:line="240" w:lineRule="auto"/>
        <w:jc w:val="left"/>
        <w:rPr>
          <w:rStyle w:val="SubtleEmphasis"/>
        </w:rPr>
      </w:pPr>
    </w:p>
    <w:p w14:paraId="06FC9A35" w14:textId="77777777" w:rsidR="00DA5774" w:rsidRPr="00F776CB" w:rsidRDefault="00DA5774" w:rsidP="00DA5774">
      <w:pPr>
        <w:spacing w:before="0" w:after="0" w:line="240" w:lineRule="auto"/>
        <w:jc w:val="left"/>
        <w:rPr>
          <w:rStyle w:val="SubtleEmphasis"/>
        </w:rPr>
      </w:pPr>
      <w:r w:rsidRPr="00F776CB">
        <w:rPr>
          <w:rStyle w:val="SubtleEmphasis"/>
        </w:rPr>
        <w:tab/>
        <w:t xml:space="preserve">-- </w:t>
      </w:r>
      <w:proofErr w:type="spellStart"/>
      <w:r w:rsidRPr="00F776CB">
        <w:rPr>
          <w:rStyle w:val="SubtleEmphasis"/>
        </w:rPr>
        <w:t>envia</w:t>
      </w:r>
      <w:proofErr w:type="spellEnd"/>
      <w:r w:rsidRPr="00F776CB">
        <w:rPr>
          <w:rStyle w:val="SubtleEmphasis"/>
        </w:rPr>
        <w:t xml:space="preserve"> GND para </w:t>
      </w:r>
      <w:proofErr w:type="spellStart"/>
      <w:r w:rsidRPr="00F776CB">
        <w:rPr>
          <w:rStyle w:val="SubtleEmphasis"/>
        </w:rPr>
        <w:t>os</w:t>
      </w:r>
      <w:proofErr w:type="spellEnd"/>
      <w:r w:rsidRPr="00F776CB">
        <w:rPr>
          <w:rStyle w:val="SubtleEmphasis"/>
        </w:rPr>
        <w:t xml:space="preserve"> </w:t>
      </w:r>
      <w:proofErr w:type="spellStart"/>
      <w:r w:rsidRPr="00F776CB">
        <w:rPr>
          <w:rStyle w:val="SubtleEmphasis"/>
        </w:rPr>
        <w:t>pinos</w:t>
      </w:r>
      <w:proofErr w:type="spellEnd"/>
      <w:r w:rsidRPr="00F776CB">
        <w:rPr>
          <w:rStyle w:val="SubtleEmphasis"/>
        </w:rPr>
        <w:t xml:space="preserve"> </w:t>
      </w:r>
      <w:proofErr w:type="spellStart"/>
      <w:r w:rsidRPr="00F776CB">
        <w:rPr>
          <w:rStyle w:val="SubtleEmphasis"/>
        </w:rPr>
        <w:t>adjacentes</w:t>
      </w:r>
      <w:proofErr w:type="spellEnd"/>
      <w:r w:rsidRPr="00F776CB">
        <w:rPr>
          <w:rStyle w:val="SubtleEmphasis"/>
        </w:rPr>
        <w:t xml:space="preserve"> </w:t>
      </w:r>
      <w:proofErr w:type="spellStart"/>
      <w:r w:rsidRPr="00F776CB">
        <w:rPr>
          <w:rStyle w:val="SubtleEmphasis"/>
        </w:rPr>
        <w:t>aos</w:t>
      </w:r>
      <w:proofErr w:type="spellEnd"/>
      <w:r w:rsidRPr="00F776CB">
        <w:rPr>
          <w:rStyle w:val="SubtleEmphasis"/>
        </w:rPr>
        <w:t xml:space="preserve"> </w:t>
      </w:r>
      <w:proofErr w:type="spellStart"/>
      <w:r w:rsidRPr="00F776CB">
        <w:rPr>
          <w:rStyle w:val="SubtleEmphasis"/>
        </w:rPr>
        <w:t>sinais</w:t>
      </w:r>
      <w:proofErr w:type="spellEnd"/>
    </w:p>
    <w:p w14:paraId="23B4AA23" w14:textId="77777777" w:rsidR="00DA5774" w:rsidRPr="00F776CB" w:rsidRDefault="00DA5774" w:rsidP="00DA5774">
      <w:pPr>
        <w:spacing w:before="0" w:after="0" w:line="240" w:lineRule="auto"/>
        <w:jc w:val="left"/>
        <w:rPr>
          <w:rStyle w:val="SubtleEmphasis"/>
        </w:rPr>
      </w:pPr>
      <w:r w:rsidRPr="00F776CB">
        <w:rPr>
          <w:rStyle w:val="SubtleEmphasis"/>
        </w:rPr>
        <w:t>GPIO_4   &lt;= '0'; </w:t>
      </w:r>
    </w:p>
    <w:p w14:paraId="64EFD41C" w14:textId="77777777" w:rsidR="00DA5774" w:rsidRPr="00F776CB" w:rsidRDefault="00DA5774" w:rsidP="00DA5774">
      <w:pPr>
        <w:spacing w:before="0" w:after="0" w:line="240" w:lineRule="auto"/>
        <w:jc w:val="left"/>
        <w:rPr>
          <w:rStyle w:val="SubtleEmphasis"/>
        </w:rPr>
      </w:pPr>
      <w:r w:rsidRPr="00F776CB">
        <w:rPr>
          <w:rStyle w:val="SubtleEmphasis"/>
        </w:rPr>
        <w:t>GPIO_8   &lt;= '0'; </w:t>
      </w:r>
    </w:p>
    <w:p w14:paraId="5FA91661" w14:textId="77777777" w:rsidR="00DA5774" w:rsidRPr="00F776CB" w:rsidRDefault="00DA5774" w:rsidP="00DA5774">
      <w:pPr>
        <w:spacing w:before="0" w:after="0" w:line="240" w:lineRule="auto"/>
        <w:jc w:val="left"/>
        <w:rPr>
          <w:rStyle w:val="SubtleEmphasis"/>
        </w:rPr>
      </w:pPr>
      <w:r w:rsidRPr="00F776CB">
        <w:rPr>
          <w:rStyle w:val="SubtleEmphasis"/>
        </w:rPr>
        <w:t>GPIO_12  &lt;= '0';</w:t>
      </w:r>
    </w:p>
    <w:p w14:paraId="74CC69C4" w14:textId="77777777" w:rsidR="00DA5774" w:rsidRPr="00F776CB" w:rsidRDefault="00DA5774" w:rsidP="00DA5774">
      <w:pPr>
        <w:spacing w:before="0" w:after="0" w:line="240" w:lineRule="auto"/>
        <w:jc w:val="left"/>
        <w:rPr>
          <w:rStyle w:val="SubtleEmphasis"/>
        </w:rPr>
      </w:pPr>
      <w:r w:rsidRPr="00F776CB">
        <w:rPr>
          <w:rStyle w:val="SubtleEmphasis"/>
        </w:rPr>
        <w:t>GPIO_16  &lt;= '0'; </w:t>
      </w:r>
    </w:p>
    <w:p w14:paraId="61027EEF" w14:textId="77777777" w:rsidR="00DA5774" w:rsidRPr="00F776CB" w:rsidRDefault="00DA5774" w:rsidP="00DA5774">
      <w:pPr>
        <w:spacing w:before="0" w:after="0" w:line="240" w:lineRule="auto"/>
        <w:jc w:val="left"/>
        <w:rPr>
          <w:rStyle w:val="SubtleEmphasis"/>
        </w:rPr>
      </w:pPr>
      <w:r w:rsidRPr="00F776CB">
        <w:rPr>
          <w:rStyle w:val="SubtleEmphasis"/>
        </w:rPr>
        <w:t>GPIO_22  &lt;= '0'; </w:t>
      </w:r>
    </w:p>
    <w:p w14:paraId="37CC850B" w14:textId="77777777" w:rsidR="00DA5774" w:rsidRPr="00F776CB" w:rsidRDefault="00DA5774" w:rsidP="00DA5774">
      <w:pPr>
        <w:spacing w:before="0" w:after="0" w:line="240" w:lineRule="auto"/>
        <w:jc w:val="left"/>
        <w:rPr>
          <w:rStyle w:val="SubtleEmphasis"/>
        </w:rPr>
      </w:pPr>
      <w:r w:rsidRPr="00F776CB">
        <w:rPr>
          <w:rStyle w:val="SubtleEmphasis"/>
        </w:rPr>
        <w:t>GPIO_24  &lt;= '0'; </w:t>
      </w:r>
    </w:p>
    <w:p w14:paraId="3C18D841" w14:textId="77777777" w:rsidR="00DA5774" w:rsidRPr="00F776CB" w:rsidRDefault="00DA5774" w:rsidP="00DA5774">
      <w:pPr>
        <w:spacing w:before="0" w:after="0" w:line="240" w:lineRule="auto"/>
        <w:jc w:val="left"/>
        <w:rPr>
          <w:rStyle w:val="SubtleEmphasis"/>
        </w:rPr>
      </w:pPr>
      <w:r w:rsidRPr="00F776CB">
        <w:rPr>
          <w:rStyle w:val="SubtleEmphasis"/>
        </w:rPr>
        <w:t>GPIO_30  &lt;= '0'; </w:t>
      </w:r>
    </w:p>
    <w:p w14:paraId="202D069D" w14:textId="77777777" w:rsidR="00DA5774" w:rsidRPr="00F776CB" w:rsidRDefault="00DA5774" w:rsidP="00DA5774">
      <w:pPr>
        <w:spacing w:before="0" w:after="0" w:line="240" w:lineRule="auto"/>
        <w:jc w:val="left"/>
        <w:rPr>
          <w:rStyle w:val="SubtleEmphasis"/>
        </w:rPr>
      </w:pPr>
      <w:r w:rsidRPr="00F776CB">
        <w:rPr>
          <w:rStyle w:val="SubtleEmphasis"/>
        </w:rPr>
        <w:t>GPIO_34  &lt;= '0'; </w:t>
      </w:r>
    </w:p>
    <w:p w14:paraId="54B583DA" w14:textId="13B52682" w:rsidR="00DA5774" w:rsidRPr="00F776CB" w:rsidRDefault="00DA5774" w:rsidP="00DA5774">
      <w:pPr>
        <w:spacing w:before="0" w:after="0" w:line="240" w:lineRule="auto"/>
        <w:jc w:val="left"/>
        <w:rPr>
          <w:rStyle w:val="SubtleEmphasis"/>
        </w:rPr>
      </w:pPr>
      <w:r w:rsidRPr="00F776CB">
        <w:rPr>
          <w:rStyle w:val="SubtleEmphasis"/>
        </w:rPr>
        <w:tab/>
      </w:r>
    </w:p>
    <w:p w14:paraId="52903103" w14:textId="77777777" w:rsidR="00DA5774" w:rsidRPr="00F776CB" w:rsidRDefault="00DA5774" w:rsidP="00DA5774">
      <w:pPr>
        <w:spacing w:before="0" w:after="0" w:line="240" w:lineRule="auto"/>
        <w:jc w:val="left"/>
        <w:rPr>
          <w:rStyle w:val="SubtleEmphasis"/>
        </w:rPr>
      </w:pPr>
    </w:p>
    <w:p w14:paraId="00B532B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14 bit</w:t>
      </w:r>
      <w:proofErr w:type="gramEnd"/>
      <w:r w:rsidRPr="00F776CB">
        <w:rPr>
          <w:rStyle w:val="SubtleEmphasis"/>
        </w:rPr>
        <w:t xml:space="preserve"> counter reaches 1920, this process turns on the SIGNAL '</w:t>
      </w:r>
      <w:proofErr w:type="spellStart"/>
      <w:r w:rsidRPr="00F776CB">
        <w:rPr>
          <w:rStyle w:val="SubtleEmphasis"/>
        </w:rPr>
        <w:t>data_trigger</w:t>
      </w:r>
      <w:proofErr w:type="spellEnd"/>
      <w:r w:rsidRPr="00F776CB">
        <w:rPr>
          <w:rStyle w:val="SubtleEmphasis"/>
        </w:rPr>
        <w:t>'</w:t>
      </w:r>
    </w:p>
    <w:p w14:paraId="4268065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data_trigger</w:t>
      </w:r>
      <w:proofErr w:type="spellEnd"/>
      <w:r w:rsidRPr="00F776CB">
        <w:rPr>
          <w:rStyle w:val="SubtleEmphasis"/>
        </w:rPr>
        <w:t xml:space="preserve">' then acts as a clock pulse, </w:t>
      </w:r>
      <w:proofErr w:type="spellStart"/>
      <w:r w:rsidRPr="00F776CB">
        <w:rPr>
          <w:rStyle w:val="SubtleEmphasis"/>
        </w:rPr>
        <w:t>reseting</w:t>
      </w:r>
      <w:proofErr w:type="spellEnd"/>
      <w:r w:rsidRPr="00F776CB">
        <w:rPr>
          <w:rStyle w:val="SubtleEmphasis"/>
        </w:rPr>
        <w:t xml:space="preserve"> the counts and changing the display</w:t>
      </w:r>
    </w:p>
    <w:p w14:paraId="2BC7888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data_trigger_count</w:t>
      </w:r>
      <w:proofErr w:type="spellEnd"/>
      <w:r w:rsidRPr="00F776CB">
        <w:rPr>
          <w:rStyle w:val="SubtleEmphasis"/>
        </w:rPr>
        <w:t xml:space="preserve"> )</w:t>
      </w:r>
    </w:p>
    <w:p w14:paraId="20CE6B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528E38C2" w14:textId="46A10713" w:rsidR="00A251E2" w:rsidRDefault="00DA5774" w:rsidP="00A251E2">
      <w:pPr>
        <w:spacing w:before="0" w:after="0" w:line="240" w:lineRule="auto"/>
        <w:jc w:val="left"/>
        <w:rPr>
          <w:rStyle w:val="SubtleEmphasis"/>
        </w:rPr>
      </w:pPr>
      <w:r w:rsidRPr="00F776CB">
        <w:rPr>
          <w:rStyle w:val="SubtleEmphasis"/>
        </w:rPr>
        <w:tab/>
      </w:r>
      <w:r w:rsidR="00A251E2" w:rsidRPr="00F776CB">
        <w:rPr>
          <w:rStyle w:val="SubtleEmphasis"/>
        </w:rPr>
        <w:t>-- 1920 =&gt; gate = 1/10 se</w:t>
      </w:r>
      <w:r w:rsidR="00A251E2">
        <w:rPr>
          <w:rStyle w:val="SubtleEmphasis"/>
        </w:rPr>
        <w:t>c</w:t>
      </w:r>
      <w:r w:rsidR="00A251E2" w:rsidRPr="00F776CB">
        <w:rPr>
          <w:rStyle w:val="SubtleEmphasis"/>
        </w:rPr>
        <w:t xml:space="preserve"> 19200 =&gt; gate= 1 sec</w:t>
      </w:r>
    </w:p>
    <w:p w14:paraId="162189A6" w14:textId="47F30EDE" w:rsidR="00DA5774" w:rsidRPr="00F776CB" w:rsidRDefault="00DA5774" w:rsidP="00A251E2">
      <w:pPr>
        <w:spacing w:before="0" w:after="0" w:line="240" w:lineRule="auto"/>
        <w:jc w:val="left"/>
        <w:rPr>
          <w:rStyle w:val="SubtleEmphasis"/>
        </w:rPr>
      </w:pPr>
      <w:r w:rsidRPr="00F776CB">
        <w:rPr>
          <w:rStyle w:val="SubtleEmphasis"/>
        </w:rPr>
        <w:t xml:space="preserve">IF </w:t>
      </w:r>
      <w:proofErr w:type="spellStart"/>
      <w:r w:rsidRPr="00F776CB">
        <w:rPr>
          <w:rStyle w:val="SubtleEmphasis"/>
        </w:rPr>
        <w:t>data_trigger_count</w:t>
      </w:r>
      <w:proofErr w:type="spellEnd"/>
      <w:r w:rsidRPr="00F776CB">
        <w:rPr>
          <w:rStyle w:val="SubtleEmphasis"/>
        </w:rPr>
        <w:t xml:space="preserve"> = "000011110000000" THEN </w:t>
      </w:r>
    </w:p>
    <w:p w14:paraId="1FAA52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'1';</w:t>
      </w:r>
    </w:p>
    <w:p w14:paraId="64310CE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48C9FE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"000000000000000" THEN</w:t>
      </w:r>
    </w:p>
    <w:p w14:paraId="084386E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19A45B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367197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ELSIF </w:t>
      </w:r>
      <w:proofErr w:type="spellStart"/>
      <w:r w:rsidRPr="00F776CB">
        <w:rPr>
          <w:rStyle w:val="SubtleEmphasis"/>
        </w:rPr>
        <w:t>data_trigger_count</w:t>
      </w:r>
      <w:proofErr w:type="spellEnd"/>
      <w:r w:rsidRPr="00F776CB">
        <w:rPr>
          <w:rStyle w:val="SubtleEmphasis"/>
        </w:rPr>
        <w:t xml:space="preserve"> = "000000000000001" THEN</w:t>
      </w:r>
    </w:p>
    <w:p w14:paraId="3EDAA7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6549CA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'1';</w:t>
      </w:r>
    </w:p>
    <w:p w14:paraId="5ADBBE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3B32E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data_trigger_reset</w:t>
      </w:r>
      <w:proofErr w:type="spellEnd"/>
      <w:r w:rsidRPr="00F776CB">
        <w:rPr>
          <w:rStyle w:val="SubtleEmphasis"/>
        </w:rPr>
        <w:t xml:space="preserve"> &lt;= '0';</w:t>
      </w:r>
    </w:p>
    <w:p w14:paraId="2C150A5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 xml:space="preserve"> &lt;= '0';</w:t>
      </w:r>
    </w:p>
    <w:p w14:paraId="3E3B743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09E73BEE"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06F2BEEE" w14:textId="77777777" w:rsidR="00DA5774" w:rsidRPr="00F776CB" w:rsidRDefault="00DA5774" w:rsidP="00DA5774">
      <w:pPr>
        <w:spacing w:before="0" w:after="0" w:line="240" w:lineRule="auto"/>
        <w:jc w:val="left"/>
        <w:rPr>
          <w:rStyle w:val="SubtleEmphasis"/>
        </w:rPr>
      </w:pPr>
      <w:r w:rsidRPr="00F776CB">
        <w:rPr>
          <w:rStyle w:val="SubtleEmphasis"/>
        </w:rPr>
        <w:tab/>
      </w:r>
    </w:p>
    <w:p w14:paraId="29935D0C" w14:textId="77777777" w:rsidR="00DA5774" w:rsidRPr="00F776CB" w:rsidRDefault="00DA5774" w:rsidP="00DA5774">
      <w:pPr>
        <w:spacing w:before="0" w:after="0" w:line="240" w:lineRule="auto"/>
        <w:jc w:val="left"/>
        <w:rPr>
          <w:rStyle w:val="SubtleEmphasis"/>
        </w:rPr>
      </w:pPr>
      <w:r w:rsidRPr="00F776CB">
        <w:rPr>
          <w:rStyle w:val="SubtleEmphasis"/>
        </w:rPr>
        <w:t xml:space="preserve">-- Once the output of the </w:t>
      </w:r>
      <w:proofErr w:type="gramStart"/>
      <w:r w:rsidRPr="00F776CB">
        <w:rPr>
          <w:rStyle w:val="SubtleEmphasis"/>
        </w:rPr>
        <w:t>13 bit</w:t>
      </w:r>
      <w:proofErr w:type="gramEnd"/>
      <w:r w:rsidRPr="00F776CB">
        <w:rPr>
          <w:rStyle w:val="SubtleEmphasis"/>
        </w:rPr>
        <w:t xml:space="preserve"> counter reaches 2,604, this process turns on the SIGNAL '</w:t>
      </w:r>
      <w:proofErr w:type="spellStart"/>
      <w:r w:rsidRPr="00F776CB">
        <w:rPr>
          <w:rStyle w:val="SubtleEmphasis"/>
        </w:rPr>
        <w:t>baud_rate_clk</w:t>
      </w:r>
      <w:proofErr w:type="spellEnd"/>
      <w:r w:rsidRPr="00F776CB">
        <w:rPr>
          <w:rStyle w:val="SubtleEmphasis"/>
        </w:rPr>
        <w:t>'</w:t>
      </w:r>
    </w:p>
    <w:p w14:paraId="15654BC3" w14:textId="77777777" w:rsidR="00DA5774" w:rsidRPr="00F776CB" w:rsidRDefault="00DA5774" w:rsidP="00DA5774">
      <w:pPr>
        <w:spacing w:before="0" w:after="0" w:line="240" w:lineRule="auto"/>
        <w:jc w:val="left"/>
        <w:rPr>
          <w:rStyle w:val="SubtleEmphasis"/>
        </w:rPr>
      </w:pPr>
      <w:r w:rsidRPr="00F776CB">
        <w:rPr>
          <w:rStyle w:val="SubtleEmphasis"/>
        </w:rPr>
        <w:t>-- The SIGNAL '</w:t>
      </w:r>
      <w:proofErr w:type="spellStart"/>
      <w:r w:rsidRPr="00F776CB">
        <w:rPr>
          <w:rStyle w:val="SubtleEmphasis"/>
        </w:rPr>
        <w:t>baud_rate_clk</w:t>
      </w:r>
      <w:proofErr w:type="spellEnd"/>
      <w:r w:rsidRPr="00F776CB">
        <w:rPr>
          <w:rStyle w:val="SubtleEmphasis"/>
        </w:rPr>
        <w:t>' then acts as a clock pulse, send the data out at the specified baud rate</w:t>
      </w:r>
    </w:p>
    <w:p w14:paraId="6A18265E"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 </w:t>
      </w:r>
      <w:proofErr w:type="spellStart"/>
      <w:r w:rsidRPr="00F776CB">
        <w:rPr>
          <w:rStyle w:val="SubtleEmphasis"/>
        </w:rPr>
        <w:t>baud_rate_count</w:t>
      </w:r>
      <w:proofErr w:type="spellEnd"/>
      <w:r w:rsidRPr="00F776CB">
        <w:rPr>
          <w:rStyle w:val="SubtleEmphasis"/>
        </w:rPr>
        <w:t xml:space="preserve"> )</w:t>
      </w:r>
    </w:p>
    <w:p w14:paraId="3B84DCA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BEGIN</w:t>
      </w:r>
    </w:p>
    <w:p w14:paraId="73110FA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"000101000101100" THEN --Clock_50</w:t>
      </w:r>
    </w:p>
    <w:p w14:paraId="7093AEC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baud_rate_count</w:t>
      </w:r>
      <w:proofErr w:type="spellEnd"/>
      <w:r w:rsidRPr="00F776CB">
        <w:rPr>
          <w:rStyle w:val="SubtleEmphasis"/>
        </w:rPr>
        <w:t xml:space="preserve"> = "010100010110000" THEN --Clock_200</w:t>
      </w:r>
    </w:p>
    <w:p w14:paraId="6CA5BC9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'1';</w:t>
      </w:r>
    </w:p>
    <w:p w14:paraId="2D420AF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ELSE</w:t>
      </w:r>
    </w:p>
    <w:p w14:paraId="59AC3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baud_rate_clk</w:t>
      </w:r>
      <w:proofErr w:type="spellEnd"/>
      <w:r w:rsidRPr="00F776CB">
        <w:rPr>
          <w:rStyle w:val="SubtleEmphasis"/>
        </w:rPr>
        <w:t xml:space="preserve"> &lt;= '0';</w:t>
      </w:r>
    </w:p>
    <w:p w14:paraId="3FA10F4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p>
    <w:p w14:paraId="20D4848B"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1AB69A3E" w14:textId="5275641E" w:rsidR="00DA5774" w:rsidRPr="00F776CB" w:rsidRDefault="00DA5774" w:rsidP="00DA5774">
      <w:pPr>
        <w:spacing w:before="0" w:after="0" w:line="240" w:lineRule="auto"/>
        <w:jc w:val="left"/>
        <w:rPr>
          <w:rStyle w:val="SubtleEmphasis"/>
        </w:rPr>
      </w:pPr>
      <w:r w:rsidRPr="00F776CB">
        <w:rPr>
          <w:rStyle w:val="SubtleEmphasis"/>
        </w:rPr>
        <w:tab/>
      </w:r>
    </w:p>
    <w:p w14:paraId="6A47EF06" w14:textId="77777777" w:rsidR="00DA5774" w:rsidRPr="00F776CB" w:rsidRDefault="00DA5774" w:rsidP="00DA5774">
      <w:pPr>
        <w:spacing w:before="0" w:after="0" w:line="240" w:lineRule="auto"/>
        <w:jc w:val="left"/>
        <w:rPr>
          <w:rStyle w:val="SubtleEmphasis"/>
        </w:rPr>
      </w:pPr>
      <w:r w:rsidRPr="00F776CB">
        <w:rPr>
          <w:rStyle w:val="SubtleEmphasis"/>
        </w:rPr>
        <w:tab/>
        <w:t xml:space="preserve">CLK: </w:t>
      </w:r>
      <w:proofErr w:type="spellStart"/>
      <w:r w:rsidRPr="00F776CB">
        <w:rPr>
          <w:rStyle w:val="SubtleEmphasis"/>
        </w:rPr>
        <w:t>pll</w:t>
      </w:r>
      <w:proofErr w:type="spellEnd"/>
      <w:r w:rsidRPr="00F776CB">
        <w:rPr>
          <w:rStyle w:val="SubtleEmphasis"/>
        </w:rPr>
        <w:t xml:space="preserve"> PORT MAP (Clock_50, Clock_200);</w:t>
      </w:r>
    </w:p>
    <w:p w14:paraId="64A9A35A" w14:textId="77777777" w:rsidR="00DA5774" w:rsidRPr="00F776CB" w:rsidRDefault="00DA5774" w:rsidP="00DA5774">
      <w:pPr>
        <w:spacing w:before="0" w:after="0" w:line="240" w:lineRule="auto"/>
        <w:jc w:val="left"/>
        <w:rPr>
          <w:rStyle w:val="SubtleEmphasis"/>
        </w:rPr>
      </w:pPr>
    </w:p>
    <w:p w14:paraId="5AEC9C4B" w14:textId="77777777" w:rsidR="00DA5774" w:rsidRPr="00F776CB" w:rsidRDefault="00DA5774" w:rsidP="00DA5774">
      <w:pPr>
        <w:spacing w:before="0" w:after="0" w:line="240" w:lineRule="auto"/>
        <w:jc w:val="left"/>
        <w:rPr>
          <w:rStyle w:val="SubtleEmphasis"/>
        </w:rPr>
      </w:pPr>
      <w:r w:rsidRPr="00F776CB">
        <w:rPr>
          <w:rStyle w:val="SubtleEmphasis"/>
        </w:rPr>
        <w:lastRenderedPageBreak/>
        <w:t xml:space="preserve">-- Uses the </w:t>
      </w:r>
      <w:proofErr w:type="gramStart"/>
      <w:r w:rsidRPr="00F776CB">
        <w:rPr>
          <w:rStyle w:val="SubtleEmphasis"/>
        </w:rPr>
        <w:t>14 bit</w:t>
      </w:r>
      <w:proofErr w:type="gramEnd"/>
      <w:r w:rsidRPr="00F776CB">
        <w:rPr>
          <w:rStyle w:val="SubtleEmphasis"/>
        </w:rPr>
        <w:t xml:space="preserve"> counter and ~9,600 baud rate clock to count to 1/10th of a second to trigger </w:t>
      </w:r>
      <w:proofErr w:type="spellStart"/>
      <w:r w:rsidRPr="00F776CB">
        <w:rPr>
          <w:rStyle w:val="SubtleEmphasis"/>
        </w:rPr>
        <w:t>DataOut</w:t>
      </w:r>
      <w:proofErr w:type="spellEnd"/>
    </w:p>
    <w:p w14:paraId="4234D8F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C0: </w:t>
      </w:r>
      <w:proofErr w:type="spellStart"/>
      <w:r w:rsidRPr="00F776CB">
        <w:rPr>
          <w:rStyle w:val="SubtleEmphasis"/>
        </w:rPr>
        <w:t>data_trigger_counter</w:t>
      </w:r>
      <w:proofErr w:type="spellEnd"/>
      <w:r w:rsidRPr="00F776CB">
        <w:rPr>
          <w:rStyle w:val="SubtleEmphasis"/>
        </w:rPr>
        <w:t xml:space="preserve"> PORT MAP ( </w:t>
      </w:r>
      <w:proofErr w:type="spellStart"/>
      <w:r w:rsidRPr="00F776CB">
        <w:rPr>
          <w:rStyle w:val="SubtleEmphasis"/>
        </w:rPr>
        <w:t>data_trigger_reset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data_trigger_count</w:t>
      </w:r>
      <w:proofErr w:type="spellEnd"/>
      <w:r w:rsidRPr="00F776CB">
        <w:rPr>
          <w:rStyle w:val="SubtleEmphasis"/>
        </w:rPr>
        <w:t xml:space="preserve"> );</w:t>
      </w:r>
    </w:p>
    <w:p w14:paraId="00744EE8" w14:textId="77777777" w:rsidR="00DA5774" w:rsidRPr="00F776CB" w:rsidRDefault="00DA5774" w:rsidP="00DA5774">
      <w:pPr>
        <w:spacing w:before="0" w:after="0" w:line="240" w:lineRule="auto"/>
        <w:jc w:val="left"/>
        <w:rPr>
          <w:rStyle w:val="SubtleEmphasis"/>
        </w:rPr>
      </w:pPr>
    </w:p>
    <w:p w14:paraId="0903BF39" w14:textId="77777777" w:rsidR="00DA5774" w:rsidRPr="00F776CB" w:rsidRDefault="00DA5774" w:rsidP="00DA5774">
      <w:pPr>
        <w:spacing w:before="0" w:after="0" w:line="240" w:lineRule="auto"/>
        <w:jc w:val="left"/>
        <w:rPr>
          <w:rStyle w:val="SubtleEmphasis"/>
        </w:rPr>
      </w:pPr>
      <w:r w:rsidRPr="00F776CB">
        <w:rPr>
          <w:rStyle w:val="SubtleEmphasis"/>
        </w:rPr>
        <w:t xml:space="preserve">-- Uses the </w:t>
      </w:r>
      <w:proofErr w:type="gramStart"/>
      <w:r w:rsidRPr="00F776CB">
        <w:rPr>
          <w:rStyle w:val="SubtleEmphasis"/>
        </w:rPr>
        <w:t>13 bit</w:t>
      </w:r>
      <w:proofErr w:type="gramEnd"/>
      <w:r w:rsidRPr="00F776CB">
        <w:rPr>
          <w:rStyle w:val="SubtleEmphasis"/>
        </w:rPr>
        <w:t xml:space="preserve"> counter and 50 MHz clock to count the baud rate</w:t>
      </w:r>
    </w:p>
    <w:p w14:paraId="751B20E7" w14:textId="0C261690" w:rsidR="00DA5774" w:rsidRPr="00F776CB" w:rsidRDefault="00DA5774" w:rsidP="00DA5774">
      <w:pPr>
        <w:spacing w:before="0" w:after="0" w:line="240" w:lineRule="auto"/>
        <w:jc w:val="left"/>
        <w:rPr>
          <w:rStyle w:val="SubtleEmphasis"/>
        </w:rPr>
      </w:pPr>
      <w:r w:rsidRPr="00F776CB">
        <w:rPr>
          <w:rStyle w:val="SubtleEmphasis"/>
        </w:rPr>
        <w:t xml:space="preserve">C1: </w:t>
      </w:r>
      <w:proofErr w:type="spellStart"/>
      <w:r w:rsidRPr="00F776CB">
        <w:rPr>
          <w:rStyle w:val="SubtleEmphasis"/>
        </w:rPr>
        <w:t>baud_counter</w:t>
      </w:r>
      <w:proofErr w:type="spellEnd"/>
      <w:r w:rsidRPr="00F776CB">
        <w:rPr>
          <w:rStyle w:val="SubtleEmphasis"/>
        </w:rPr>
        <w:t xml:space="preserve"> PORT MAP ( </w:t>
      </w:r>
      <w:proofErr w:type="spellStart"/>
      <w:r w:rsidRPr="00F776CB">
        <w:rPr>
          <w:rStyle w:val="SubtleEmphasis"/>
        </w:rPr>
        <w:t>baud_rate_clk</w:t>
      </w:r>
      <w:proofErr w:type="spellEnd"/>
      <w:r w:rsidRPr="00F776CB">
        <w:rPr>
          <w:rStyle w:val="SubtleEmphasis"/>
        </w:rPr>
        <w:t xml:space="preserve">, Clock_200, </w:t>
      </w:r>
      <w:proofErr w:type="spellStart"/>
      <w:r w:rsidRPr="00F776CB">
        <w:rPr>
          <w:rStyle w:val="SubtleEmphasis"/>
        </w:rPr>
        <w:t>baud_rate_count</w:t>
      </w:r>
      <w:proofErr w:type="spellEnd"/>
      <w:r w:rsidRPr="00F776CB">
        <w:rPr>
          <w:rStyle w:val="SubtleEmphasis"/>
        </w:rPr>
        <w:t xml:space="preserve"> );</w:t>
      </w:r>
    </w:p>
    <w:p w14:paraId="2CCA4551" w14:textId="77777777" w:rsidR="00DA5774" w:rsidRPr="00F776CB" w:rsidRDefault="00DA5774" w:rsidP="00DA5774">
      <w:pPr>
        <w:spacing w:before="0" w:after="0" w:line="240" w:lineRule="auto"/>
        <w:jc w:val="left"/>
        <w:rPr>
          <w:rStyle w:val="SubtleEmphasis"/>
        </w:rPr>
      </w:pPr>
      <w:r w:rsidRPr="00F776CB">
        <w:rPr>
          <w:rStyle w:val="SubtleEmphasis"/>
        </w:rPr>
        <w:tab/>
      </w:r>
    </w:p>
    <w:p w14:paraId="66D1F0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CA: counter PORT MAP ( </w:t>
      </w:r>
      <w:proofErr w:type="spellStart"/>
      <w:r w:rsidRPr="00F776CB">
        <w:rPr>
          <w:rStyle w:val="SubtleEmphasis"/>
        </w:rPr>
        <w:t>data_trigger_reset</w:t>
      </w:r>
      <w:proofErr w:type="spellEnd"/>
      <w:r w:rsidRPr="00F776CB">
        <w:rPr>
          <w:rStyle w:val="SubtleEmphasis"/>
        </w:rPr>
        <w:t xml:space="preserve">, A, </w:t>
      </w:r>
      <w:proofErr w:type="spellStart"/>
      <w:r w:rsidRPr="00F776CB">
        <w:rPr>
          <w:rStyle w:val="SubtleEmphasis"/>
        </w:rPr>
        <w:t>A_top</w:t>
      </w:r>
      <w:proofErr w:type="spellEnd"/>
      <w:r w:rsidRPr="00F776CB">
        <w:rPr>
          <w:rStyle w:val="SubtleEmphasis"/>
        </w:rPr>
        <w:t xml:space="preserve"> );</w:t>
      </w:r>
    </w:p>
    <w:p w14:paraId="1F07CB97" w14:textId="77777777" w:rsidR="00DA5774" w:rsidRPr="00F776CB" w:rsidRDefault="00DA5774" w:rsidP="00DA5774">
      <w:pPr>
        <w:spacing w:before="0" w:after="0" w:line="240" w:lineRule="auto"/>
        <w:jc w:val="left"/>
        <w:rPr>
          <w:rStyle w:val="SubtleEmphasis"/>
        </w:rPr>
      </w:pPr>
      <w:r w:rsidRPr="00F776CB">
        <w:rPr>
          <w:rStyle w:val="SubtleEmphasis"/>
        </w:rPr>
        <w:tab/>
        <w:t xml:space="preserve">CB: counter PORT MAP ( </w:t>
      </w:r>
      <w:proofErr w:type="spellStart"/>
      <w:r w:rsidRPr="00F776CB">
        <w:rPr>
          <w:rStyle w:val="SubtleEmphasis"/>
        </w:rPr>
        <w:t>data_trigger_reset</w:t>
      </w:r>
      <w:proofErr w:type="spellEnd"/>
      <w:r w:rsidRPr="00F776CB">
        <w:rPr>
          <w:rStyle w:val="SubtleEmphasis"/>
        </w:rPr>
        <w:t xml:space="preserve">, B, </w:t>
      </w:r>
      <w:proofErr w:type="spellStart"/>
      <w:r w:rsidRPr="00F776CB">
        <w:rPr>
          <w:rStyle w:val="SubtleEmphasis"/>
        </w:rPr>
        <w:t>B_top</w:t>
      </w:r>
      <w:proofErr w:type="spellEnd"/>
      <w:r w:rsidRPr="00F776CB">
        <w:rPr>
          <w:rStyle w:val="SubtleEmphasis"/>
        </w:rPr>
        <w:t xml:space="preserve"> );</w:t>
      </w:r>
    </w:p>
    <w:p w14:paraId="091A2791" w14:textId="77777777" w:rsidR="00DA5774" w:rsidRPr="00F776CB" w:rsidRDefault="00DA5774" w:rsidP="00DA5774">
      <w:pPr>
        <w:spacing w:before="0" w:after="0" w:line="240" w:lineRule="auto"/>
        <w:jc w:val="left"/>
        <w:rPr>
          <w:rStyle w:val="SubtleEmphasis"/>
        </w:rPr>
      </w:pPr>
      <w:r w:rsidRPr="00F776CB">
        <w:rPr>
          <w:rStyle w:val="SubtleEmphasis"/>
        </w:rPr>
        <w:tab/>
        <w:t xml:space="preserve">CC: counter PORT MAP ( </w:t>
      </w:r>
      <w:proofErr w:type="spellStart"/>
      <w:r w:rsidRPr="00F776CB">
        <w:rPr>
          <w:rStyle w:val="SubtleEmphasis"/>
        </w:rPr>
        <w:t>data_trigger_reset</w:t>
      </w:r>
      <w:proofErr w:type="spellEnd"/>
      <w:r w:rsidRPr="00F776CB">
        <w:rPr>
          <w:rStyle w:val="SubtleEmphasis"/>
        </w:rPr>
        <w:t xml:space="preserve">, C, </w:t>
      </w:r>
      <w:proofErr w:type="spellStart"/>
      <w:r w:rsidRPr="00F776CB">
        <w:rPr>
          <w:rStyle w:val="SubtleEmphasis"/>
        </w:rPr>
        <w:t>C_top</w:t>
      </w:r>
      <w:proofErr w:type="spellEnd"/>
      <w:r w:rsidRPr="00F776CB">
        <w:rPr>
          <w:rStyle w:val="SubtleEmphasis"/>
        </w:rPr>
        <w:t xml:space="preserve"> );</w:t>
      </w:r>
    </w:p>
    <w:p w14:paraId="4B6C92A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CD: counter PORT MAP ( </w:t>
      </w:r>
      <w:proofErr w:type="spellStart"/>
      <w:r w:rsidRPr="00F776CB">
        <w:rPr>
          <w:rStyle w:val="SubtleEmphasis"/>
        </w:rPr>
        <w:t>data_trigger_reset</w:t>
      </w:r>
      <w:proofErr w:type="spellEnd"/>
      <w:r w:rsidRPr="00F776CB">
        <w:rPr>
          <w:rStyle w:val="SubtleEmphasis"/>
        </w:rPr>
        <w:t xml:space="preserve">, D, </w:t>
      </w:r>
      <w:proofErr w:type="spellStart"/>
      <w:r w:rsidRPr="00F776CB">
        <w:rPr>
          <w:rStyle w:val="SubtleEmphasis"/>
        </w:rPr>
        <w:t>D_top</w:t>
      </w:r>
      <w:proofErr w:type="spellEnd"/>
      <w:r w:rsidRPr="00F776CB">
        <w:rPr>
          <w:rStyle w:val="SubtleEmphasis"/>
        </w:rPr>
        <w:t xml:space="preserve"> );</w:t>
      </w:r>
    </w:p>
    <w:p w14:paraId="1F422A18" w14:textId="77777777" w:rsidR="00DA5774" w:rsidRPr="00F776CB" w:rsidRDefault="00DA5774" w:rsidP="00DA5774">
      <w:pPr>
        <w:spacing w:before="0" w:after="0" w:line="240" w:lineRule="auto"/>
        <w:jc w:val="left"/>
        <w:rPr>
          <w:rStyle w:val="SubtleEmphasis"/>
        </w:rPr>
      </w:pPr>
      <w:r w:rsidRPr="00F776CB">
        <w:rPr>
          <w:rStyle w:val="SubtleEmphasis"/>
        </w:rPr>
        <w:tab/>
        <w:t xml:space="preserve">CE: counter PORT MAP ( </w:t>
      </w:r>
      <w:proofErr w:type="spellStart"/>
      <w:r w:rsidRPr="00F776CB">
        <w:rPr>
          <w:rStyle w:val="SubtleEmphasis"/>
        </w:rPr>
        <w:t>data_trigger_reset</w:t>
      </w:r>
      <w:proofErr w:type="spellEnd"/>
      <w:r w:rsidRPr="00F776CB">
        <w:rPr>
          <w:rStyle w:val="SubtleEmphasis"/>
        </w:rPr>
        <w:t xml:space="preserve">, E, </w:t>
      </w:r>
      <w:proofErr w:type="spellStart"/>
      <w:r w:rsidRPr="00F776CB">
        <w:rPr>
          <w:rStyle w:val="SubtleEmphasis"/>
        </w:rPr>
        <w:t>E_top</w:t>
      </w:r>
      <w:proofErr w:type="spellEnd"/>
      <w:r w:rsidRPr="00F776CB">
        <w:rPr>
          <w:rStyle w:val="SubtleEmphasis"/>
        </w:rPr>
        <w:t xml:space="preserve"> );</w:t>
      </w:r>
    </w:p>
    <w:p w14:paraId="48559B02" w14:textId="77777777" w:rsidR="00DA5774" w:rsidRPr="00F776CB" w:rsidRDefault="00DA5774" w:rsidP="00DA5774">
      <w:pPr>
        <w:spacing w:before="0" w:after="0" w:line="240" w:lineRule="auto"/>
        <w:jc w:val="left"/>
        <w:rPr>
          <w:rStyle w:val="SubtleEmphasis"/>
        </w:rPr>
      </w:pPr>
      <w:r w:rsidRPr="00F776CB">
        <w:rPr>
          <w:rStyle w:val="SubtleEmphasis"/>
        </w:rPr>
        <w:tab/>
        <w:t xml:space="preserve">CF: counter PORT MAP ( </w:t>
      </w:r>
      <w:proofErr w:type="spellStart"/>
      <w:r w:rsidRPr="00F776CB">
        <w:rPr>
          <w:rStyle w:val="SubtleEmphasis"/>
        </w:rPr>
        <w:t>data_trigger_reset</w:t>
      </w:r>
      <w:proofErr w:type="spellEnd"/>
      <w:r w:rsidRPr="00F776CB">
        <w:rPr>
          <w:rStyle w:val="SubtleEmphasis"/>
        </w:rPr>
        <w:t xml:space="preserve">, F, </w:t>
      </w:r>
      <w:proofErr w:type="spellStart"/>
      <w:r w:rsidRPr="00F776CB">
        <w:rPr>
          <w:rStyle w:val="SubtleEmphasis"/>
        </w:rPr>
        <w:t>F_top</w:t>
      </w:r>
      <w:proofErr w:type="spellEnd"/>
      <w:r w:rsidRPr="00F776CB">
        <w:rPr>
          <w:rStyle w:val="SubtleEmphasis"/>
        </w:rPr>
        <w:t xml:space="preserve"> );</w:t>
      </w:r>
    </w:p>
    <w:p w14:paraId="17286FB9" w14:textId="77777777" w:rsidR="00DA5774" w:rsidRPr="00F776CB" w:rsidRDefault="00DA5774" w:rsidP="00DA5774">
      <w:pPr>
        <w:spacing w:before="0" w:after="0" w:line="240" w:lineRule="auto"/>
        <w:jc w:val="left"/>
        <w:rPr>
          <w:rStyle w:val="SubtleEmphasis"/>
        </w:rPr>
      </w:pPr>
      <w:r w:rsidRPr="00F776CB">
        <w:rPr>
          <w:rStyle w:val="SubtleEmphasis"/>
        </w:rPr>
        <w:tab/>
        <w:t xml:space="preserve">CG: counter PORT MAP ( </w:t>
      </w:r>
      <w:proofErr w:type="spellStart"/>
      <w:r w:rsidRPr="00F776CB">
        <w:rPr>
          <w:rStyle w:val="SubtleEmphasis"/>
        </w:rPr>
        <w:t>data_trigger_reset</w:t>
      </w:r>
      <w:proofErr w:type="spellEnd"/>
      <w:r w:rsidRPr="00F776CB">
        <w:rPr>
          <w:rStyle w:val="SubtleEmphasis"/>
        </w:rPr>
        <w:t xml:space="preserve">, G, </w:t>
      </w:r>
      <w:proofErr w:type="spellStart"/>
      <w:r w:rsidRPr="00F776CB">
        <w:rPr>
          <w:rStyle w:val="SubtleEmphasis"/>
        </w:rPr>
        <w:t>G_top</w:t>
      </w:r>
      <w:proofErr w:type="spellEnd"/>
      <w:r w:rsidRPr="00F776CB">
        <w:rPr>
          <w:rStyle w:val="SubtleEmphasis"/>
        </w:rPr>
        <w:t xml:space="preserve"> );</w:t>
      </w:r>
    </w:p>
    <w:p w14:paraId="0552D770" w14:textId="77777777" w:rsidR="00DA5774" w:rsidRPr="00F776CB" w:rsidRDefault="00DA5774" w:rsidP="00DA5774">
      <w:pPr>
        <w:spacing w:before="0" w:after="0" w:line="240" w:lineRule="auto"/>
        <w:jc w:val="left"/>
        <w:rPr>
          <w:rStyle w:val="SubtleEmphasis"/>
        </w:rPr>
      </w:pPr>
      <w:r w:rsidRPr="00F776CB">
        <w:rPr>
          <w:rStyle w:val="SubtleEmphasis"/>
        </w:rPr>
        <w:tab/>
        <w:t xml:space="preserve">CH: counter PORT MAP ( </w:t>
      </w:r>
      <w:proofErr w:type="spellStart"/>
      <w:r w:rsidRPr="00F776CB">
        <w:rPr>
          <w:rStyle w:val="SubtleEmphasis"/>
        </w:rPr>
        <w:t>data_trigger_reset</w:t>
      </w:r>
      <w:proofErr w:type="spellEnd"/>
      <w:r w:rsidRPr="00F776CB">
        <w:rPr>
          <w:rStyle w:val="SubtleEmphasis"/>
        </w:rPr>
        <w:t xml:space="preserve">, H, </w:t>
      </w:r>
      <w:proofErr w:type="spellStart"/>
      <w:r w:rsidRPr="00F776CB">
        <w:rPr>
          <w:rStyle w:val="SubtleEmphasis"/>
        </w:rPr>
        <w:t>H_top</w:t>
      </w:r>
      <w:proofErr w:type="spellEnd"/>
      <w:r w:rsidRPr="00F776CB">
        <w:rPr>
          <w:rStyle w:val="SubtleEmphasis"/>
        </w:rPr>
        <w:t xml:space="preserve"> );</w:t>
      </w:r>
    </w:p>
    <w:p w14:paraId="561FA540" w14:textId="77777777" w:rsidR="00DA5774" w:rsidRPr="00F776CB" w:rsidRDefault="00DA5774" w:rsidP="00DA5774">
      <w:pPr>
        <w:spacing w:before="0" w:after="0" w:line="240" w:lineRule="auto"/>
        <w:jc w:val="left"/>
        <w:rPr>
          <w:rStyle w:val="SubtleEmphasis"/>
        </w:rPr>
      </w:pPr>
      <w:r w:rsidRPr="00F776CB">
        <w:rPr>
          <w:rStyle w:val="SubtleEmphasis"/>
        </w:rPr>
        <w:tab/>
      </w:r>
    </w:p>
    <w:p w14:paraId="17135F9F" w14:textId="77777777" w:rsidR="00DA5774" w:rsidRPr="00F776CB" w:rsidRDefault="00DA5774" w:rsidP="00DA5774">
      <w:pPr>
        <w:spacing w:before="0" w:after="0" w:line="240" w:lineRule="auto"/>
        <w:jc w:val="left"/>
        <w:rPr>
          <w:rStyle w:val="SubtleEmphasis"/>
        </w:rPr>
      </w:pPr>
      <w:r w:rsidRPr="00F776CB">
        <w:rPr>
          <w:rStyle w:val="SubtleEmphasis"/>
        </w:rPr>
        <w:t>--</w:t>
      </w:r>
      <w:r w:rsidRPr="00F776CB">
        <w:rPr>
          <w:rStyle w:val="SubtleEmphasis"/>
        </w:rPr>
        <w:tab/>
        <w:t>    counter(</w:t>
      </w:r>
      <w:proofErr w:type="spellStart"/>
      <w:r w:rsidRPr="00F776CB">
        <w:rPr>
          <w:rStyle w:val="SubtleEmphasis"/>
        </w:rPr>
        <w:t>aclr</w:t>
      </w:r>
      <w:proofErr w:type="spellEnd"/>
      <w:r w:rsidRPr="00F776CB">
        <w:rPr>
          <w:rStyle w:val="SubtleEmphasis"/>
        </w:rPr>
        <w:t xml:space="preserve"> : IN, clock : IN, q : OUT);</w:t>
      </w:r>
    </w:p>
    <w:p w14:paraId="5D48024B" w14:textId="77777777" w:rsidR="00DA5774" w:rsidRPr="00F776CB" w:rsidRDefault="00DA5774" w:rsidP="00DA5774">
      <w:pPr>
        <w:spacing w:before="0" w:after="0" w:line="240" w:lineRule="auto"/>
        <w:jc w:val="left"/>
        <w:rPr>
          <w:rStyle w:val="SubtleEmphasis"/>
        </w:rPr>
      </w:pPr>
      <w:r w:rsidRPr="00F776CB">
        <w:rPr>
          <w:rStyle w:val="SubtleEmphasis"/>
        </w:rPr>
        <w:tab/>
      </w:r>
    </w:p>
    <w:p w14:paraId="2E8CE58B" w14:textId="77777777" w:rsidR="00DA5774" w:rsidRPr="00F776CB" w:rsidRDefault="00DA5774" w:rsidP="00DA5774">
      <w:pPr>
        <w:spacing w:before="0" w:after="0" w:line="240" w:lineRule="auto"/>
        <w:jc w:val="left"/>
        <w:rPr>
          <w:rStyle w:val="SubtleEmphasis"/>
        </w:rPr>
      </w:pPr>
      <w:r w:rsidRPr="00F776CB">
        <w:rPr>
          <w:rStyle w:val="SubtleEmphasis"/>
        </w:rPr>
        <w:t>-- This process sets the single photon and coincidence photon count output arrays every 1/10th of a second</w:t>
      </w:r>
    </w:p>
    <w:p w14:paraId="6E4EC75B"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data_trigger_reset</w:t>
      </w:r>
      <w:proofErr w:type="spellEnd"/>
      <w:r w:rsidRPr="00F776CB">
        <w:rPr>
          <w:rStyle w:val="SubtleEmphasis"/>
        </w:rPr>
        <w:t xml:space="preserve"> )</w:t>
      </w:r>
    </w:p>
    <w:p w14:paraId="5F42E14C"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23CA088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data_trigger_reset'EVENT</w:t>
      </w:r>
      <w:proofErr w:type="spellEnd"/>
      <w:r w:rsidRPr="00F776CB">
        <w:rPr>
          <w:rStyle w:val="SubtleEmphasis"/>
        </w:rPr>
        <w:t xml:space="preserve"> AND </w:t>
      </w:r>
      <w:proofErr w:type="spellStart"/>
      <w:r w:rsidRPr="00F776CB">
        <w:rPr>
          <w:rStyle w:val="SubtleEmphasis"/>
        </w:rPr>
        <w:t>data_trigger_reset</w:t>
      </w:r>
      <w:proofErr w:type="spellEnd"/>
      <w:r w:rsidRPr="00F776CB">
        <w:rPr>
          <w:rStyle w:val="SubtleEmphasis"/>
        </w:rPr>
        <w:t xml:space="preserve"> = '1' THEN</w:t>
      </w:r>
    </w:p>
    <w:p w14:paraId="18B6472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A_out</w:t>
      </w:r>
      <w:proofErr w:type="spellEnd"/>
      <w:r w:rsidRPr="00F776CB">
        <w:rPr>
          <w:rStyle w:val="SubtleEmphasis"/>
        </w:rPr>
        <w:t xml:space="preserve"> &lt;= </w:t>
      </w:r>
      <w:proofErr w:type="spellStart"/>
      <w:r w:rsidRPr="00F776CB">
        <w:rPr>
          <w:rStyle w:val="SubtleEmphasis"/>
        </w:rPr>
        <w:t>A_top</w:t>
      </w:r>
      <w:proofErr w:type="spellEnd"/>
      <w:r w:rsidRPr="00F776CB">
        <w:rPr>
          <w:rStyle w:val="SubtleEmphasis"/>
        </w:rPr>
        <w:t>;</w:t>
      </w:r>
    </w:p>
    <w:p w14:paraId="23D3DB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B_out</w:t>
      </w:r>
      <w:proofErr w:type="spellEnd"/>
      <w:r w:rsidRPr="00F776CB">
        <w:rPr>
          <w:rStyle w:val="SubtleEmphasis"/>
        </w:rPr>
        <w:t xml:space="preserve"> &lt;= </w:t>
      </w:r>
      <w:proofErr w:type="spellStart"/>
      <w:r w:rsidRPr="00F776CB">
        <w:rPr>
          <w:rStyle w:val="SubtleEmphasis"/>
        </w:rPr>
        <w:t>B_top</w:t>
      </w:r>
      <w:proofErr w:type="spellEnd"/>
      <w:r w:rsidRPr="00F776CB">
        <w:rPr>
          <w:rStyle w:val="SubtleEmphasis"/>
        </w:rPr>
        <w:t>;</w:t>
      </w:r>
    </w:p>
    <w:p w14:paraId="119CDD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C_out</w:t>
      </w:r>
      <w:proofErr w:type="spellEnd"/>
      <w:r w:rsidRPr="00F776CB">
        <w:rPr>
          <w:rStyle w:val="SubtleEmphasis"/>
        </w:rPr>
        <w:t xml:space="preserve"> &lt;= </w:t>
      </w:r>
      <w:proofErr w:type="spellStart"/>
      <w:r w:rsidRPr="00F776CB">
        <w:rPr>
          <w:rStyle w:val="SubtleEmphasis"/>
        </w:rPr>
        <w:t>C_top</w:t>
      </w:r>
      <w:proofErr w:type="spellEnd"/>
      <w:r w:rsidRPr="00F776CB">
        <w:rPr>
          <w:rStyle w:val="SubtleEmphasis"/>
        </w:rPr>
        <w:t>;</w:t>
      </w:r>
    </w:p>
    <w:p w14:paraId="49FC34F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D_out</w:t>
      </w:r>
      <w:proofErr w:type="spellEnd"/>
      <w:r w:rsidRPr="00F776CB">
        <w:rPr>
          <w:rStyle w:val="SubtleEmphasis"/>
        </w:rPr>
        <w:t xml:space="preserve"> &lt;= </w:t>
      </w:r>
      <w:proofErr w:type="spellStart"/>
      <w:r w:rsidRPr="00F776CB">
        <w:rPr>
          <w:rStyle w:val="SubtleEmphasis"/>
        </w:rPr>
        <w:t>D_top</w:t>
      </w:r>
      <w:proofErr w:type="spellEnd"/>
      <w:r w:rsidRPr="00F776CB">
        <w:rPr>
          <w:rStyle w:val="SubtleEmphasis"/>
        </w:rPr>
        <w:t>;</w:t>
      </w:r>
    </w:p>
    <w:p w14:paraId="6B8867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E_out</w:t>
      </w:r>
      <w:proofErr w:type="spellEnd"/>
      <w:r w:rsidRPr="00F776CB">
        <w:rPr>
          <w:rStyle w:val="SubtleEmphasis"/>
        </w:rPr>
        <w:t xml:space="preserve"> &lt;= </w:t>
      </w:r>
      <w:proofErr w:type="spellStart"/>
      <w:r w:rsidRPr="00F776CB">
        <w:rPr>
          <w:rStyle w:val="SubtleEmphasis"/>
        </w:rPr>
        <w:t>E_top</w:t>
      </w:r>
      <w:proofErr w:type="spellEnd"/>
      <w:r w:rsidRPr="00F776CB">
        <w:rPr>
          <w:rStyle w:val="SubtleEmphasis"/>
        </w:rPr>
        <w:t>;</w:t>
      </w:r>
    </w:p>
    <w:p w14:paraId="6B060A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F_out</w:t>
      </w:r>
      <w:proofErr w:type="spellEnd"/>
      <w:r w:rsidRPr="00F776CB">
        <w:rPr>
          <w:rStyle w:val="SubtleEmphasis"/>
        </w:rPr>
        <w:t xml:space="preserve"> &lt;= </w:t>
      </w:r>
      <w:proofErr w:type="spellStart"/>
      <w:r w:rsidRPr="00F776CB">
        <w:rPr>
          <w:rStyle w:val="SubtleEmphasis"/>
        </w:rPr>
        <w:t>F_top</w:t>
      </w:r>
      <w:proofErr w:type="spellEnd"/>
      <w:r w:rsidRPr="00F776CB">
        <w:rPr>
          <w:rStyle w:val="SubtleEmphasis"/>
        </w:rPr>
        <w:t>;</w:t>
      </w:r>
    </w:p>
    <w:p w14:paraId="61CE33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G_out</w:t>
      </w:r>
      <w:proofErr w:type="spellEnd"/>
      <w:r w:rsidRPr="00F776CB">
        <w:rPr>
          <w:rStyle w:val="SubtleEmphasis"/>
        </w:rPr>
        <w:t xml:space="preserve"> &lt;= </w:t>
      </w:r>
      <w:proofErr w:type="spellStart"/>
      <w:r w:rsidRPr="00F776CB">
        <w:rPr>
          <w:rStyle w:val="SubtleEmphasis"/>
        </w:rPr>
        <w:t>G_top</w:t>
      </w:r>
      <w:proofErr w:type="spellEnd"/>
      <w:r w:rsidRPr="00F776CB">
        <w:rPr>
          <w:rStyle w:val="SubtleEmphasis"/>
        </w:rPr>
        <w:t>;</w:t>
      </w:r>
    </w:p>
    <w:p w14:paraId="3E98F0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H_out</w:t>
      </w:r>
      <w:proofErr w:type="spellEnd"/>
      <w:r w:rsidRPr="00F776CB">
        <w:rPr>
          <w:rStyle w:val="SubtleEmphasis"/>
        </w:rPr>
        <w:t xml:space="preserve"> &lt;= </w:t>
      </w:r>
      <w:proofErr w:type="spellStart"/>
      <w:r w:rsidRPr="00F776CB">
        <w:rPr>
          <w:rStyle w:val="SubtleEmphasis"/>
        </w:rPr>
        <w:t>H_top</w:t>
      </w:r>
      <w:proofErr w:type="spellEnd"/>
      <w:r w:rsidRPr="00F776CB">
        <w:rPr>
          <w:rStyle w:val="SubtleEmphasis"/>
        </w:rPr>
        <w:t>;</w:t>
      </w:r>
    </w:p>
    <w:p w14:paraId="0C5659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p>
    <w:p w14:paraId="67C64440"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75D32B42" w14:textId="20FD54A8" w:rsidR="00DA5774" w:rsidRPr="00F776CB" w:rsidRDefault="00DA5774" w:rsidP="00DA5774">
      <w:pPr>
        <w:spacing w:before="0" w:after="0" w:line="240" w:lineRule="auto"/>
        <w:jc w:val="left"/>
        <w:rPr>
          <w:rStyle w:val="SubtleEmphasis"/>
        </w:rPr>
      </w:pPr>
      <w:r w:rsidRPr="00F776CB">
        <w:rPr>
          <w:rStyle w:val="SubtleEmphasis"/>
        </w:rPr>
        <w:tab/>
      </w:r>
    </w:p>
    <w:p w14:paraId="412F7D2F" w14:textId="77777777" w:rsidR="00DA5774" w:rsidRPr="00F776CB" w:rsidRDefault="00DA5774" w:rsidP="00DA5774">
      <w:pPr>
        <w:spacing w:before="0" w:after="0" w:line="240" w:lineRule="auto"/>
        <w:jc w:val="left"/>
        <w:rPr>
          <w:rStyle w:val="SubtleEmphasis"/>
        </w:rPr>
      </w:pPr>
      <w:r w:rsidRPr="00F776CB">
        <w:rPr>
          <w:rStyle w:val="SubtleEmphasis"/>
        </w:rPr>
        <w:t xml:space="preserve">-- Sends the A, B, C, D, E, F, G e </w:t>
      </w:r>
      <w:proofErr w:type="spellStart"/>
      <w:r w:rsidRPr="00F776CB">
        <w:rPr>
          <w:rStyle w:val="SubtleEmphasis"/>
        </w:rPr>
        <w:t>Hout</w:t>
      </w:r>
      <w:proofErr w:type="spellEnd"/>
      <w:r w:rsidRPr="00F776CB">
        <w:rPr>
          <w:rStyle w:val="SubtleEmphasis"/>
        </w:rPr>
        <w:t xml:space="preserve"> on the RS-232 port</w:t>
      </w:r>
    </w:p>
    <w:p w14:paraId="55E257CE" w14:textId="77777777" w:rsidR="00DA5774" w:rsidRPr="00F776CB" w:rsidRDefault="00DA5774" w:rsidP="00DA5774">
      <w:pPr>
        <w:spacing w:before="0" w:after="0" w:line="240" w:lineRule="auto"/>
        <w:jc w:val="left"/>
        <w:rPr>
          <w:rStyle w:val="SubtleEmphasis"/>
        </w:rPr>
      </w:pPr>
      <w:r w:rsidRPr="00F776CB">
        <w:rPr>
          <w:rStyle w:val="SubtleEmphasis"/>
        </w:rPr>
        <w:tab/>
        <w:t xml:space="preserve">D0: </w:t>
      </w:r>
      <w:proofErr w:type="spellStart"/>
      <w:r w:rsidRPr="00F776CB">
        <w:rPr>
          <w:rStyle w:val="SubtleEmphasis"/>
        </w:rPr>
        <w:t>DataOut</w:t>
      </w:r>
      <w:proofErr w:type="spellEnd"/>
      <w:r w:rsidRPr="00F776CB">
        <w:rPr>
          <w:rStyle w:val="SubtleEmphasis"/>
        </w:rPr>
        <w:t xml:space="preserve"> PORT MAP(</w:t>
      </w:r>
      <w:proofErr w:type="spellStart"/>
      <w:r w:rsidRPr="00F776CB">
        <w:rPr>
          <w:rStyle w:val="SubtleEmphasis"/>
        </w:rPr>
        <w:t>A_out</w:t>
      </w:r>
      <w:proofErr w:type="spellEnd"/>
      <w:r w:rsidRPr="00F776CB">
        <w:rPr>
          <w:rStyle w:val="SubtleEmphasis"/>
        </w:rPr>
        <w:t xml:space="preserve">, </w:t>
      </w:r>
      <w:proofErr w:type="spellStart"/>
      <w:r w:rsidRPr="00F776CB">
        <w:rPr>
          <w:rStyle w:val="SubtleEmphasis"/>
        </w:rPr>
        <w:t>B_out</w:t>
      </w:r>
      <w:proofErr w:type="spellEnd"/>
      <w:r w:rsidRPr="00F776CB">
        <w:rPr>
          <w:rStyle w:val="SubtleEmphasis"/>
        </w:rPr>
        <w:t xml:space="preserve">, </w:t>
      </w:r>
      <w:proofErr w:type="spellStart"/>
      <w:r w:rsidRPr="00F776CB">
        <w:rPr>
          <w:rStyle w:val="SubtleEmphasis"/>
        </w:rPr>
        <w:t>C_out</w:t>
      </w:r>
      <w:proofErr w:type="spellEnd"/>
      <w:r w:rsidRPr="00F776CB">
        <w:rPr>
          <w:rStyle w:val="SubtleEmphasis"/>
        </w:rPr>
        <w:t xml:space="preserve">, </w:t>
      </w:r>
      <w:proofErr w:type="spellStart"/>
      <w:r w:rsidRPr="00F776CB">
        <w:rPr>
          <w:rStyle w:val="SubtleEmphasis"/>
        </w:rPr>
        <w:t>D_out</w:t>
      </w:r>
      <w:proofErr w:type="spellEnd"/>
      <w:r w:rsidRPr="00F776CB">
        <w:rPr>
          <w:rStyle w:val="SubtleEmphasis"/>
        </w:rPr>
        <w:t xml:space="preserve">, </w:t>
      </w:r>
      <w:proofErr w:type="spellStart"/>
      <w:r w:rsidRPr="00F776CB">
        <w:rPr>
          <w:rStyle w:val="SubtleEmphasis"/>
        </w:rPr>
        <w:t>E_out</w:t>
      </w:r>
      <w:proofErr w:type="spellEnd"/>
      <w:r w:rsidRPr="00F776CB">
        <w:rPr>
          <w:rStyle w:val="SubtleEmphasis"/>
        </w:rPr>
        <w:t xml:space="preserve">, </w:t>
      </w:r>
      <w:proofErr w:type="spellStart"/>
      <w:r w:rsidRPr="00F776CB">
        <w:rPr>
          <w:rStyle w:val="SubtleEmphasis"/>
        </w:rPr>
        <w:t>F_out</w:t>
      </w:r>
      <w:proofErr w:type="spellEnd"/>
      <w:r w:rsidRPr="00F776CB">
        <w:rPr>
          <w:rStyle w:val="SubtleEmphasis"/>
        </w:rPr>
        <w:t xml:space="preserve">, </w:t>
      </w:r>
      <w:proofErr w:type="spellStart"/>
      <w:r w:rsidRPr="00F776CB">
        <w:rPr>
          <w:rStyle w:val="SubtleEmphasis"/>
        </w:rPr>
        <w:t>G_out</w:t>
      </w:r>
      <w:proofErr w:type="spellEnd"/>
      <w:r w:rsidRPr="00F776CB">
        <w:rPr>
          <w:rStyle w:val="SubtleEmphasis"/>
        </w:rPr>
        <w:t xml:space="preserve">, </w:t>
      </w:r>
      <w:proofErr w:type="spellStart"/>
      <w:r w:rsidRPr="00F776CB">
        <w:rPr>
          <w:rStyle w:val="SubtleEmphasis"/>
        </w:rPr>
        <w:t>H_out</w:t>
      </w:r>
      <w:proofErr w:type="spellEnd"/>
      <w:r w:rsidRPr="00F776CB">
        <w:rPr>
          <w:rStyle w:val="SubtleEmphasis"/>
        </w:rPr>
        <w:t xml:space="preserve">, </w:t>
      </w:r>
      <w:proofErr w:type="spellStart"/>
      <w:r w:rsidRPr="00F776CB">
        <w:rPr>
          <w:rStyle w:val="SubtleEmphasis"/>
        </w:rPr>
        <w:t>baud_rate_clk</w:t>
      </w:r>
      <w:proofErr w:type="spellEnd"/>
      <w:r w:rsidRPr="00F776CB">
        <w:rPr>
          <w:rStyle w:val="SubtleEmphasis"/>
        </w:rPr>
        <w:t xml:space="preserve">, </w:t>
      </w:r>
      <w:proofErr w:type="spellStart"/>
      <w:r w:rsidRPr="00F776CB">
        <w:rPr>
          <w:rStyle w:val="SubtleEmphasis"/>
        </w:rPr>
        <w:t>data_trigger</w:t>
      </w:r>
      <w:proofErr w:type="spellEnd"/>
      <w:r w:rsidRPr="00F776CB">
        <w:rPr>
          <w:rStyle w:val="SubtleEmphasis"/>
        </w:rPr>
        <w:t>, UART_TXD);</w:t>
      </w:r>
    </w:p>
    <w:p w14:paraId="674F4A9B" w14:textId="77777777" w:rsidR="00DA5774" w:rsidRPr="00F776CB" w:rsidRDefault="00DA5774" w:rsidP="00DA5774">
      <w:pPr>
        <w:spacing w:before="0" w:after="0" w:line="240" w:lineRule="auto"/>
        <w:jc w:val="left"/>
        <w:rPr>
          <w:rStyle w:val="SubtleEmphasis"/>
        </w:rPr>
      </w:pPr>
    </w:p>
    <w:p w14:paraId="67EE152A" w14:textId="77777777" w:rsidR="00DA5774" w:rsidRPr="00F776CB" w:rsidRDefault="00DA5774" w:rsidP="00DA5774">
      <w:pPr>
        <w:spacing w:before="0" w:after="0" w:line="240" w:lineRule="auto"/>
        <w:jc w:val="left"/>
        <w:rPr>
          <w:rStyle w:val="SubtleEmphasis"/>
        </w:rPr>
      </w:pPr>
      <w:r w:rsidRPr="00F776CB">
        <w:rPr>
          <w:rStyle w:val="SubtleEmphasis"/>
        </w:rPr>
        <w:t>-- Turns on the corresponding red LED whenever one of the DE2 board switches is turned on</w:t>
      </w:r>
    </w:p>
    <w:p w14:paraId="33AEEBF0" w14:textId="77777777" w:rsidR="00DA5774" w:rsidRPr="00F776CB" w:rsidRDefault="00DA5774" w:rsidP="00DA5774">
      <w:pPr>
        <w:spacing w:before="0" w:after="0" w:line="240" w:lineRule="auto"/>
        <w:jc w:val="left"/>
        <w:rPr>
          <w:rStyle w:val="SubtleEmphasis"/>
        </w:rPr>
      </w:pPr>
      <w:r w:rsidRPr="00F776CB">
        <w:rPr>
          <w:rStyle w:val="SubtleEmphasis"/>
        </w:rPr>
        <w:tab/>
        <w:t>LEDR &lt;= SW;</w:t>
      </w:r>
    </w:p>
    <w:p w14:paraId="589E1D71" w14:textId="77777777" w:rsidR="00DA5774" w:rsidRPr="00F776CB" w:rsidRDefault="00DA5774" w:rsidP="00DA5774">
      <w:pPr>
        <w:spacing w:before="0" w:after="0" w:line="240" w:lineRule="auto"/>
        <w:jc w:val="left"/>
        <w:rPr>
          <w:rStyle w:val="SubtleEmphasis"/>
        </w:rPr>
      </w:pPr>
      <w:r w:rsidRPr="00F776CB">
        <w:rPr>
          <w:rStyle w:val="SubtleEmphasis"/>
        </w:rPr>
        <w:tab/>
      </w:r>
    </w:p>
    <w:p w14:paraId="44DC6E4A" w14:textId="77777777" w:rsidR="00DA5774" w:rsidRPr="00F776CB" w:rsidRDefault="00DA5774" w:rsidP="00DA5774">
      <w:pPr>
        <w:spacing w:before="0" w:after="0" w:line="240" w:lineRule="auto"/>
        <w:jc w:val="left"/>
        <w:rPr>
          <w:rStyle w:val="SubtleEmphasis"/>
        </w:rPr>
      </w:pPr>
      <w:r w:rsidRPr="00F776CB">
        <w:rPr>
          <w:rStyle w:val="SubtleEmphasis"/>
        </w:rPr>
        <w:t>END Behavior;</w:t>
      </w:r>
    </w:p>
    <w:p w14:paraId="361566F6" w14:textId="77777777" w:rsidR="00A251E2" w:rsidRDefault="00A251E2">
      <w:pPr>
        <w:spacing w:before="0" w:after="160" w:line="259" w:lineRule="auto"/>
        <w:jc w:val="left"/>
        <w:rPr>
          <w:rStyle w:val="SubtleEmphasis"/>
        </w:rPr>
      </w:pPr>
      <w:r>
        <w:rPr>
          <w:rStyle w:val="SubtleEmphasis"/>
        </w:rPr>
        <w:br w:type="page"/>
      </w:r>
    </w:p>
    <w:p w14:paraId="577FD87C" w14:textId="31E7ECD3" w:rsidR="00DA5774" w:rsidRDefault="00A251E2" w:rsidP="00A251E2">
      <w:pPr>
        <w:spacing w:before="0" w:after="0" w:line="240" w:lineRule="auto"/>
        <w:jc w:val="left"/>
        <w:rPr>
          <w:rStyle w:val="SubtleEmphasis"/>
        </w:rPr>
      </w:pPr>
      <w:r>
        <w:rPr>
          <w:rStyle w:val="SubtleEmphasis"/>
        </w:rPr>
        <w:lastRenderedPageBreak/>
        <w:t xml:space="preserve">-- </w:t>
      </w:r>
      <w:r w:rsidR="00DA5774" w:rsidRPr="00F776CB">
        <w:rPr>
          <w:rStyle w:val="SubtleEmphasis"/>
        </w:rPr>
        <w:t>DATA out</w:t>
      </w:r>
    </w:p>
    <w:p w14:paraId="29751F23" w14:textId="40271224" w:rsidR="00A251E2" w:rsidRPr="00F776CB" w:rsidRDefault="00A251E2" w:rsidP="00A251E2">
      <w:pPr>
        <w:spacing w:before="0" w:after="0" w:line="240" w:lineRule="auto"/>
        <w:jc w:val="left"/>
        <w:rPr>
          <w:rStyle w:val="SubtleEmphasis"/>
        </w:rPr>
      </w:pPr>
      <w:r>
        <w:rPr>
          <w:rStyle w:val="SubtleEmphasis"/>
        </w:rPr>
        <w:t xml:space="preserve">-- This entity is the </w:t>
      </w:r>
      <w:r w:rsidR="00D92C5F">
        <w:rPr>
          <w:rStyle w:val="SubtleEmphasis"/>
        </w:rPr>
        <w:t xml:space="preserve">serial </w:t>
      </w:r>
      <w:r>
        <w:rPr>
          <w:rStyle w:val="SubtleEmphasis"/>
        </w:rPr>
        <w:t xml:space="preserve">framer </w:t>
      </w:r>
    </w:p>
    <w:p w14:paraId="5EA0F173" w14:textId="77777777" w:rsidR="00DA5774" w:rsidRPr="00F776CB" w:rsidRDefault="00DA5774" w:rsidP="00DA5774">
      <w:pPr>
        <w:spacing w:before="0" w:after="0" w:line="240" w:lineRule="auto"/>
        <w:jc w:val="left"/>
        <w:rPr>
          <w:rStyle w:val="SubtleEmphasis"/>
        </w:rPr>
      </w:pPr>
      <w:r w:rsidRPr="00F776CB">
        <w:rPr>
          <w:rStyle w:val="SubtleEmphasis"/>
        </w:rPr>
        <w:t xml:space="preserve">LIBRARY </w:t>
      </w:r>
      <w:proofErr w:type="spellStart"/>
      <w:r w:rsidRPr="00F776CB">
        <w:rPr>
          <w:rStyle w:val="SubtleEmphasis"/>
        </w:rPr>
        <w:t>ieee</w:t>
      </w:r>
      <w:proofErr w:type="spellEnd"/>
      <w:r w:rsidRPr="00F776CB">
        <w:rPr>
          <w:rStyle w:val="SubtleEmphasis"/>
        </w:rPr>
        <w:t>;</w:t>
      </w:r>
    </w:p>
    <w:p w14:paraId="5F5BB1E6" w14:textId="77777777" w:rsidR="00DA5774" w:rsidRPr="00F776CB" w:rsidRDefault="00DA5774" w:rsidP="00DA5774">
      <w:pPr>
        <w:spacing w:before="0" w:after="0" w:line="240" w:lineRule="auto"/>
        <w:jc w:val="left"/>
        <w:rPr>
          <w:rStyle w:val="SubtleEmphasis"/>
        </w:rPr>
      </w:pPr>
      <w:r w:rsidRPr="00F776CB">
        <w:rPr>
          <w:rStyle w:val="SubtleEmphasis"/>
        </w:rPr>
        <w:t>USE ieee.std_logic_1164.all;</w:t>
      </w:r>
    </w:p>
    <w:p w14:paraId="5BC4BEB0" w14:textId="77777777" w:rsidR="00DA5774" w:rsidRPr="00F776CB" w:rsidRDefault="00DA5774" w:rsidP="00DA5774">
      <w:pPr>
        <w:spacing w:before="0" w:after="0" w:line="240" w:lineRule="auto"/>
        <w:jc w:val="left"/>
        <w:rPr>
          <w:rStyle w:val="SubtleEmphasis"/>
        </w:rPr>
      </w:pPr>
    </w:p>
    <w:p w14:paraId="25D442A0" w14:textId="77777777" w:rsidR="00DA5774" w:rsidRPr="00F776CB" w:rsidRDefault="00DA5774" w:rsidP="00DA5774">
      <w:pPr>
        <w:spacing w:before="0" w:after="0" w:line="240" w:lineRule="auto"/>
        <w:jc w:val="left"/>
        <w:rPr>
          <w:rStyle w:val="SubtleEmphasis"/>
        </w:rPr>
      </w:pPr>
      <w:r w:rsidRPr="00F776CB">
        <w:rPr>
          <w:rStyle w:val="SubtleEmphasis"/>
        </w:rPr>
        <w:t xml:space="preserve">ENTITY </w:t>
      </w:r>
      <w:proofErr w:type="spellStart"/>
      <w:r w:rsidRPr="00F776CB">
        <w:rPr>
          <w:rStyle w:val="SubtleEmphasis"/>
        </w:rPr>
        <w:t>DataOut</w:t>
      </w:r>
      <w:proofErr w:type="spellEnd"/>
      <w:r w:rsidRPr="00F776CB">
        <w:rPr>
          <w:rStyle w:val="SubtleEmphasis"/>
        </w:rPr>
        <w:t xml:space="preserve"> IS</w:t>
      </w:r>
    </w:p>
    <w:p w14:paraId="5B0CC20D" w14:textId="77777777" w:rsidR="00DA5774" w:rsidRPr="00F776CB" w:rsidRDefault="00DA5774" w:rsidP="00DA5774">
      <w:pPr>
        <w:spacing w:before="0" w:after="0" w:line="240" w:lineRule="auto"/>
        <w:jc w:val="left"/>
        <w:rPr>
          <w:rStyle w:val="SubtleEmphasis"/>
        </w:rPr>
      </w:pPr>
      <w:r w:rsidRPr="00F776CB">
        <w:rPr>
          <w:rStyle w:val="SubtleEmphasis"/>
        </w:rPr>
        <w:tab/>
        <w:t>PORT</w:t>
      </w:r>
    </w:p>
    <w:p w14:paraId="137D42F8"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477EDA31" w14:textId="2E14E82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A</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885692F" w14:textId="024E5A8E"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B</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2112AE" w14:textId="4E5E1EF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C</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CD6788C" w14:textId="52687E80"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D</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ADB7CCF" w14:textId="0DC9CBDF"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w:t>
      </w:r>
      <w:r w:rsidRPr="00F776CB">
        <w:rPr>
          <w:rStyle w:val="SubtleEmphasis"/>
        </w:rPr>
        <w:tab/>
        <w:t xml:space="preserve">     </w:t>
      </w:r>
      <w:r w:rsidRPr="00F776CB">
        <w:rPr>
          <w:rStyle w:val="SubtleEmphasis"/>
        </w:rPr>
        <w:tab/>
        <w:t>:IN</w:t>
      </w:r>
      <w:r w:rsidRPr="00F776CB">
        <w:rPr>
          <w:rStyle w:val="SubtleEmphasis"/>
        </w:rPr>
        <w:tab/>
      </w:r>
      <w:r w:rsidRPr="00F776CB">
        <w:rPr>
          <w:rStyle w:val="SubtleEmphasis"/>
        </w:rPr>
        <w:tab/>
        <w:t>STD_LOGIC_VECTOR(31 DOWNTO 0);</w:t>
      </w:r>
    </w:p>
    <w:p w14:paraId="314FE4E5" w14:textId="157323CB"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F </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610CFAE8" w14:textId="57BF018C"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G</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4A028EB1" w14:textId="25BAD963"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H</w:t>
      </w:r>
      <w:r w:rsidRPr="00F776CB">
        <w:rPr>
          <w:rStyle w:val="SubtleEmphasis"/>
        </w:rPr>
        <w:tab/>
      </w:r>
      <w:r w:rsidRPr="00F776CB">
        <w:rPr>
          <w:rStyle w:val="SubtleEmphasis"/>
        </w:rPr>
        <w:tab/>
        <w:t>:IN</w:t>
      </w:r>
      <w:r w:rsidRPr="00F776CB">
        <w:rPr>
          <w:rStyle w:val="SubtleEmphasis"/>
        </w:rPr>
        <w:tab/>
      </w:r>
      <w:r w:rsidRPr="00F776CB">
        <w:rPr>
          <w:rStyle w:val="SubtleEmphasis"/>
        </w:rPr>
        <w:tab/>
        <w:t>STD_LOGIC_VECTOR(31 DOWNTO 0);</w:t>
      </w:r>
    </w:p>
    <w:p w14:paraId="5F28F22B" w14:textId="07ECF238"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clk</w:t>
      </w:r>
      <w:proofErr w:type="spellEnd"/>
      <w:r w:rsidRPr="00F776CB">
        <w:rPr>
          <w:rStyle w:val="SubtleEmphasis"/>
        </w:rPr>
        <w:tab/>
      </w:r>
      <w:r w:rsidRPr="00F776CB">
        <w:rPr>
          <w:rStyle w:val="SubtleEmphasis"/>
        </w:rPr>
        <w:tab/>
        <w:t>:IN</w:t>
      </w:r>
      <w:r w:rsidRPr="00F776CB">
        <w:rPr>
          <w:rStyle w:val="SubtleEmphasis"/>
        </w:rPr>
        <w:tab/>
      </w:r>
      <w:r w:rsidRPr="00F776CB">
        <w:rPr>
          <w:rStyle w:val="SubtleEmphasis"/>
        </w:rPr>
        <w:tab/>
        <w:t>STD_LOGIC;</w:t>
      </w:r>
    </w:p>
    <w:p w14:paraId="40DF3B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proofErr w:type="spellStart"/>
      <w:r w:rsidRPr="00F776CB">
        <w:rPr>
          <w:rStyle w:val="SubtleEmphasis"/>
        </w:rPr>
        <w:t>data_trigger</w:t>
      </w:r>
      <w:proofErr w:type="spellEnd"/>
      <w:r w:rsidRPr="00F776CB">
        <w:rPr>
          <w:rStyle w:val="SubtleEmphasis"/>
        </w:rPr>
        <w:tab/>
        <w:t>:IN</w:t>
      </w:r>
      <w:r w:rsidRPr="00F776CB">
        <w:rPr>
          <w:rStyle w:val="SubtleEmphasis"/>
        </w:rPr>
        <w:tab/>
      </w:r>
      <w:r w:rsidRPr="00F776CB">
        <w:rPr>
          <w:rStyle w:val="SubtleEmphasis"/>
        </w:rPr>
        <w:tab/>
        <w:t>STD_LOGIC;</w:t>
      </w:r>
    </w:p>
    <w:p w14:paraId="4EFE76EF" w14:textId="2636F80A"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UART_TXD</w:t>
      </w:r>
      <w:r w:rsidRPr="00F776CB">
        <w:rPr>
          <w:rStyle w:val="SubtleEmphasis"/>
        </w:rPr>
        <w:tab/>
        <w:t>:OUT</w:t>
      </w:r>
      <w:r w:rsidRPr="00F776CB">
        <w:rPr>
          <w:rStyle w:val="SubtleEmphasis"/>
        </w:rPr>
        <w:tab/>
        <w:t>STD_LOGIC</w:t>
      </w:r>
    </w:p>
    <w:p w14:paraId="13258F8F" w14:textId="77777777" w:rsidR="00DA5774" w:rsidRPr="00F776CB" w:rsidRDefault="00DA5774" w:rsidP="00DA5774">
      <w:pPr>
        <w:spacing w:before="0" w:after="0" w:line="240" w:lineRule="auto"/>
        <w:jc w:val="left"/>
        <w:rPr>
          <w:rStyle w:val="SubtleEmphasis"/>
        </w:rPr>
      </w:pPr>
      <w:r w:rsidRPr="00F776CB">
        <w:rPr>
          <w:rStyle w:val="SubtleEmphasis"/>
        </w:rPr>
        <w:tab/>
        <w:t>);</w:t>
      </w:r>
    </w:p>
    <w:p w14:paraId="23012789" w14:textId="77777777" w:rsidR="00DA5774" w:rsidRPr="00F776CB" w:rsidRDefault="00DA5774" w:rsidP="00DA5774">
      <w:pPr>
        <w:spacing w:before="0" w:after="0" w:line="240" w:lineRule="auto"/>
        <w:jc w:val="left"/>
        <w:rPr>
          <w:rStyle w:val="SubtleEmphasis"/>
        </w:rPr>
      </w:pPr>
      <w:r w:rsidRPr="00F776CB">
        <w:rPr>
          <w:rStyle w:val="SubtleEmphasis"/>
        </w:rPr>
        <w:tab/>
      </w:r>
    </w:p>
    <w:p w14:paraId="7E566A4A" w14:textId="77777777" w:rsidR="00DA5774" w:rsidRPr="00F776CB" w:rsidRDefault="00DA5774" w:rsidP="00DA5774">
      <w:pPr>
        <w:spacing w:before="0" w:after="0" w:line="240" w:lineRule="auto"/>
        <w:jc w:val="left"/>
        <w:rPr>
          <w:rStyle w:val="SubtleEmphasis"/>
        </w:rPr>
      </w:pPr>
      <w:r w:rsidRPr="00F776CB">
        <w:rPr>
          <w:rStyle w:val="SubtleEmphasis"/>
        </w:rPr>
        <w:t xml:space="preserve">END </w:t>
      </w:r>
      <w:proofErr w:type="spellStart"/>
      <w:r w:rsidRPr="00F776CB">
        <w:rPr>
          <w:rStyle w:val="SubtleEmphasis"/>
        </w:rPr>
        <w:t>DataOut</w:t>
      </w:r>
      <w:proofErr w:type="spellEnd"/>
      <w:r w:rsidRPr="00F776CB">
        <w:rPr>
          <w:rStyle w:val="SubtleEmphasis"/>
        </w:rPr>
        <w:t>;</w:t>
      </w:r>
    </w:p>
    <w:p w14:paraId="54388993" w14:textId="77777777" w:rsidR="00DA5774" w:rsidRPr="00F776CB" w:rsidRDefault="00DA5774" w:rsidP="00DA5774">
      <w:pPr>
        <w:spacing w:before="0" w:after="0" w:line="240" w:lineRule="auto"/>
        <w:jc w:val="left"/>
        <w:rPr>
          <w:rStyle w:val="SubtleEmphasis"/>
        </w:rPr>
      </w:pPr>
    </w:p>
    <w:p w14:paraId="1802AD70" w14:textId="77777777" w:rsidR="00DA5774" w:rsidRPr="00F776CB" w:rsidRDefault="00DA5774" w:rsidP="00DA5774">
      <w:pPr>
        <w:spacing w:before="0" w:after="0" w:line="240" w:lineRule="auto"/>
        <w:jc w:val="left"/>
        <w:rPr>
          <w:rStyle w:val="SubtleEmphasis"/>
        </w:rPr>
      </w:pPr>
      <w:r w:rsidRPr="00F776CB">
        <w:rPr>
          <w:rStyle w:val="SubtleEmphasis"/>
        </w:rPr>
        <w:t xml:space="preserve">ARCHITECTURE Behavior OF </w:t>
      </w:r>
      <w:proofErr w:type="spellStart"/>
      <w:r w:rsidRPr="00F776CB">
        <w:rPr>
          <w:rStyle w:val="SubtleEmphasis"/>
        </w:rPr>
        <w:t>DataOut</w:t>
      </w:r>
      <w:proofErr w:type="spellEnd"/>
      <w:r w:rsidRPr="00F776CB">
        <w:rPr>
          <w:rStyle w:val="SubtleEmphasis"/>
        </w:rPr>
        <w:t xml:space="preserve"> IS</w:t>
      </w:r>
    </w:p>
    <w:p w14:paraId="39C45DC8" w14:textId="77777777" w:rsidR="00DA5774" w:rsidRPr="00F776CB" w:rsidRDefault="00DA5774" w:rsidP="00DA5774">
      <w:pPr>
        <w:spacing w:before="0" w:after="0" w:line="240" w:lineRule="auto"/>
        <w:jc w:val="left"/>
        <w:rPr>
          <w:rStyle w:val="SubtleEmphasis"/>
        </w:rPr>
      </w:pPr>
    </w:p>
    <w:p w14:paraId="3D4E8F0F" w14:textId="77777777" w:rsidR="00DA5774" w:rsidRPr="00F776CB" w:rsidRDefault="00DA5774" w:rsidP="00DA5774">
      <w:pPr>
        <w:spacing w:before="0" w:after="0" w:line="240" w:lineRule="auto"/>
        <w:jc w:val="left"/>
        <w:rPr>
          <w:rStyle w:val="SubtleEmphasis"/>
        </w:rPr>
      </w:pPr>
      <w:r w:rsidRPr="00F776CB">
        <w:rPr>
          <w:rStyle w:val="SubtleEmphasis"/>
        </w:rPr>
        <w:t>SIGNAL index: STD_LOGIC_VECTOR(5 DOWNTO 0);</w:t>
      </w:r>
    </w:p>
    <w:p w14:paraId="09D2FE48" w14:textId="77777777" w:rsidR="00DA5774" w:rsidRPr="00F776CB" w:rsidRDefault="00DA5774" w:rsidP="00DA5774">
      <w:pPr>
        <w:spacing w:before="0" w:after="0" w:line="240" w:lineRule="auto"/>
        <w:jc w:val="left"/>
        <w:rPr>
          <w:rStyle w:val="SubtleEmphasis"/>
        </w:rPr>
      </w:pPr>
      <w:r w:rsidRPr="00F776CB">
        <w:rPr>
          <w:rStyle w:val="SubtleEmphasis"/>
        </w:rPr>
        <w:t>SIGNAL Output: STD_LOGIC_VECTOR(31 DOWNTO 0);</w:t>
      </w:r>
    </w:p>
    <w:p w14:paraId="7E71BCBC" w14:textId="77777777" w:rsidR="00DA5774" w:rsidRPr="00F776CB" w:rsidRDefault="00DA5774" w:rsidP="00DA5774">
      <w:pPr>
        <w:spacing w:before="0" w:after="0" w:line="240" w:lineRule="auto"/>
        <w:jc w:val="left"/>
        <w:rPr>
          <w:rStyle w:val="SubtleEmphasis"/>
        </w:rPr>
      </w:pPr>
      <w:r w:rsidRPr="00F776CB">
        <w:rPr>
          <w:rStyle w:val="SubtleEmphasis"/>
        </w:rPr>
        <w:t xml:space="preserve">SIGNAL </w:t>
      </w:r>
      <w:proofErr w:type="spellStart"/>
      <w:r w:rsidRPr="00F776CB">
        <w:rPr>
          <w:rStyle w:val="SubtleEmphasis"/>
        </w:rPr>
        <w:t>data_</w:t>
      </w:r>
      <w:proofErr w:type="gramStart"/>
      <w:r w:rsidRPr="00F776CB">
        <w:rPr>
          <w:rStyle w:val="SubtleEmphasis"/>
        </w:rPr>
        <w:t>select</w:t>
      </w:r>
      <w:proofErr w:type="spellEnd"/>
      <w:r w:rsidRPr="00F776CB">
        <w:rPr>
          <w:rStyle w:val="SubtleEmphasis"/>
        </w:rPr>
        <w:t>:</w:t>
      </w:r>
      <w:proofErr w:type="gramEnd"/>
      <w:r w:rsidRPr="00F776CB">
        <w:rPr>
          <w:rStyle w:val="SubtleEmphasis"/>
        </w:rPr>
        <w:t xml:space="preserve"> STD_LOGIC_VECTOR(2 DOWNTO 0);</w:t>
      </w:r>
    </w:p>
    <w:p w14:paraId="6C627B6B" w14:textId="77777777" w:rsidR="00DA5774" w:rsidRPr="00F776CB" w:rsidRDefault="00DA5774" w:rsidP="00DA5774">
      <w:pPr>
        <w:spacing w:before="0" w:after="0" w:line="240" w:lineRule="auto"/>
        <w:jc w:val="left"/>
        <w:rPr>
          <w:rStyle w:val="SubtleEmphasis"/>
        </w:rPr>
      </w:pPr>
    </w:p>
    <w:p w14:paraId="1925B348" w14:textId="77777777" w:rsidR="00DA5774" w:rsidRPr="00F776CB" w:rsidRDefault="00DA5774" w:rsidP="00DA5774">
      <w:pPr>
        <w:spacing w:before="0" w:after="0" w:line="240" w:lineRule="auto"/>
        <w:jc w:val="left"/>
        <w:rPr>
          <w:rStyle w:val="SubtleEmphasis"/>
        </w:rPr>
      </w:pPr>
      <w:r w:rsidRPr="00F776CB">
        <w:rPr>
          <w:rStyle w:val="SubtleEmphasis"/>
        </w:rPr>
        <w:t>BEGIN</w:t>
      </w:r>
    </w:p>
    <w:p w14:paraId="565B8AED" w14:textId="77777777" w:rsidR="00DA5774" w:rsidRPr="00F776CB" w:rsidRDefault="00DA5774" w:rsidP="00DA5774">
      <w:pPr>
        <w:spacing w:before="0" w:after="0" w:line="240" w:lineRule="auto"/>
        <w:jc w:val="left"/>
        <w:rPr>
          <w:rStyle w:val="SubtleEmphasis"/>
        </w:rPr>
      </w:pPr>
    </w:p>
    <w:p w14:paraId="10ED81AA" w14:textId="77777777" w:rsidR="00DA5774" w:rsidRPr="00F776CB" w:rsidRDefault="00DA5774" w:rsidP="00DA5774">
      <w:pPr>
        <w:spacing w:before="0" w:after="0" w:line="240" w:lineRule="auto"/>
        <w:jc w:val="left"/>
        <w:rPr>
          <w:rStyle w:val="SubtleEmphasis"/>
        </w:rPr>
      </w:pPr>
      <w:r w:rsidRPr="00F776CB">
        <w:rPr>
          <w:rStyle w:val="SubtleEmphasis"/>
        </w:rPr>
        <w:tab/>
        <w:t xml:space="preserve">PROCESS( </w:t>
      </w:r>
      <w:proofErr w:type="spellStart"/>
      <w:r w:rsidRPr="00F776CB">
        <w:rPr>
          <w:rStyle w:val="SubtleEmphasis"/>
        </w:rPr>
        <w:t>clk</w:t>
      </w:r>
      <w:proofErr w:type="spellEnd"/>
      <w:r w:rsidRPr="00F776CB">
        <w:rPr>
          <w:rStyle w:val="SubtleEmphasis"/>
        </w:rPr>
        <w:t>, index )</w:t>
      </w:r>
    </w:p>
    <w:p w14:paraId="029408E4" w14:textId="77777777" w:rsidR="00DA5774" w:rsidRPr="00F776CB" w:rsidRDefault="00DA5774" w:rsidP="00DA5774">
      <w:pPr>
        <w:spacing w:before="0" w:after="0" w:line="240" w:lineRule="auto"/>
        <w:jc w:val="left"/>
        <w:rPr>
          <w:rStyle w:val="SubtleEmphasis"/>
        </w:rPr>
      </w:pPr>
      <w:r w:rsidRPr="00F776CB">
        <w:rPr>
          <w:rStyle w:val="SubtleEmphasis"/>
        </w:rPr>
        <w:tab/>
        <w:t>BEGIN</w:t>
      </w:r>
    </w:p>
    <w:p w14:paraId="0425B3C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 xml:space="preserve">IF </w:t>
      </w:r>
      <w:proofErr w:type="spellStart"/>
      <w:r w:rsidRPr="00F776CB">
        <w:rPr>
          <w:rStyle w:val="SubtleEmphasis"/>
        </w:rPr>
        <w:t>clk'EVENT</w:t>
      </w:r>
      <w:proofErr w:type="spellEnd"/>
      <w:r w:rsidRPr="00F776CB">
        <w:rPr>
          <w:rStyle w:val="SubtleEmphasis"/>
        </w:rPr>
        <w:t xml:space="preserve"> AND </w:t>
      </w:r>
      <w:proofErr w:type="spellStart"/>
      <w:r w:rsidRPr="00F776CB">
        <w:rPr>
          <w:rStyle w:val="SubtleEmphasis"/>
        </w:rPr>
        <w:t>clk</w:t>
      </w:r>
      <w:proofErr w:type="spellEnd"/>
      <w:r w:rsidRPr="00F776CB">
        <w:rPr>
          <w:rStyle w:val="SubtleEmphasis"/>
        </w:rPr>
        <w:t xml:space="preserve"> = '1' THEN</w:t>
      </w:r>
    </w:p>
    <w:p w14:paraId="356F6FF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IF index = "111111" AND </w:t>
      </w:r>
      <w:proofErr w:type="spellStart"/>
      <w:r w:rsidRPr="00F776CB">
        <w:rPr>
          <w:rStyle w:val="SubtleEmphasis"/>
        </w:rPr>
        <w:t>data_trigger</w:t>
      </w:r>
      <w:proofErr w:type="spellEnd"/>
      <w:r w:rsidRPr="00F776CB">
        <w:rPr>
          <w:rStyle w:val="SubtleEmphasis"/>
        </w:rPr>
        <w:t xml:space="preserve"> = '1' THEN</w:t>
      </w:r>
    </w:p>
    <w:p w14:paraId="0F26C2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5CF1C55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a throw away bit</w:t>
      </w:r>
    </w:p>
    <w:p w14:paraId="422BE5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A;</w:t>
      </w:r>
    </w:p>
    <w:p w14:paraId="290F81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"000";</w:t>
      </w:r>
    </w:p>
    <w:p w14:paraId="52F4ECFF" w14:textId="77777777" w:rsidR="00DA5774" w:rsidRPr="00F776CB" w:rsidRDefault="00DA5774" w:rsidP="00DA5774">
      <w:pPr>
        <w:spacing w:before="0" w:after="0" w:line="240" w:lineRule="auto"/>
        <w:jc w:val="left"/>
        <w:rPr>
          <w:rStyle w:val="SubtleEmphasis"/>
        </w:rPr>
      </w:pPr>
    </w:p>
    <w:p w14:paraId="1934CEF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"000000" THEN</w:t>
      </w:r>
    </w:p>
    <w:p w14:paraId="19F41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"000001";</w:t>
      </w:r>
    </w:p>
    <w:p w14:paraId="4358D10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first start bit</w:t>
      </w:r>
    </w:p>
    <w:p w14:paraId="4158E0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9B0177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"000001" THEN</w:t>
      </w:r>
    </w:p>
    <w:p w14:paraId="438179D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"000010";</w:t>
      </w:r>
    </w:p>
    <w:p w14:paraId="592CE54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Output(0);</w:t>
      </w:r>
    </w:p>
    <w:p w14:paraId="2A63E3E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529EC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"000010" THEN</w:t>
      </w:r>
    </w:p>
    <w:p w14:paraId="4461F7E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"000011";</w:t>
      </w:r>
    </w:p>
    <w:p w14:paraId="7D7170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w:t>
      </w:r>
    </w:p>
    <w:p w14:paraId="03E58A7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FD60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"000011" THEN</w:t>
      </w:r>
    </w:p>
    <w:p w14:paraId="6E6173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"000100";</w:t>
      </w:r>
    </w:p>
    <w:p w14:paraId="2BAB0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w:t>
      </w:r>
    </w:p>
    <w:p w14:paraId="5C5E8FA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2BA2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"000100" THEN</w:t>
      </w:r>
    </w:p>
    <w:p w14:paraId="29CC8B7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"000101";</w:t>
      </w:r>
    </w:p>
    <w:p w14:paraId="270EFA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w:t>
      </w:r>
    </w:p>
    <w:p w14:paraId="04B0731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3AD8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"000101" THEN</w:t>
      </w:r>
    </w:p>
    <w:p w14:paraId="6C81F6A6"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index &lt;= "000110";</w:t>
      </w:r>
    </w:p>
    <w:p w14:paraId="50E032E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Output(4);</w:t>
      </w:r>
    </w:p>
    <w:p w14:paraId="440D55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E8F65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"000110" THEN</w:t>
      </w:r>
    </w:p>
    <w:p w14:paraId="6E24DF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"000111";</w:t>
      </w:r>
    </w:p>
    <w:p w14:paraId="17A765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Output(5);</w:t>
      </w:r>
    </w:p>
    <w:p w14:paraId="0BF04FB5" w14:textId="77777777" w:rsidR="00DA5774" w:rsidRPr="00F776CB" w:rsidRDefault="00DA5774" w:rsidP="00DA5774">
      <w:pPr>
        <w:spacing w:before="0" w:after="0" w:line="240" w:lineRule="auto"/>
        <w:jc w:val="left"/>
        <w:rPr>
          <w:rStyle w:val="SubtleEmphasis"/>
        </w:rPr>
      </w:pPr>
      <w:r w:rsidRPr="00F776CB">
        <w:rPr>
          <w:rStyle w:val="SubtleEmphasis"/>
        </w:rPr>
        <w:tab/>
      </w:r>
    </w:p>
    <w:p w14:paraId="1D2E990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"000111" THEN</w:t>
      </w:r>
    </w:p>
    <w:p w14:paraId="1FB1D6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"001000";</w:t>
      </w:r>
    </w:p>
    <w:p w14:paraId="048452C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Output(6);</w:t>
      </w:r>
    </w:p>
    <w:p w14:paraId="636795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7E4CB7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"001000" THEN</w:t>
      </w:r>
    </w:p>
    <w:p w14:paraId="3F5F27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"001001";</w:t>
      </w:r>
    </w:p>
    <w:p w14:paraId="406D7A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30BF0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C2746C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"001001" THEN</w:t>
      </w:r>
    </w:p>
    <w:p w14:paraId="49D362D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"001010";</w:t>
      </w:r>
    </w:p>
    <w:p w14:paraId="4D829E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first stop bit</w:t>
      </w:r>
    </w:p>
    <w:p w14:paraId="270A65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E532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"001010" THEN</w:t>
      </w:r>
    </w:p>
    <w:p w14:paraId="77E05E6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"001011";</w:t>
      </w:r>
    </w:p>
    <w:p w14:paraId="7591A1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second start bit</w:t>
      </w:r>
    </w:p>
    <w:p w14:paraId="6EF64B6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B707A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"001011" THEN</w:t>
      </w:r>
    </w:p>
    <w:p w14:paraId="7DAE7BA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"001100";</w:t>
      </w:r>
    </w:p>
    <w:p w14:paraId="29CA56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Output(7);</w:t>
      </w:r>
    </w:p>
    <w:p w14:paraId="525C2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3AF0F5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"001100" THEN</w:t>
      </w:r>
    </w:p>
    <w:p w14:paraId="5DECA81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"001101";</w:t>
      </w:r>
    </w:p>
    <w:p w14:paraId="5AFA581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Output(8);</w:t>
      </w:r>
    </w:p>
    <w:p w14:paraId="5113733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3778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"001101" THEN</w:t>
      </w:r>
    </w:p>
    <w:p w14:paraId="5523BFF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"001110";</w:t>
      </w:r>
    </w:p>
    <w:p w14:paraId="578894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Output(9);</w:t>
      </w:r>
    </w:p>
    <w:p w14:paraId="2DBB21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F0522D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"001110" THEN</w:t>
      </w:r>
    </w:p>
    <w:p w14:paraId="031611F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"001111";</w:t>
      </w:r>
    </w:p>
    <w:p w14:paraId="00BBB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Output(10);</w:t>
      </w:r>
    </w:p>
    <w:p w14:paraId="3B5DF0F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DF10E9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"001111" THEN</w:t>
      </w:r>
    </w:p>
    <w:p w14:paraId="43C94A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"010000";</w:t>
      </w:r>
    </w:p>
    <w:p w14:paraId="1C35A7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Output(11);</w:t>
      </w:r>
    </w:p>
    <w:p w14:paraId="51722B4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3F3F0A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"010000" THEN</w:t>
      </w:r>
    </w:p>
    <w:p w14:paraId="6065168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"010001";</w:t>
      </w:r>
    </w:p>
    <w:p w14:paraId="211E38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Output(12);</w:t>
      </w:r>
    </w:p>
    <w:p w14:paraId="1F6FF89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5A0B33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"010001" THEN</w:t>
      </w:r>
    </w:p>
    <w:p w14:paraId="2108103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"010010";</w:t>
      </w:r>
    </w:p>
    <w:p w14:paraId="4D62A92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Output(13);</w:t>
      </w:r>
    </w:p>
    <w:p w14:paraId="5D01211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F5ECE2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"010010" THEN</w:t>
      </w:r>
    </w:p>
    <w:p w14:paraId="4317E93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"010011";</w:t>
      </w:r>
    </w:p>
    <w:p w14:paraId="0759BEA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18F44CA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F2CCA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"010011" THEN</w:t>
      </w:r>
    </w:p>
    <w:p w14:paraId="24664B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"010100";</w:t>
      </w:r>
    </w:p>
    <w:p w14:paraId="037B508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second stop bit</w:t>
      </w:r>
    </w:p>
    <w:p w14:paraId="2CCC7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B420C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"010100" THEN</w:t>
      </w:r>
    </w:p>
    <w:p w14:paraId="6FF33D7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"010101";</w:t>
      </w:r>
    </w:p>
    <w:p w14:paraId="6189E242"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r w:rsidRPr="00F776CB">
        <w:rPr>
          <w:rStyle w:val="SubtleEmphasis"/>
        </w:rPr>
        <w:tab/>
        <w:t>UART_TXD &lt;= '0'; -- the third start bit</w:t>
      </w:r>
    </w:p>
    <w:p w14:paraId="01B9EAB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46D9E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"010101" THEN</w:t>
      </w:r>
    </w:p>
    <w:p w14:paraId="0C5389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"010110";</w:t>
      </w:r>
    </w:p>
    <w:p w14:paraId="7BCBC4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Output(14);</w:t>
      </w:r>
    </w:p>
    <w:p w14:paraId="5349109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50F168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"010110" THEN</w:t>
      </w:r>
    </w:p>
    <w:p w14:paraId="1EDF009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"010111";</w:t>
      </w:r>
    </w:p>
    <w:p w14:paraId="6C25B33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Output(15);</w:t>
      </w:r>
    </w:p>
    <w:p w14:paraId="7D59E8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D3D33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"010111" THEN</w:t>
      </w:r>
    </w:p>
    <w:p w14:paraId="2FF4B5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"011000";</w:t>
      </w:r>
    </w:p>
    <w:p w14:paraId="59DF77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Output(16);</w:t>
      </w:r>
    </w:p>
    <w:p w14:paraId="6CFFD49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8C428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"011000" THEN</w:t>
      </w:r>
    </w:p>
    <w:p w14:paraId="78E2325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"011001";</w:t>
      </w:r>
    </w:p>
    <w:p w14:paraId="18B28EB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Output(17);</w:t>
      </w:r>
    </w:p>
    <w:p w14:paraId="1519210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013CAC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"011001" THEN</w:t>
      </w:r>
    </w:p>
    <w:p w14:paraId="1256FC9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"011010";</w:t>
      </w:r>
    </w:p>
    <w:p w14:paraId="2E255E4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Output(18);</w:t>
      </w:r>
    </w:p>
    <w:p w14:paraId="6A9F02C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13BA3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"011010" THEN</w:t>
      </w:r>
    </w:p>
    <w:p w14:paraId="17F1D4B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"011011";</w:t>
      </w:r>
    </w:p>
    <w:p w14:paraId="337A590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Output(19);</w:t>
      </w:r>
    </w:p>
    <w:p w14:paraId="77B564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4CE83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"011011" THEN</w:t>
      </w:r>
    </w:p>
    <w:p w14:paraId="01A4270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"011100";</w:t>
      </w:r>
    </w:p>
    <w:p w14:paraId="1179BDD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Output(20);</w:t>
      </w:r>
    </w:p>
    <w:p w14:paraId="06749E7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2F0643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"011100" THEN</w:t>
      </w:r>
    </w:p>
    <w:p w14:paraId="1B420C9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"011101";</w:t>
      </w:r>
    </w:p>
    <w:p w14:paraId="4FE9638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p>
    <w:p w14:paraId="479C231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4BFBC6A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"011101" THEN</w:t>
      </w:r>
    </w:p>
    <w:p w14:paraId="1501F56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"011110";</w:t>
      </w:r>
    </w:p>
    <w:p w14:paraId="073125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third stop bit</w:t>
      </w:r>
    </w:p>
    <w:p w14:paraId="0386BC9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2FDF23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"011110" THEN</w:t>
      </w:r>
    </w:p>
    <w:p w14:paraId="4342813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"011111";</w:t>
      </w:r>
    </w:p>
    <w:p w14:paraId="69634B1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fourth start bit</w:t>
      </w:r>
    </w:p>
    <w:p w14:paraId="214532E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6BDED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"011111" THEN</w:t>
      </w:r>
    </w:p>
    <w:p w14:paraId="6F4978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"100000";</w:t>
      </w:r>
    </w:p>
    <w:p w14:paraId="709E297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Output(21);</w:t>
      </w:r>
    </w:p>
    <w:p w14:paraId="7EA8BC4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A4BBC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"100000" THEN</w:t>
      </w:r>
    </w:p>
    <w:p w14:paraId="3694B3D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"100001";</w:t>
      </w:r>
    </w:p>
    <w:p w14:paraId="01C431C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Output(22);</w:t>
      </w:r>
    </w:p>
    <w:p w14:paraId="5EB542C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CFB6B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"100001" THEN</w:t>
      </w:r>
    </w:p>
    <w:p w14:paraId="3DA0927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"100010";</w:t>
      </w:r>
    </w:p>
    <w:p w14:paraId="541EF9D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Output(23);</w:t>
      </w:r>
    </w:p>
    <w:p w14:paraId="4364034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EDD8D0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"100010" THEN</w:t>
      </w:r>
    </w:p>
    <w:p w14:paraId="4478637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"100011";</w:t>
      </w:r>
    </w:p>
    <w:p w14:paraId="598DAE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Output(24);</w:t>
      </w:r>
    </w:p>
    <w:p w14:paraId="2B74896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0C930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"100011" THEN</w:t>
      </w:r>
    </w:p>
    <w:p w14:paraId="316316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"100100";</w:t>
      </w:r>
    </w:p>
    <w:p w14:paraId="41548C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Output(25);</w:t>
      </w:r>
    </w:p>
    <w:p w14:paraId="63A60537" w14:textId="77777777" w:rsidR="00DA5774" w:rsidRPr="00F776CB" w:rsidRDefault="00DA5774" w:rsidP="00DA5774">
      <w:pPr>
        <w:spacing w:before="0" w:after="0" w:line="240" w:lineRule="auto"/>
        <w:jc w:val="left"/>
        <w:rPr>
          <w:rStyle w:val="SubtleEmphasis"/>
        </w:rPr>
      </w:pPr>
      <w:r w:rsidRPr="00F776CB">
        <w:rPr>
          <w:rStyle w:val="SubtleEmphasis"/>
        </w:rPr>
        <w:lastRenderedPageBreak/>
        <w:tab/>
      </w:r>
      <w:r w:rsidRPr="00F776CB">
        <w:rPr>
          <w:rStyle w:val="SubtleEmphasis"/>
        </w:rPr>
        <w:tab/>
      </w:r>
      <w:r w:rsidRPr="00F776CB">
        <w:rPr>
          <w:rStyle w:val="SubtleEmphasis"/>
        </w:rPr>
        <w:tab/>
      </w:r>
    </w:p>
    <w:p w14:paraId="732301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"100100" THEN</w:t>
      </w:r>
    </w:p>
    <w:p w14:paraId="20FF274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"100101";</w:t>
      </w:r>
    </w:p>
    <w:p w14:paraId="7792E3A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Output(26);</w:t>
      </w:r>
    </w:p>
    <w:p w14:paraId="59353A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A16800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"100101" THEN</w:t>
      </w:r>
    </w:p>
    <w:p w14:paraId="7C3BB64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"100110";</w:t>
      </w:r>
    </w:p>
    <w:p w14:paraId="19CCEB8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Output(27);</w:t>
      </w:r>
    </w:p>
    <w:p w14:paraId="65739DB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F77286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"100110" THEN</w:t>
      </w:r>
    </w:p>
    <w:p w14:paraId="395537C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"100111";</w:t>
      </w:r>
    </w:p>
    <w:p w14:paraId="154AAB8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termination bit</w:t>
      </w:r>
      <w:r w:rsidRPr="00F776CB">
        <w:rPr>
          <w:rStyle w:val="SubtleEmphasis"/>
        </w:rPr>
        <w:tab/>
      </w:r>
      <w:r w:rsidRPr="00F776CB">
        <w:rPr>
          <w:rStyle w:val="SubtleEmphasis"/>
        </w:rPr>
        <w:tab/>
      </w:r>
      <w:r w:rsidRPr="00F776CB">
        <w:rPr>
          <w:rStyle w:val="SubtleEmphasis"/>
        </w:rPr>
        <w:tab/>
      </w:r>
    </w:p>
    <w:p w14:paraId="6CA2739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F3A42A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"100111" THEN</w:t>
      </w:r>
    </w:p>
    <w:p w14:paraId="691ABFE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"101000";</w:t>
      </w:r>
    </w:p>
    <w:p w14:paraId="423FE6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fourth stop bit</w:t>
      </w:r>
    </w:p>
    <w:p w14:paraId="2882DB5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3F2653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"101000" THEN</w:t>
      </w:r>
    </w:p>
    <w:p w14:paraId="3C56ACF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"101001";</w:t>
      </w:r>
    </w:p>
    <w:p w14:paraId="6436E44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 -- the fifth start bit</w:t>
      </w:r>
    </w:p>
    <w:p w14:paraId="28DFB85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9AF4E2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"101001" THEN</w:t>
      </w:r>
    </w:p>
    <w:p w14:paraId="4554F2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"101010";</w:t>
      </w:r>
    </w:p>
    <w:p w14:paraId="66F264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Output(28);</w:t>
      </w:r>
    </w:p>
    <w:p w14:paraId="7C15DCFD"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6DCBC56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"101010" THEN</w:t>
      </w:r>
    </w:p>
    <w:p w14:paraId="3D60E50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"101011";</w:t>
      </w:r>
    </w:p>
    <w:p w14:paraId="493FD51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Output(29);</w:t>
      </w:r>
    </w:p>
    <w:p w14:paraId="30DF14D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92E95F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"101011" THEN</w:t>
      </w:r>
    </w:p>
    <w:p w14:paraId="0B3C81E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"101100";</w:t>
      </w:r>
    </w:p>
    <w:p w14:paraId="2B50F60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Output(30);</w:t>
      </w:r>
    </w:p>
    <w:p w14:paraId="5BFA51D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2D2277E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"101100" THEN</w:t>
      </w:r>
    </w:p>
    <w:p w14:paraId="1E5EA7B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"101101";</w:t>
      </w:r>
    </w:p>
    <w:p w14:paraId="3056012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Output(31);</w:t>
      </w:r>
    </w:p>
    <w:p w14:paraId="6E77534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72C23B94"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"101101" THEN</w:t>
      </w:r>
    </w:p>
    <w:p w14:paraId="2074A1E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"101110";</w:t>
      </w:r>
    </w:p>
    <w:p w14:paraId="35745F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C79103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5B7123B7"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"101110" THEN</w:t>
      </w:r>
    </w:p>
    <w:p w14:paraId="1E7413B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"101111";</w:t>
      </w:r>
    </w:p>
    <w:p w14:paraId="66257DCA"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4757A99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910EAD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"101111" THEN</w:t>
      </w:r>
    </w:p>
    <w:p w14:paraId="690DA7F8"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"110000";</w:t>
      </w:r>
    </w:p>
    <w:p w14:paraId="4BF1D6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p>
    <w:p w14:paraId="17CFD37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AEF3B25"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ELSIF index = "110000" THEN</w:t>
      </w:r>
    </w:p>
    <w:p w14:paraId="66BCAA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"110001";</w:t>
      </w:r>
    </w:p>
    <w:p w14:paraId="6EE787DC"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'0';</w:t>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r w:rsidRPr="00F776CB">
        <w:rPr>
          <w:rStyle w:val="SubtleEmphasis"/>
        </w:rPr>
        <w:tab/>
      </w:r>
    </w:p>
    <w:p w14:paraId="4353FC4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0803201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 xml:space="preserve">ELSIF index = "110001" AND </w:t>
      </w:r>
      <w:proofErr w:type="spellStart"/>
      <w:r w:rsidRPr="00F776CB">
        <w:rPr>
          <w:rStyle w:val="SubtleEmphasis"/>
        </w:rPr>
        <w:t>data_select</w:t>
      </w:r>
      <w:proofErr w:type="spellEnd"/>
      <w:r w:rsidRPr="00F776CB">
        <w:rPr>
          <w:rStyle w:val="SubtleEmphasis"/>
        </w:rPr>
        <w:t xml:space="preserve"> = "000" THEN</w:t>
      </w:r>
    </w:p>
    <w:p w14:paraId="7AF1FCF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index &lt;= "000000";</w:t>
      </w:r>
    </w:p>
    <w:p w14:paraId="3081C8C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roofErr w:type="spellStart"/>
      <w:r w:rsidRPr="00F776CB">
        <w:rPr>
          <w:rStyle w:val="SubtleEmphasis"/>
        </w:rPr>
        <w:t>data_select</w:t>
      </w:r>
      <w:proofErr w:type="spellEnd"/>
      <w:r w:rsidRPr="00F776CB">
        <w:rPr>
          <w:rStyle w:val="SubtleEmphasis"/>
        </w:rPr>
        <w:t xml:space="preserve"> &lt;= "001"; -- increments </w:t>
      </w:r>
      <w:proofErr w:type="spellStart"/>
      <w:r w:rsidRPr="00F776CB">
        <w:rPr>
          <w:rStyle w:val="SubtleEmphasis"/>
        </w:rPr>
        <w:t>data_select</w:t>
      </w:r>
      <w:proofErr w:type="spellEnd"/>
      <w:r w:rsidRPr="00F776CB">
        <w:rPr>
          <w:rStyle w:val="SubtleEmphasis"/>
        </w:rPr>
        <w:t xml:space="preserve"> to begin output of B</w:t>
      </w:r>
    </w:p>
    <w:p w14:paraId="7E002D51"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Output &lt;= B;</w:t>
      </w:r>
    </w:p>
    <w:p w14:paraId="67D77103"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t>UART_TXD &lt;= '1'; -- the fifth stop bit</w:t>
      </w:r>
    </w:p>
    <w:p w14:paraId="4F177234" w14:textId="77777777" w:rsidR="00DA5774" w:rsidRPr="00F776CB" w:rsidRDefault="00DA5774" w:rsidP="00DA5774">
      <w:pPr>
        <w:spacing w:before="0" w:after="0" w:line="240" w:lineRule="auto"/>
        <w:jc w:val="left"/>
        <w:rPr>
          <w:rStyle w:val="SubtleEmphasis"/>
        </w:rPr>
      </w:pPr>
    </w:p>
    <w:p w14:paraId="5185273B" w14:textId="2DCAF1F5"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"001" THEN</w:t>
      </w:r>
    </w:p>
    <w:p w14:paraId="7C3EE350" w14:textId="6CC4B0CE"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3A36EF3" w14:textId="5DB1102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"010"; -- increments </w:t>
      </w:r>
      <w:proofErr w:type="spellStart"/>
      <w:r w:rsidRPr="00F776CB">
        <w:rPr>
          <w:rStyle w:val="SubtleEmphasis"/>
        </w:rPr>
        <w:t>data_select</w:t>
      </w:r>
      <w:proofErr w:type="spellEnd"/>
      <w:r w:rsidRPr="00F776CB">
        <w:rPr>
          <w:rStyle w:val="SubtleEmphasis"/>
        </w:rPr>
        <w:t xml:space="preserve"> to begin output of C</w:t>
      </w:r>
    </w:p>
    <w:p w14:paraId="7FE40F8E" w14:textId="1F75C8AC" w:rsidR="00DA5774" w:rsidRPr="00F776CB" w:rsidRDefault="00DA5774" w:rsidP="00DA5774">
      <w:pPr>
        <w:spacing w:before="0" w:after="0" w:line="240" w:lineRule="auto"/>
        <w:jc w:val="left"/>
        <w:rPr>
          <w:rStyle w:val="SubtleEmphasis"/>
        </w:rPr>
      </w:pPr>
      <w:r w:rsidRPr="00F776CB">
        <w:rPr>
          <w:rStyle w:val="SubtleEmphasis"/>
        </w:rPr>
        <w:tab/>
        <w:t>Output &lt;= C;</w:t>
      </w:r>
    </w:p>
    <w:p w14:paraId="6B35AC06" w14:textId="2DCBC39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51562B0"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20779AD5" w14:textId="5FC0BF5D"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"010" THEN</w:t>
      </w:r>
    </w:p>
    <w:p w14:paraId="277BAD41" w14:textId="06FC3D7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4EB26237" w14:textId="5EEFA796"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"011"; -- increments </w:t>
      </w:r>
      <w:proofErr w:type="spellStart"/>
      <w:r w:rsidRPr="00F776CB">
        <w:rPr>
          <w:rStyle w:val="SubtleEmphasis"/>
        </w:rPr>
        <w:t>data_select</w:t>
      </w:r>
      <w:proofErr w:type="spellEnd"/>
      <w:r w:rsidRPr="00F776CB">
        <w:rPr>
          <w:rStyle w:val="SubtleEmphasis"/>
        </w:rPr>
        <w:t xml:space="preserve"> to begin output of D</w:t>
      </w:r>
    </w:p>
    <w:p w14:paraId="2C6EBC63" w14:textId="62AE6002" w:rsidR="00DA5774" w:rsidRPr="00F776CB" w:rsidRDefault="00DA5774" w:rsidP="00DA5774">
      <w:pPr>
        <w:spacing w:before="0" w:after="0" w:line="240" w:lineRule="auto"/>
        <w:jc w:val="left"/>
        <w:rPr>
          <w:rStyle w:val="SubtleEmphasis"/>
        </w:rPr>
      </w:pPr>
      <w:r w:rsidRPr="00F776CB">
        <w:rPr>
          <w:rStyle w:val="SubtleEmphasis"/>
        </w:rPr>
        <w:tab/>
        <w:t>Output &lt;= D;</w:t>
      </w:r>
    </w:p>
    <w:p w14:paraId="2F3DE4BA" w14:textId="1E2CD6A3"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47C875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860F14A" w14:textId="6FD81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"011" THEN</w:t>
      </w:r>
    </w:p>
    <w:p w14:paraId="6A15983F" w14:textId="5DCFCF17" w:rsidR="00DA5774" w:rsidRPr="00F776CB" w:rsidRDefault="00DA5774" w:rsidP="00DA5774">
      <w:pPr>
        <w:spacing w:before="0" w:after="0" w:line="240" w:lineRule="auto"/>
        <w:jc w:val="left"/>
        <w:rPr>
          <w:rStyle w:val="SubtleEmphasis"/>
        </w:rPr>
      </w:pPr>
      <w:r w:rsidRPr="00F776CB">
        <w:rPr>
          <w:rStyle w:val="SubtleEmphasis"/>
        </w:rPr>
        <w:tab/>
        <w:t>index &lt;= "000000";</w:t>
      </w:r>
    </w:p>
    <w:p w14:paraId="597E8619" w14:textId="5ED4E113"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"100"; -- increments </w:t>
      </w:r>
      <w:proofErr w:type="spellStart"/>
      <w:r w:rsidRPr="00F776CB">
        <w:rPr>
          <w:rStyle w:val="SubtleEmphasis"/>
        </w:rPr>
        <w:t>data_select</w:t>
      </w:r>
      <w:proofErr w:type="spellEnd"/>
      <w:r w:rsidRPr="00F776CB">
        <w:rPr>
          <w:rStyle w:val="SubtleEmphasis"/>
        </w:rPr>
        <w:t xml:space="preserve"> to begin output </w:t>
      </w:r>
      <w:r w:rsidR="00D92C5F">
        <w:rPr>
          <w:rStyle w:val="SubtleEmphasis"/>
        </w:rPr>
        <w:t>E</w:t>
      </w:r>
    </w:p>
    <w:p w14:paraId="65EB456C" w14:textId="4EEAC23E" w:rsidR="00DA5774" w:rsidRPr="00F776CB" w:rsidRDefault="00DA5774" w:rsidP="00DA5774">
      <w:pPr>
        <w:spacing w:before="0" w:after="0" w:line="240" w:lineRule="auto"/>
        <w:jc w:val="left"/>
        <w:rPr>
          <w:rStyle w:val="SubtleEmphasis"/>
        </w:rPr>
      </w:pPr>
      <w:r w:rsidRPr="00F776CB">
        <w:rPr>
          <w:rStyle w:val="SubtleEmphasis"/>
        </w:rPr>
        <w:tab/>
        <w:t>Output &lt;= E;</w:t>
      </w:r>
    </w:p>
    <w:p w14:paraId="0DD31FFF" w14:textId="3D796FC9"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777F325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65BBBA27" w14:textId="2649DA06"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"100" THEN</w:t>
      </w:r>
    </w:p>
    <w:p w14:paraId="6DE155FD" w14:textId="7E622DD8" w:rsidR="00DA5774" w:rsidRPr="00F776CB" w:rsidRDefault="00DA5774" w:rsidP="00DA5774">
      <w:pPr>
        <w:spacing w:before="0" w:after="0" w:line="240" w:lineRule="auto"/>
        <w:jc w:val="left"/>
        <w:rPr>
          <w:rStyle w:val="SubtleEmphasis"/>
        </w:rPr>
      </w:pPr>
      <w:r w:rsidRPr="00F776CB">
        <w:rPr>
          <w:rStyle w:val="SubtleEmphasis"/>
        </w:rPr>
        <w:tab/>
        <w:t>index &lt;= "000000";</w:t>
      </w:r>
    </w:p>
    <w:p w14:paraId="78ACB35B" w14:textId="6E088EB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"101"; -- increments </w:t>
      </w:r>
      <w:proofErr w:type="spellStart"/>
      <w:r w:rsidRPr="00F776CB">
        <w:rPr>
          <w:rStyle w:val="SubtleEmphasis"/>
        </w:rPr>
        <w:t>data_select</w:t>
      </w:r>
      <w:proofErr w:type="spellEnd"/>
      <w:r w:rsidRPr="00F776CB">
        <w:rPr>
          <w:rStyle w:val="SubtleEmphasis"/>
        </w:rPr>
        <w:t xml:space="preserve"> to begin output </w:t>
      </w:r>
      <w:r w:rsidR="00F416EC">
        <w:rPr>
          <w:rStyle w:val="SubtleEmphasis"/>
        </w:rPr>
        <w:t>F</w:t>
      </w:r>
    </w:p>
    <w:p w14:paraId="1469B25B" w14:textId="192BBF0A" w:rsidR="00DA5774" w:rsidRPr="00F776CB" w:rsidRDefault="00DA5774" w:rsidP="00DA5774">
      <w:pPr>
        <w:spacing w:before="0" w:after="0" w:line="240" w:lineRule="auto"/>
        <w:jc w:val="left"/>
        <w:rPr>
          <w:rStyle w:val="SubtleEmphasis"/>
        </w:rPr>
      </w:pPr>
      <w:r w:rsidRPr="00F776CB">
        <w:rPr>
          <w:rStyle w:val="SubtleEmphasis"/>
        </w:rPr>
        <w:tab/>
        <w:t>Output &lt;= F;</w:t>
      </w:r>
    </w:p>
    <w:p w14:paraId="35EC101F" w14:textId="382CCF0C"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3C333E8B"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4F326B3" w14:textId="438A42CC"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"101" THEN</w:t>
      </w:r>
    </w:p>
    <w:p w14:paraId="4F207073" w14:textId="6756D813" w:rsidR="00DA5774" w:rsidRPr="00F776CB" w:rsidRDefault="00DA5774" w:rsidP="00DA5774">
      <w:pPr>
        <w:spacing w:before="0" w:after="0" w:line="240" w:lineRule="auto"/>
        <w:jc w:val="left"/>
        <w:rPr>
          <w:rStyle w:val="SubtleEmphasis"/>
        </w:rPr>
      </w:pPr>
      <w:r w:rsidRPr="00F776CB">
        <w:rPr>
          <w:rStyle w:val="SubtleEmphasis"/>
        </w:rPr>
        <w:tab/>
        <w:t>index &lt;= "000000";</w:t>
      </w:r>
    </w:p>
    <w:p w14:paraId="2A86DA4C" w14:textId="07712131"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"110";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G</w:t>
      </w:r>
    </w:p>
    <w:p w14:paraId="12716C61" w14:textId="63C372EF" w:rsidR="00DA5774" w:rsidRPr="00F776CB" w:rsidRDefault="00DA5774" w:rsidP="00DA5774">
      <w:pPr>
        <w:spacing w:before="0" w:after="0" w:line="240" w:lineRule="auto"/>
        <w:jc w:val="left"/>
        <w:rPr>
          <w:rStyle w:val="SubtleEmphasis"/>
        </w:rPr>
      </w:pPr>
      <w:r w:rsidRPr="00F776CB">
        <w:rPr>
          <w:rStyle w:val="SubtleEmphasis"/>
        </w:rPr>
        <w:tab/>
        <w:t>Output &lt;= G;</w:t>
      </w:r>
    </w:p>
    <w:p w14:paraId="245785C1" w14:textId="70A713E1"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CB2FFA6"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0A066889" w14:textId="66C8E17E"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"110" THEN</w:t>
      </w:r>
    </w:p>
    <w:p w14:paraId="32E51275" w14:textId="23B88AC9" w:rsidR="00DA5774" w:rsidRPr="00F776CB" w:rsidRDefault="00DA5774" w:rsidP="00DA5774">
      <w:pPr>
        <w:spacing w:before="0" w:after="0" w:line="240" w:lineRule="auto"/>
        <w:jc w:val="left"/>
        <w:rPr>
          <w:rStyle w:val="SubtleEmphasis"/>
        </w:rPr>
      </w:pPr>
      <w:r w:rsidRPr="00F776CB">
        <w:rPr>
          <w:rStyle w:val="SubtleEmphasis"/>
        </w:rPr>
        <w:tab/>
        <w:t>index &lt;= "000000";</w:t>
      </w:r>
    </w:p>
    <w:p w14:paraId="1901DF4F" w14:textId="6D5A5692" w:rsidR="00DA5774" w:rsidRPr="00F776CB" w:rsidRDefault="00DA5774" w:rsidP="00DA5774">
      <w:pPr>
        <w:spacing w:before="0" w:after="0" w:line="240" w:lineRule="auto"/>
        <w:jc w:val="left"/>
        <w:rPr>
          <w:rStyle w:val="SubtleEmphasis"/>
        </w:rPr>
      </w:pPr>
      <w:r w:rsidRPr="00F776CB">
        <w:rPr>
          <w:rStyle w:val="SubtleEmphasis"/>
        </w:rPr>
        <w:tab/>
      </w:r>
      <w:proofErr w:type="spellStart"/>
      <w:r w:rsidRPr="00F776CB">
        <w:rPr>
          <w:rStyle w:val="SubtleEmphasis"/>
        </w:rPr>
        <w:t>data_select</w:t>
      </w:r>
      <w:proofErr w:type="spellEnd"/>
      <w:r w:rsidRPr="00F776CB">
        <w:rPr>
          <w:rStyle w:val="SubtleEmphasis"/>
        </w:rPr>
        <w:t xml:space="preserve"> &lt;= "111"; -- increments </w:t>
      </w:r>
      <w:proofErr w:type="spellStart"/>
      <w:r w:rsidRPr="00F776CB">
        <w:rPr>
          <w:rStyle w:val="SubtleEmphasis"/>
        </w:rPr>
        <w:t>data_select</w:t>
      </w:r>
      <w:proofErr w:type="spellEnd"/>
      <w:r w:rsidRPr="00F776CB">
        <w:rPr>
          <w:rStyle w:val="SubtleEmphasis"/>
        </w:rPr>
        <w:t xml:space="preserve"> to begin output of </w:t>
      </w:r>
      <w:r w:rsidR="00F416EC">
        <w:rPr>
          <w:rStyle w:val="SubtleEmphasis"/>
        </w:rPr>
        <w:t>H</w:t>
      </w:r>
    </w:p>
    <w:p w14:paraId="77E09424" w14:textId="075BC182" w:rsidR="00DA5774" w:rsidRPr="00F776CB" w:rsidRDefault="00DA5774" w:rsidP="00DA5774">
      <w:pPr>
        <w:spacing w:before="0" w:after="0" w:line="240" w:lineRule="auto"/>
        <w:jc w:val="left"/>
        <w:rPr>
          <w:rStyle w:val="SubtleEmphasis"/>
        </w:rPr>
      </w:pPr>
      <w:r w:rsidRPr="00F776CB">
        <w:rPr>
          <w:rStyle w:val="SubtleEmphasis"/>
        </w:rPr>
        <w:tab/>
        <w:t>Output &lt;= H;</w:t>
      </w:r>
    </w:p>
    <w:p w14:paraId="7DA01CFD" w14:textId="4B2447A2"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0285161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46AE2848" w14:textId="43D6BAFF" w:rsidR="00DA5774" w:rsidRPr="00F776CB" w:rsidRDefault="00DA5774" w:rsidP="00DA5774">
      <w:pPr>
        <w:spacing w:before="0" w:after="0" w:line="240" w:lineRule="auto"/>
        <w:jc w:val="left"/>
        <w:rPr>
          <w:rStyle w:val="SubtleEmphasis"/>
        </w:rPr>
      </w:pPr>
      <w:r w:rsidRPr="00F776CB">
        <w:rPr>
          <w:rStyle w:val="SubtleEmphasis"/>
        </w:rPr>
        <w:t xml:space="preserve">ELSIF index = "110001" AND </w:t>
      </w:r>
      <w:proofErr w:type="spellStart"/>
      <w:r w:rsidRPr="00F776CB">
        <w:rPr>
          <w:rStyle w:val="SubtleEmphasis"/>
        </w:rPr>
        <w:t>data_select</w:t>
      </w:r>
      <w:proofErr w:type="spellEnd"/>
      <w:r w:rsidRPr="00F776CB">
        <w:rPr>
          <w:rStyle w:val="SubtleEmphasis"/>
        </w:rPr>
        <w:t xml:space="preserve"> = "111" THEN</w:t>
      </w:r>
    </w:p>
    <w:p w14:paraId="224C3285" w14:textId="3AC2C351" w:rsidR="00DA5774" w:rsidRPr="00F776CB" w:rsidRDefault="00DA5774" w:rsidP="00DA5774">
      <w:pPr>
        <w:spacing w:before="0" w:after="0" w:line="240" w:lineRule="auto"/>
        <w:jc w:val="left"/>
        <w:rPr>
          <w:rStyle w:val="SubtleEmphasis"/>
        </w:rPr>
      </w:pPr>
      <w:r w:rsidRPr="00F776CB">
        <w:rPr>
          <w:rStyle w:val="SubtleEmphasis"/>
        </w:rPr>
        <w:tab/>
        <w:t>index &lt;= "110010";</w:t>
      </w:r>
    </w:p>
    <w:p w14:paraId="603AD30F" w14:textId="34BCF9C4" w:rsidR="00DA5774" w:rsidRPr="00F776CB" w:rsidRDefault="00DA5774" w:rsidP="00DA5774">
      <w:pPr>
        <w:spacing w:before="0" w:after="0" w:line="240" w:lineRule="auto"/>
        <w:jc w:val="left"/>
        <w:rPr>
          <w:rStyle w:val="SubtleEmphasis"/>
        </w:rPr>
      </w:pPr>
      <w:r w:rsidRPr="00F776CB">
        <w:rPr>
          <w:rStyle w:val="SubtleEmphasis"/>
        </w:rPr>
        <w:tab/>
        <w:t>UART_TXD &lt;= '1'; -- the fifth stop bit</w:t>
      </w:r>
    </w:p>
    <w:p w14:paraId="4BBFCFDF"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r w:rsidRPr="00F776CB">
        <w:rPr>
          <w:rStyle w:val="SubtleEmphasis"/>
        </w:rPr>
        <w:tab/>
      </w:r>
    </w:p>
    <w:p w14:paraId="18968DA8" w14:textId="0F913D9A" w:rsidR="00DA5774" w:rsidRPr="00F776CB" w:rsidRDefault="00DA5774" w:rsidP="00DA5774">
      <w:pPr>
        <w:spacing w:before="0" w:after="0" w:line="240" w:lineRule="auto"/>
        <w:jc w:val="left"/>
        <w:rPr>
          <w:rStyle w:val="SubtleEmphasis"/>
        </w:rPr>
      </w:pPr>
      <w:r w:rsidRPr="00F776CB">
        <w:rPr>
          <w:rStyle w:val="SubtleEmphasis"/>
        </w:rPr>
        <w:t>ELSIF index = "110010" THEN</w:t>
      </w:r>
    </w:p>
    <w:p w14:paraId="62C5323B" w14:textId="0ABB81FE" w:rsidR="00DA5774" w:rsidRPr="00F776CB" w:rsidRDefault="00DA5774" w:rsidP="00DA5774">
      <w:pPr>
        <w:spacing w:before="0" w:after="0" w:line="240" w:lineRule="auto"/>
        <w:jc w:val="left"/>
        <w:rPr>
          <w:rStyle w:val="SubtleEmphasis"/>
        </w:rPr>
      </w:pPr>
      <w:r w:rsidRPr="00F776CB">
        <w:rPr>
          <w:rStyle w:val="SubtleEmphasis"/>
        </w:rPr>
        <w:tab/>
        <w:t>index &lt;= "111111";</w:t>
      </w:r>
    </w:p>
    <w:p w14:paraId="4224F739" w14:textId="5AFCE426" w:rsidR="00DA5774" w:rsidRPr="00F776CB" w:rsidRDefault="00DA5774" w:rsidP="00DA5774">
      <w:pPr>
        <w:spacing w:before="0" w:after="0" w:line="240" w:lineRule="auto"/>
        <w:jc w:val="left"/>
        <w:rPr>
          <w:rStyle w:val="SubtleEmphasis"/>
        </w:rPr>
      </w:pPr>
      <w:r w:rsidRPr="00F776CB">
        <w:rPr>
          <w:rStyle w:val="SubtleEmphasis"/>
        </w:rPr>
        <w:tab/>
        <w:t>UART_TXD &lt;= '0'; -- the start bit of the termination byte</w:t>
      </w:r>
    </w:p>
    <w:p w14:paraId="1F2D0DDE"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r>
    </w:p>
    <w:p w14:paraId="1E79AE0E" w14:textId="57906354" w:rsidR="00DA5774" w:rsidRPr="00F776CB" w:rsidRDefault="00F416EC" w:rsidP="00DA5774">
      <w:pPr>
        <w:spacing w:before="0" w:after="0" w:line="240" w:lineRule="auto"/>
        <w:jc w:val="left"/>
        <w:rPr>
          <w:rStyle w:val="SubtleEmphasis"/>
        </w:rPr>
      </w:pPr>
      <w:r>
        <w:rPr>
          <w:rStyle w:val="SubtleEmphasis"/>
        </w:rPr>
        <w:t>E</w:t>
      </w:r>
      <w:r w:rsidR="00DA5774" w:rsidRPr="00F776CB">
        <w:rPr>
          <w:rStyle w:val="SubtleEmphasis"/>
        </w:rPr>
        <w:t>LSE</w:t>
      </w:r>
    </w:p>
    <w:p w14:paraId="3D170F9A" w14:textId="225CA771" w:rsidR="00DA5774" w:rsidRPr="00F776CB" w:rsidRDefault="00DA5774" w:rsidP="00DA5774">
      <w:pPr>
        <w:spacing w:before="0" w:after="0" w:line="240" w:lineRule="auto"/>
        <w:jc w:val="left"/>
        <w:rPr>
          <w:rStyle w:val="SubtleEmphasis"/>
        </w:rPr>
      </w:pPr>
      <w:r w:rsidRPr="00F776CB">
        <w:rPr>
          <w:rStyle w:val="SubtleEmphasis"/>
        </w:rPr>
        <w:tab/>
        <w:t>index &lt;= "111111";</w:t>
      </w:r>
    </w:p>
    <w:p w14:paraId="38BE497B" w14:textId="4294623E" w:rsidR="00DA5774" w:rsidRPr="00F776CB" w:rsidRDefault="00DA5774" w:rsidP="00DA5774">
      <w:pPr>
        <w:spacing w:before="0" w:after="0" w:line="240" w:lineRule="auto"/>
        <w:jc w:val="left"/>
        <w:rPr>
          <w:rStyle w:val="SubtleEmphasis"/>
        </w:rPr>
      </w:pPr>
      <w:r w:rsidRPr="00F776CB">
        <w:rPr>
          <w:rStyle w:val="SubtleEmphasis"/>
        </w:rPr>
        <w:tab/>
        <w:t>UART_TXD &lt;= '1'; -- sets all subsequent bits to negative voltage</w:t>
      </w:r>
    </w:p>
    <w:p w14:paraId="7715D8E9"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r>
      <w:r w:rsidRPr="00F776CB">
        <w:rPr>
          <w:rStyle w:val="SubtleEmphasis"/>
        </w:rPr>
        <w:tab/>
        <w:t>END IF;</w:t>
      </w:r>
    </w:p>
    <w:p w14:paraId="1C2F4BB2" w14:textId="77777777" w:rsidR="00DA5774" w:rsidRPr="00F776CB" w:rsidRDefault="00DA5774" w:rsidP="00DA5774">
      <w:pPr>
        <w:spacing w:before="0" w:after="0" w:line="240" w:lineRule="auto"/>
        <w:jc w:val="left"/>
        <w:rPr>
          <w:rStyle w:val="SubtleEmphasis"/>
        </w:rPr>
      </w:pPr>
      <w:r w:rsidRPr="00F776CB">
        <w:rPr>
          <w:rStyle w:val="SubtleEmphasis"/>
        </w:rPr>
        <w:tab/>
      </w:r>
      <w:r w:rsidRPr="00F776CB">
        <w:rPr>
          <w:rStyle w:val="SubtleEmphasis"/>
        </w:rPr>
        <w:tab/>
        <w:t>END IF;</w:t>
      </w:r>
      <w:r w:rsidRPr="00F776CB">
        <w:rPr>
          <w:rStyle w:val="SubtleEmphasis"/>
        </w:rPr>
        <w:tab/>
      </w:r>
      <w:r w:rsidRPr="00F776CB">
        <w:rPr>
          <w:rStyle w:val="SubtleEmphasis"/>
        </w:rPr>
        <w:tab/>
      </w:r>
    </w:p>
    <w:p w14:paraId="5D77B89D" w14:textId="77777777" w:rsidR="00DA5774" w:rsidRPr="00F776CB" w:rsidRDefault="00DA5774" w:rsidP="00DA5774">
      <w:pPr>
        <w:spacing w:before="0" w:after="0" w:line="240" w:lineRule="auto"/>
        <w:jc w:val="left"/>
        <w:rPr>
          <w:rStyle w:val="SubtleEmphasis"/>
        </w:rPr>
      </w:pPr>
      <w:r w:rsidRPr="00F776CB">
        <w:rPr>
          <w:rStyle w:val="SubtleEmphasis"/>
        </w:rPr>
        <w:tab/>
        <w:t>END PROCESS;</w:t>
      </w:r>
    </w:p>
    <w:p w14:paraId="54F24DC7" w14:textId="29E82145" w:rsidR="00F416EC" w:rsidRDefault="00DA5774" w:rsidP="00DA5774">
      <w:pPr>
        <w:spacing w:before="0" w:after="0" w:line="240" w:lineRule="auto"/>
        <w:jc w:val="left"/>
        <w:rPr>
          <w:rStyle w:val="SubtleEmphasis"/>
        </w:rPr>
      </w:pPr>
      <w:r w:rsidRPr="00F776CB">
        <w:rPr>
          <w:rStyle w:val="SubtleEmphasis"/>
        </w:rPr>
        <w:t>END Behavior;</w:t>
      </w:r>
    </w:p>
    <w:p w14:paraId="4951134E" w14:textId="77777777" w:rsidR="00F416EC" w:rsidRDefault="00F416EC">
      <w:pPr>
        <w:spacing w:before="0" w:after="160" w:line="259" w:lineRule="auto"/>
        <w:jc w:val="left"/>
        <w:rPr>
          <w:rStyle w:val="SubtleEmphasis"/>
        </w:rPr>
      </w:pPr>
      <w:r>
        <w:rPr>
          <w:rStyle w:val="SubtleEmphasis"/>
        </w:rPr>
        <w:br w:type="page"/>
      </w:r>
    </w:p>
    <w:p w14:paraId="1E2A6203" w14:textId="77777777" w:rsidR="000210EF" w:rsidRDefault="000210EF" w:rsidP="006342BF">
      <w:pPr>
        <w:pStyle w:val="Heading1"/>
        <w:numPr>
          <w:ilvl w:val="0"/>
          <w:numId w:val="0"/>
        </w:numPr>
        <w:ind w:left="432"/>
        <w:jc w:val="both"/>
        <w:rPr>
          <w:ins w:id="347" w:author="Pedro Oliveira" w:date="2019-10-23T23:41:00Z"/>
        </w:rPr>
        <w:sectPr w:rsidR="000210EF" w:rsidSect="00EA2F00">
          <w:pgSz w:w="11906" w:h="16838"/>
          <w:pgMar w:top="1701" w:right="1134" w:bottom="1134" w:left="1701" w:header="709" w:footer="709" w:gutter="0"/>
          <w:cols w:space="708"/>
          <w:titlePg/>
          <w:docGrid w:linePitch="360"/>
        </w:sectPr>
      </w:pPr>
    </w:p>
    <w:p w14:paraId="54937324" w14:textId="391FF528" w:rsidR="004614BD" w:rsidDel="009229B5" w:rsidRDefault="006342BF" w:rsidP="006342BF">
      <w:pPr>
        <w:pStyle w:val="Heading1"/>
        <w:numPr>
          <w:ilvl w:val="0"/>
          <w:numId w:val="0"/>
        </w:numPr>
        <w:ind w:left="432"/>
        <w:jc w:val="both"/>
        <w:rPr>
          <w:del w:id="348" w:author="Pedro Oliveira" w:date="2019-10-23T23:44:00Z"/>
        </w:rPr>
      </w:pPr>
      <w:bookmarkStart w:id="349" w:name="_Toc22768837"/>
      <w:r>
        <w:lastRenderedPageBreak/>
        <w:t>ANEXO</w:t>
      </w:r>
      <w:r w:rsidR="005670FE">
        <w:t xml:space="preserve"> B</w:t>
      </w:r>
      <w:ins w:id="350" w:author="Pedro Oliveira" w:date="2019-10-23T23:44:00Z">
        <w:r w:rsidR="009229B5">
          <w:t>:</w:t>
        </w:r>
      </w:ins>
      <w:bookmarkEnd w:id="349"/>
    </w:p>
    <w:p w14:paraId="4E70C17F" w14:textId="77777777" w:rsidR="009229B5" w:rsidRDefault="00492BCB" w:rsidP="009229B5">
      <w:pPr>
        <w:pStyle w:val="Heading1"/>
        <w:numPr>
          <w:ilvl w:val="0"/>
          <w:numId w:val="0"/>
        </w:numPr>
        <w:ind w:left="432"/>
        <w:jc w:val="both"/>
        <w:rPr>
          <w:ins w:id="351" w:author="Pedro Oliveira" w:date="2019-10-23T23:42:00Z"/>
        </w:rPr>
        <w:pPrChange w:id="352" w:author="Pedro Oliveira" w:date="2019-10-23T23:44:00Z">
          <w:pPr/>
        </w:pPrChange>
      </w:pPr>
      <w:r>
        <w:t xml:space="preserve"> </w:t>
      </w:r>
      <w:bookmarkStart w:id="353" w:name="_Toc22768838"/>
      <w:ins w:id="354" w:author="Pedro Oliveira" w:date="2019-10-23T23:42:00Z">
        <w:r w:rsidR="009229B5">
          <w:t>Diagrama de Lógica RTL</w:t>
        </w:r>
        <w:bookmarkEnd w:id="353"/>
      </w:ins>
    </w:p>
    <w:p w14:paraId="4A49CA1C" w14:textId="1D5B30ED" w:rsidR="00492BCB" w:rsidRPr="00492BCB" w:rsidDel="009229B5" w:rsidRDefault="009229B5" w:rsidP="00492BCB">
      <w:pPr>
        <w:rPr>
          <w:del w:id="355" w:author="Pedro Oliveira" w:date="2019-10-23T23:42:00Z"/>
          <w:lang w:val="pt-BR"/>
        </w:rPr>
      </w:pPr>
      <w:ins w:id="356" w:author="Pedro Oliveira" w:date="2019-10-23T23:41:00Z">
        <w:r w:rsidRPr="009229B5">
          <w:drawing>
            <wp:inline distT="0" distB="0" distL="0" distR="0" wp14:anchorId="215B39A6" wp14:editId="07C3F778">
              <wp:extent cx="8891905" cy="5007610"/>
              <wp:effectExtent l="0" t="0" r="4445" b="2540"/>
              <wp:docPr id="224" name="Picture 2">
                <a:extLst xmlns:a="http://schemas.openxmlformats.org/drawingml/2006/main">
                  <a:ext uri="{FF2B5EF4-FFF2-40B4-BE49-F238E27FC236}">
                    <a16:creationId xmlns:a16="http://schemas.microsoft.com/office/drawing/2014/main" id="{B86AB571-E7B7-4653-83FB-10A712FEE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B86AB571-E7B7-4653-83FB-10A712FEE4DC}"/>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891905" cy="5007610"/>
                      </a:xfrm>
                      <a:prstGeom prst="rect">
                        <a:avLst/>
                      </a:prstGeom>
                      <a:noFill/>
                    </pic:spPr>
                  </pic:pic>
                </a:graphicData>
              </a:graphic>
            </wp:inline>
          </w:drawing>
        </w:r>
      </w:ins>
    </w:p>
    <w:p w14:paraId="322BCDD2" w14:textId="56BC1754" w:rsidR="008C1111" w:rsidRDefault="008C1111" w:rsidP="008C1111">
      <w:pPr>
        <w:rPr>
          <w:lang w:val="pt-BR"/>
        </w:rPr>
      </w:pPr>
    </w:p>
    <w:p w14:paraId="5898BFA1" w14:textId="77777777" w:rsidR="009229B5" w:rsidRDefault="009229B5" w:rsidP="008C1111">
      <w:pPr>
        <w:rPr>
          <w:ins w:id="357" w:author="Pedro Oliveira" w:date="2019-10-23T23:42:00Z"/>
          <w:lang w:val="pt-BR"/>
        </w:rPr>
        <w:sectPr w:rsidR="009229B5" w:rsidSect="000210EF">
          <w:pgSz w:w="16838" w:h="11906" w:orient="landscape"/>
          <w:pgMar w:top="1134" w:right="1134" w:bottom="1701" w:left="1701" w:header="709" w:footer="709" w:gutter="0"/>
          <w:cols w:space="708"/>
          <w:titlePg/>
          <w:docGrid w:linePitch="360"/>
        </w:sectPr>
      </w:pPr>
    </w:p>
    <w:p w14:paraId="18F5ACEC" w14:textId="749D2C16" w:rsidR="009229B5" w:rsidRDefault="009229B5" w:rsidP="009229B5">
      <w:pPr>
        <w:pStyle w:val="Heading1"/>
        <w:numPr>
          <w:ilvl w:val="0"/>
          <w:numId w:val="0"/>
        </w:numPr>
        <w:ind w:left="432"/>
        <w:jc w:val="both"/>
        <w:rPr>
          <w:ins w:id="358" w:author="Pedro Oliveira" w:date="2019-10-23T23:44:00Z"/>
        </w:rPr>
      </w:pPr>
      <w:bookmarkStart w:id="359" w:name="_Toc22768839"/>
      <w:ins w:id="360" w:author="Pedro Oliveira" w:date="2019-10-23T23:43:00Z">
        <w:r>
          <w:lastRenderedPageBreak/>
          <w:t>ANEXO C</w:t>
        </w:r>
      </w:ins>
      <w:ins w:id="361" w:author="Pedro Oliveira" w:date="2019-10-23T23:44:00Z">
        <w:r>
          <w:t xml:space="preserve">: Script </w:t>
        </w:r>
        <w:proofErr w:type="spellStart"/>
        <w:r>
          <w:t>Matlab</w:t>
        </w:r>
        <w:bookmarkEnd w:id="359"/>
        <w:proofErr w:type="spellEnd"/>
      </w:ins>
    </w:p>
    <w:p w14:paraId="6A2B9F10" w14:textId="77777777" w:rsidR="002A069A" w:rsidRPr="002A069A" w:rsidRDefault="002A069A" w:rsidP="002A069A">
      <w:pPr>
        <w:spacing w:before="0" w:after="0" w:line="240" w:lineRule="auto"/>
        <w:rPr>
          <w:ins w:id="362" w:author="Pedro Oliveira" w:date="2019-10-24T00:08:00Z"/>
          <w:rStyle w:val="SubtleEmphasis"/>
          <w:rPrChange w:id="363" w:author="Pedro Oliveira" w:date="2019-10-24T00:08:00Z">
            <w:rPr>
              <w:ins w:id="364" w:author="Pedro Oliveira" w:date="2019-10-24T00:08:00Z"/>
              <w:rFonts w:ascii="Times New Roman" w:eastAsia="Times New Roman" w:hAnsi="Times New Roman" w:cs="Times New Roman"/>
              <w:szCs w:val="24"/>
            </w:rPr>
          </w:rPrChange>
        </w:rPr>
      </w:pPr>
      <w:ins w:id="365" w:author="Pedro Oliveira" w:date="2019-10-24T00:08:00Z">
        <w:r w:rsidRPr="002A069A">
          <w:rPr>
            <w:rStyle w:val="SubtleEmphasis"/>
            <w:rPrChange w:id="36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367" w:author="Pedro Oliveira" w:date="2019-10-24T00:08:00Z">
              <w:rPr>
                <w:rFonts w:ascii="Times New Roman" w:eastAsia="Times New Roman" w:hAnsi="Times New Roman" w:cs="Times New Roman"/>
                <w:color w:val="000000"/>
                <w:sz w:val="20"/>
                <w:szCs w:val="20"/>
              </w:rPr>
            </w:rPrChange>
          </w:rPr>
          <w:t>Lafa</w:t>
        </w:r>
        <w:proofErr w:type="spellEnd"/>
        <w:r w:rsidRPr="002A069A">
          <w:rPr>
            <w:rStyle w:val="SubtleEmphasis"/>
            <w:rPrChange w:id="368" w:author="Pedro Oliveira" w:date="2019-10-24T00:08:00Z">
              <w:rPr>
                <w:rFonts w:ascii="Times New Roman" w:eastAsia="Times New Roman" w:hAnsi="Times New Roman" w:cs="Times New Roman"/>
                <w:color w:val="000000"/>
                <w:sz w:val="20"/>
                <w:szCs w:val="20"/>
              </w:rPr>
            </w:rPrChange>
          </w:rPr>
          <w:t xml:space="preserve"> Multichannel Counting Unit </w:t>
        </w:r>
      </w:ins>
    </w:p>
    <w:p w14:paraId="26821310" w14:textId="77777777" w:rsidR="002A069A" w:rsidRPr="002A069A" w:rsidRDefault="002A069A" w:rsidP="002A069A">
      <w:pPr>
        <w:spacing w:before="0" w:after="0" w:line="240" w:lineRule="auto"/>
        <w:rPr>
          <w:ins w:id="369" w:author="Pedro Oliveira" w:date="2019-10-24T00:08:00Z"/>
          <w:rStyle w:val="SubtleEmphasis"/>
          <w:rPrChange w:id="370" w:author="Pedro Oliveira" w:date="2019-10-24T00:08:00Z">
            <w:rPr>
              <w:ins w:id="371" w:author="Pedro Oliveira" w:date="2019-10-24T00:08:00Z"/>
              <w:rFonts w:ascii="Times New Roman" w:eastAsia="Times New Roman" w:hAnsi="Times New Roman" w:cs="Times New Roman"/>
              <w:szCs w:val="24"/>
            </w:rPr>
          </w:rPrChange>
        </w:rPr>
      </w:pPr>
      <w:ins w:id="372" w:author="Pedro Oliveira" w:date="2019-10-24T00:08:00Z">
        <w:r w:rsidRPr="002A069A">
          <w:rPr>
            <w:rStyle w:val="SubtleEmphasis"/>
            <w:rPrChange w:id="373" w:author="Pedro Oliveira" w:date="2019-10-24T00:08:00Z">
              <w:rPr>
                <w:rFonts w:ascii="Times New Roman" w:eastAsia="Times New Roman" w:hAnsi="Times New Roman" w:cs="Times New Roman"/>
                <w:color w:val="000000"/>
                <w:sz w:val="20"/>
                <w:szCs w:val="20"/>
              </w:rPr>
            </w:rPrChange>
          </w:rPr>
          <w:t xml:space="preserve">% Este </w:t>
        </w:r>
        <w:proofErr w:type="spellStart"/>
        <w:r w:rsidRPr="002A069A">
          <w:rPr>
            <w:rStyle w:val="SubtleEmphasis"/>
            <w:rPrChange w:id="374" w:author="Pedro Oliveira" w:date="2019-10-24T00:08:00Z">
              <w:rPr>
                <w:rFonts w:ascii="Times New Roman" w:eastAsia="Times New Roman" w:hAnsi="Times New Roman" w:cs="Times New Roman"/>
                <w:color w:val="000000"/>
                <w:sz w:val="20"/>
                <w:szCs w:val="20"/>
              </w:rPr>
            </w:rPrChange>
          </w:rPr>
          <w:t>código</w:t>
        </w:r>
        <w:proofErr w:type="spellEnd"/>
        <w:r w:rsidRPr="002A069A">
          <w:rPr>
            <w:rStyle w:val="SubtleEmphasis"/>
            <w:rPrChange w:id="37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376" w:author="Pedro Oliveira" w:date="2019-10-24T00:08:00Z">
              <w:rPr>
                <w:rFonts w:ascii="Times New Roman" w:eastAsia="Times New Roman" w:hAnsi="Times New Roman" w:cs="Times New Roman"/>
                <w:color w:val="000000"/>
                <w:sz w:val="20"/>
                <w:szCs w:val="20"/>
              </w:rPr>
            </w:rPrChange>
          </w:rPr>
          <w:t>têm</w:t>
        </w:r>
        <w:proofErr w:type="spellEnd"/>
        <w:r w:rsidRPr="002A069A">
          <w:rPr>
            <w:rStyle w:val="SubtleEmphasis"/>
            <w:rPrChange w:id="377" w:author="Pedro Oliveira" w:date="2019-10-24T00:08:00Z">
              <w:rPr>
                <w:rFonts w:ascii="Times New Roman" w:eastAsia="Times New Roman" w:hAnsi="Times New Roman" w:cs="Times New Roman"/>
                <w:color w:val="000000"/>
                <w:sz w:val="20"/>
                <w:szCs w:val="20"/>
              </w:rPr>
            </w:rPrChange>
          </w:rPr>
          <w:t xml:space="preserve"> a </w:t>
        </w:r>
        <w:proofErr w:type="spellStart"/>
        <w:r w:rsidRPr="002A069A">
          <w:rPr>
            <w:rStyle w:val="SubtleEmphasis"/>
            <w:rPrChange w:id="378" w:author="Pedro Oliveira" w:date="2019-10-24T00:08:00Z">
              <w:rPr>
                <w:rFonts w:ascii="Times New Roman" w:eastAsia="Times New Roman" w:hAnsi="Times New Roman" w:cs="Times New Roman"/>
                <w:color w:val="000000"/>
                <w:sz w:val="20"/>
                <w:szCs w:val="20"/>
              </w:rPr>
            </w:rPrChange>
          </w:rPr>
          <w:t>finalidade</w:t>
        </w:r>
        <w:proofErr w:type="spellEnd"/>
        <w:r w:rsidRPr="002A069A">
          <w:rPr>
            <w:rStyle w:val="SubtleEmphasis"/>
            <w:rPrChange w:id="379" w:author="Pedro Oliveira" w:date="2019-10-24T00:08:00Z">
              <w:rPr>
                <w:rFonts w:ascii="Times New Roman" w:eastAsia="Times New Roman" w:hAnsi="Times New Roman" w:cs="Times New Roman"/>
                <w:color w:val="000000"/>
                <w:sz w:val="20"/>
                <w:szCs w:val="20"/>
              </w:rPr>
            </w:rPrChange>
          </w:rPr>
          <w:t xml:space="preserve"> de </w:t>
        </w:r>
        <w:proofErr w:type="spellStart"/>
        <w:r w:rsidRPr="002A069A">
          <w:rPr>
            <w:rStyle w:val="SubtleEmphasis"/>
            <w:rPrChange w:id="380" w:author="Pedro Oliveira" w:date="2019-10-24T00:08:00Z">
              <w:rPr>
                <w:rFonts w:ascii="Times New Roman" w:eastAsia="Times New Roman" w:hAnsi="Times New Roman" w:cs="Times New Roman"/>
                <w:color w:val="000000"/>
                <w:sz w:val="20"/>
                <w:szCs w:val="20"/>
              </w:rPr>
            </w:rPrChange>
          </w:rPr>
          <w:t>ler</w:t>
        </w:r>
        <w:proofErr w:type="spellEnd"/>
        <w:r w:rsidRPr="002A069A">
          <w:rPr>
            <w:rStyle w:val="SubtleEmphasis"/>
            <w:rPrChange w:id="381"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382" w:author="Pedro Oliveira" w:date="2019-10-24T00:08:00Z">
              <w:rPr>
                <w:rFonts w:ascii="Times New Roman" w:eastAsia="Times New Roman" w:hAnsi="Times New Roman" w:cs="Times New Roman"/>
                <w:color w:val="000000"/>
                <w:sz w:val="20"/>
                <w:szCs w:val="20"/>
              </w:rPr>
            </w:rPrChange>
          </w:rPr>
          <w:t>continuamente</w:t>
        </w:r>
        <w:proofErr w:type="spellEnd"/>
        <w:r w:rsidRPr="002A069A">
          <w:rPr>
            <w:rStyle w:val="SubtleEmphasis"/>
            <w:rPrChange w:id="383"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384" w:author="Pedro Oliveira" w:date="2019-10-24T00:08:00Z">
              <w:rPr>
                <w:rFonts w:ascii="Times New Roman" w:eastAsia="Times New Roman" w:hAnsi="Times New Roman" w:cs="Times New Roman"/>
                <w:color w:val="000000"/>
                <w:sz w:val="20"/>
                <w:szCs w:val="20"/>
              </w:rPr>
            </w:rPrChange>
          </w:rPr>
          <w:t>os</w:t>
        </w:r>
        <w:proofErr w:type="spellEnd"/>
        <w:r w:rsidRPr="002A069A">
          <w:rPr>
            <w:rStyle w:val="SubtleEmphasis"/>
            <w:rPrChange w:id="38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386" w:author="Pedro Oliveira" w:date="2019-10-24T00:08:00Z">
              <w:rPr>
                <w:rFonts w:ascii="Times New Roman" w:eastAsia="Times New Roman" w:hAnsi="Times New Roman" w:cs="Times New Roman"/>
                <w:color w:val="000000"/>
                <w:sz w:val="20"/>
                <w:szCs w:val="20"/>
              </w:rPr>
            </w:rPrChange>
          </w:rPr>
          <w:t>valores</w:t>
        </w:r>
        <w:proofErr w:type="spellEnd"/>
        <w:r w:rsidRPr="002A069A">
          <w:rPr>
            <w:rStyle w:val="SubtleEmphasis"/>
            <w:rPrChange w:id="387" w:author="Pedro Oliveira" w:date="2019-10-24T00:08:00Z">
              <w:rPr>
                <w:rFonts w:ascii="Times New Roman" w:eastAsia="Times New Roman" w:hAnsi="Times New Roman" w:cs="Times New Roman"/>
                <w:color w:val="000000"/>
                <w:sz w:val="20"/>
                <w:szCs w:val="20"/>
              </w:rPr>
            </w:rPrChange>
          </w:rPr>
          <w:t xml:space="preserve"> de </w:t>
        </w:r>
        <w:proofErr w:type="spellStart"/>
        <w:r w:rsidRPr="002A069A">
          <w:rPr>
            <w:rStyle w:val="SubtleEmphasis"/>
            <w:rPrChange w:id="388" w:author="Pedro Oliveira" w:date="2019-10-24T00:08:00Z">
              <w:rPr>
                <w:rFonts w:ascii="Times New Roman" w:eastAsia="Times New Roman" w:hAnsi="Times New Roman" w:cs="Times New Roman"/>
                <w:color w:val="000000"/>
                <w:sz w:val="20"/>
                <w:szCs w:val="20"/>
              </w:rPr>
            </w:rPrChange>
          </w:rPr>
          <w:t>contagem</w:t>
        </w:r>
        <w:proofErr w:type="spellEnd"/>
      </w:ins>
    </w:p>
    <w:p w14:paraId="67221604" w14:textId="77777777" w:rsidR="002A069A" w:rsidRPr="002A069A" w:rsidRDefault="002A069A" w:rsidP="002A069A">
      <w:pPr>
        <w:spacing w:before="0" w:after="0" w:line="240" w:lineRule="auto"/>
        <w:rPr>
          <w:ins w:id="389" w:author="Pedro Oliveira" w:date="2019-10-24T00:08:00Z"/>
          <w:rStyle w:val="SubtleEmphasis"/>
          <w:rPrChange w:id="390" w:author="Pedro Oliveira" w:date="2019-10-24T00:08:00Z">
            <w:rPr>
              <w:ins w:id="391" w:author="Pedro Oliveira" w:date="2019-10-24T00:08:00Z"/>
              <w:rFonts w:ascii="Times New Roman" w:eastAsia="Times New Roman" w:hAnsi="Times New Roman" w:cs="Times New Roman"/>
              <w:szCs w:val="24"/>
            </w:rPr>
          </w:rPrChange>
        </w:rPr>
      </w:pPr>
      <w:ins w:id="392" w:author="Pedro Oliveira" w:date="2019-10-24T00:08:00Z">
        <w:r w:rsidRPr="002A069A">
          <w:rPr>
            <w:rStyle w:val="SubtleEmphasis"/>
            <w:rPrChange w:id="393" w:author="Pedro Oliveira" w:date="2019-10-24T00:08:00Z">
              <w:rPr>
                <w:rFonts w:ascii="Times New Roman" w:eastAsia="Times New Roman" w:hAnsi="Times New Roman" w:cs="Times New Roman"/>
                <w:color w:val="000000"/>
                <w:sz w:val="20"/>
                <w:szCs w:val="20"/>
              </w:rPr>
            </w:rPrChange>
          </w:rPr>
          <w:t xml:space="preserve">% de 8 </w:t>
        </w:r>
        <w:proofErr w:type="spellStart"/>
        <w:r w:rsidRPr="002A069A">
          <w:rPr>
            <w:rStyle w:val="SubtleEmphasis"/>
            <w:rPrChange w:id="394" w:author="Pedro Oliveira" w:date="2019-10-24T00:08:00Z">
              <w:rPr>
                <w:rFonts w:ascii="Times New Roman" w:eastAsia="Times New Roman" w:hAnsi="Times New Roman" w:cs="Times New Roman"/>
                <w:color w:val="000000"/>
                <w:sz w:val="20"/>
                <w:szCs w:val="20"/>
              </w:rPr>
            </w:rPrChange>
          </w:rPr>
          <w:t>canais</w:t>
        </w:r>
        <w:proofErr w:type="spellEnd"/>
        <w:r w:rsidRPr="002A069A">
          <w:rPr>
            <w:rStyle w:val="SubtleEmphasis"/>
            <w:rPrChange w:id="39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396" w:author="Pedro Oliveira" w:date="2019-10-24T00:08:00Z">
              <w:rPr>
                <w:rFonts w:ascii="Times New Roman" w:eastAsia="Times New Roman" w:hAnsi="Times New Roman" w:cs="Times New Roman"/>
                <w:color w:val="000000"/>
                <w:sz w:val="20"/>
                <w:szCs w:val="20"/>
              </w:rPr>
            </w:rPrChange>
          </w:rPr>
          <w:t>conectados</w:t>
        </w:r>
        <w:proofErr w:type="spellEnd"/>
        <w:r w:rsidRPr="002A069A">
          <w:rPr>
            <w:rStyle w:val="SubtleEmphasis"/>
            <w:rPrChange w:id="397"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398" w:author="Pedro Oliveira" w:date="2019-10-24T00:08:00Z">
              <w:rPr>
                <w:rFonts w:ascii="Times New Roman" w:eastAsia="Times New Roman" w:hAnsi="Times New Roman" w:cs="Times New Roman"/>
                <w:color w:val="000000"/>
                <w:sz w:val="20"/>
                <w:szCs w:val="20"/>
              </w:rPr>
            </w:rPrChange>
          </w:rPr>
          <w:t>ao</w:t>
        </w:r>
        <w:proofErr w:type="spellEnd"/>
        <w:r w:rsidRPr="002A069A">
          <w:rPr>
            <w:rStyle w:val="SubtleEmphasis"/>
            <w:rPrChange w:id="399" w:author="Pedro Oliveira" w:date="2019-10-24T00:08:00Z">
              <w:rPr>
                <w:rFonts w:ascii="Times New Roman" w:eastAsia="Times New Roman" w:hAnsi="Times New Roman" w:cs="Times New Roman"/>
                <w:color w:val="000000"/>
                <w:sz w:val="20"/>
                <w:szCs w:val="20"/>
              </w:rPr>
            </w:rPrChange>
          </w:rPr>
          <w:t xml:space="preserve"> FPGA. </w:t>
        </w:r>
        <w:proofErr w:type="spellStart"/>
        <w:r w:rsidRPr="002A069A">
          <w:rPr>
            <w:rStyle w:val="SubtleEmphasis"/>
            <w:rPrChange w:id="400" w:author="Pedro Oliveira" w:date="2019-10-24T00:08:00Z">
              <w:rPr>
                <w:rFonts w:ascii="Times New Roman" w:eastAsia="Times New Roman" w:hAnsi="Times New Roman" w:cs="Times New Roman"/>
                <w:color w:val="000000"/>
                <w:sz w:val="20"/>
                <w:szCs w:val="20"/>
              </w:rPr>
            </w:rPrChange>
          </w:rPr>
          <w:t>Através</w:t>
        </w:r>
        <w:proofErr w:type="spellEnd"/>
        <w:r w:rsidRPr="002A069A">
          <w:rPr>
            <w:rStyle w:val="SubtleEmphasis"/>
            <w:rPrChange w:id="401" w:author="Pedro Oliveira" w:date="2019-10-24T00:08:00Z">
              <w:rPr>
                <w:rFonts w:ascii="Times New Roman" w:eastAsia="Times New Roman" w:hAnsi="Times New Roman" w:cs="Times New Roman"/>
                <w:color w:val="000000"/>
                <w:sz w:val="20"/>
                <w:szCs w:val="20"/>
              </w:rPr>
            </w:rPrChange>
          </w:rPr>
          <w:t xml:space="preserve"> do command window, o </w:t>
        </w:r>
        <w:proofErr w:type="spellStart"/>
        <w:r w:rsidRPr="002A069A">
          <w:rPr>
            <w:rStyle w:val="SubtleEmphasis"/>
            <w:rPrChange w:id="402" w:author="Pedro Oliveira" w:date="2019-10-24T00:08:00Z">
              <w:rPr>
                <w:rFonts w:ascii="Times New Roman" w:eastAsia="Times New Roman" w:hAnsi="Times New Roman" w:cs="Times New Roman"/>
                <w:color w:val="000000"/>
                <w:sz w:val="20"/>
                <w:szCs w:val="20"/>
              </w:rPr>
            </w:rPrChange>
          </w:rPr>
          <w:t>usuário</w:t>
        </w:r>
        <w:proofErr w:type="spellEnd"/>
        <w:r w:rsidRPr="002A069A">
          <w:rPr>
            <w:rStyle w:val="SubtleEmphasis"/>
            <w:rPrChange w:id="403"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04" w:author="Pedro Oliveira" w:date="2019-10-24T00:08:00Z">
              <w:rPr>
                <w:rFonts w:ascii="Times New Roman" w:eastAsia="Times New Roman" w:hAnsi="Times New Roman" w:cs="Times New Roman"/>
                <w:color w:val="000000"/>
                <w:sz w:val="20"/>
                <w:szCs w:val="20"/>
              </w:rPr>
            </w:rPrChange>
          </w:rPr>
          <w:t>pode</w:t>
        </w:r>
        <w:proofErr w:type="spellEnd"/>
        <w:r w:rsidRPr="002A069A">
          <w:rPr>
            <w:rStyle w:val="SubtleEmphasis"/>
            <w:rPrChange w:id="40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06" w:author="Pedro Oliveira" w:date="2019-10-24T00:08:00Z">
              <w:rPr>
                <w:rFonts w:ascii="Times New Roman" w:eastAsia="Times New Roman" w:hAnsi="Times New Roman" w:cs="Times New Roman"/>
                <w:color w:val="000000"/>
                <w:sz w:val="20"/>
                <w:szCs w:val="20"/>
              </w:rPr>
            </w:rPrChange>
          </w:rPr>
          <w:t>escolher</w:t>
        </w:r>
        <w:proofErr w:type="spellEnd"/>
        <w:r w:rsidRPr="002A069A">
          <w:rPr>
            <w:rStyle w:val="SubtleEmphasis"/>
            <w:rPrChange w:id="407" w:author="Pedro Oliveira" w:date="2019-10-24T00:08:00Z">
              <w:rPr>
                <w:rFonts w:ascii="Times New Roman" w:eastAsia="Times New Roman" w:hAnsi="Times New Roman" w:cs="Times New Roman"/>
                <w:color w:val="000000"/>
                <w:sz w:val="20"/>
                <w:szCs w:val="20"/>
              </w:rPr>
            </w:rPrChange>
          </w:rPr>
          <w:t xml:space="preserve"> a porta</w:t>
        </w:r>
      </w:ins>
    </w:p>
    <w:p w14:paraId="21B3830D" w14:textId="77777777" w:rsidR="002A069A" w:rsidRPr="002A069A" w:rsidRDefault="002A069A" w:rsidP="002A069A">
      <w:pPr>
        <w:spacing w:before="0" w:after="0" w:line="240" w:lineRule="auto"/>
        <w:rPr>
          <w:ins w:id="408" w:author="Pedro Oliveira" w:date="2019-10-24T00:08:00Z"/>
          <w:rStyle w:val="SubtleEmphasis"/>
          <w:rPrChange w:id="409" w:author="Pedro Oliveira" w:date="2019-10-24T00:08:00Z">
            <w:rPr>
              <w:ins w:id="410" w:author="Pedro Oliveira" w:date="2019-10-24T00:08:00Z"/>
              <w:rFonts w:ascii="Times New Roman" w:eastAsia="Times New Roman" w:hAnsi="Times New Roman" w:cs="Times New Roman"/>
              <w:szCs w:val="24"/>
            </w:rPr>
          </w:rPrChange>
        </w:rPr>
      </w:pPr>
      <w:ins w:id="411" w:author="Pedro Oliveira" w:date="2019-10-24T00:08:00Z">
        <w:r w:rsidRPr="002A069A">
          <w:rPr>
            <w:rStyle w:val="SubtleEmphasis"/>
            <w:rPrChange w:id="412" w:author="Pedro Oliveira" w:date="2019-10-24T00:08:00Z">
              <w:rPr>
                <w:rFonts w:ascii="Times New Roman" w:eastAsia="Times New Roman" w:hAnsi="Times New Roman" w:cs="Times New Roman"/>
                <w:color w:val="000000"/>
                <w:sz w:val="20"/>
                <w:szCs w:val="20"/>
              </w:rPr>
            </w:rPrChange>
          </w:rPr>
          <w:t xml:space="preserve">%COM </w:t>
        </w:r>
        <w:proofErr w:type="spellStart"/>
        <w:r w:rsidRPr="002A069A">
          <w:rPr>
            <w:rStyle w:val="SubtleEmphasis"/>
            <w:rPrChange w:id="413" w:author="Pedro Oliveira" w:date="2019-10-24T00:08:00Z">
              <w:rPr>
                <w:rFonts w:ascii="Times New Roman" w:eastAsia="Times New Roman" w:hAnsi="Times New Roman" w:cs="Times New Roman"/>
                <w:color w:val="000000"/>
                <w:sz w:val="20"/>
                <w:szCs w:val="20"/>
              </w:rPr>
            </w:rPrChange>
          </w:rPr>
          <w:t>utilizada</w:t>
        </w:r>
        <w:proofErr w:type="spellEnd"/>
        <w:r w:rsidRPr="002A069A">
          <w:rPr>
            <w:rStyle w:val="SubtleEmphasis"/>
            <w:rPrChange w:id="414" w:author="Pedro Oliveira" w:date="2019-10-24T00:08:00Z">
              <w:rPr>
                <w:rFonts w:ascii="Times New Roman" w:eastAsia="Times New Roman" w:hAnsi="Times New Roman" w:cs="Times New Roman"/>
                <w:color w:val="000000"/>
                <w:sz w:val="20"/>
                <w:szCs w:val="20"/>
              </w:rPr>
            </w:rPrChange>
          </w:rPr>
          <w:t xml:space="preserve">, o tempo de </w:t>
        </w:r>
        <w:proofErr w:type="spellStart"/>
        <w:r w:rsidRPr="002A069A">
          <w:rPr>
            <w:rStyle w:val="SubtleEmphasis"/>
            <w:rPrChange w:id="415" w:author="Pedro Oliveira" w:date="2019-10-24T00:08:00Z">
              <w:rPr>
                <w:rFonts w:ascii="Times New Roman" w:eastAsia="Times New Roman" w:hAnsi="Times New Roman" w:cs="Times New Roman"/>
                <w:color w:val="000000"/>
                <w:sz w:val="20"/>
                <w:szCs w:val="20"/>
              </w:rPr>
            </w:rPrChange>
          </w:rPr>
          <w:t>aquisição</w:t>
        </w:r>
        <w:proofErr w:type="spellEnd"/>
        <w:r w:rsidRPr="002A069A">
          <w:rPr>
            <w:rStyle w:val="SubtleEmphasis"/>
            <w:rPrChange w:id="416" w:author="Pedro Oliveira" w:date="2019-10-24T00:08:00Z">
              <w:rPr>
                <w:rFonts w:ascii="Times New Roman" w:eastAsia="Times New Roman" w:hAnsi="Times New Roman" w:cs="Times New Roman"/>
                <w:color w:val="000000"/>
                <w:sz w:val="20"/>
                <w:szCs w:val="20"/>
              </w:rPr>
            </w:rPrChange>
          </w:rPr>
          <w:t xml:space="preserve"> e a </w:t>
        </w:r>
        <w:proofErr w:type="spellStart"/>
        <w:r w:rsidRPr="002A069A">
          <w:rPr>
            <w:rStyle w:val="SubtleEmphasis"/>
            <w:rPrChange w:id="417" w:author="Pedro Oliveira" w:date="2019-10-24T00:08:00Z">
              <w:rPr>
                <w:rFonts w:ascii="Times New Roman" w:eastAsia="Times New Roman" w:hAnsi="Times New Roman" w:cs="Times New Roman"/>
                <w:color w:val="000000"/>
                <w:sz w:val="20"/>
                <w:szCs w:val="20"/>
              </w:rPr>
            </w:rPrChange>
          </w:rPr>
          <w:t>quantidade</w:t>
        </w:r>
        <w:proofErr w:type="spellEnd"/>
        <w:r w:rsidRPr="002A069A">
          <w:rPr>
            <w:rStyle w:val="SubtleEmphasis"/>
            <w:rPrChange w:id="418" w:author="Pedro Oliveira" w:date="2019-10-24T00:08:00Z">
              <w:rPr>
                <w:rFonts w:ascii="Times New Roman" w:eastAsia="Times New Roman" w:hAnsi="Times New Roman" w:cs="Times New Roman"/>
                <w:color w:val="000000"/>
                <w:sz w:val="20"/>
                <w:szCs w:val="20"/>
              </w:rPr>
            </w:rPrChange>
          </w:rPr>
          <w:t xml:space="preserve"> de loops que </w:t>
        </w:r>
        <w:proofErr w:type="spellStart"/>
        <w:r w:rsidRPr="002A069A">
          <w:rPr>
            <w:rStyle w:val="SubtleEmphasis"/>
            <w:rPrChange w:id="419" w:author="Pedro Oliveira" w:date="2019-10-24T00:08:00Z">
              <w:rPr>
                <w:rFonts w:ascii="Times New Roman" w:eastAsia="Times New Roman" w:hAnsi="Times New Roman" w:cs="Times New Roman"/>
                <w:color w:val="000000"/>
                <w:sz w:val="20"/>
                <w:szCs w:val="20"/>
              </w:rPr>
            </w:rPrChange>
          </w:rPr>
          <w:t>serão</w:t>
        </w:r>
        <w:proofErr w:type="spellEnd"/>
        <w:r w:rsidRPr="002A069A">
          <w:rPr>
            <w:rStyle w:val="SubtleEmphasis"/>
            <w:rPrChange w:id="420"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21" w:author="Pedro Oliveira" w:date="2019-10-24T00:08:00Z">
              <w:rPr>
                <w:rFonts w:ascii="Times New Roman" w:eastAsia="Times New Roman" w:hAnsi="Times New Roman" w:cs="Times New Roman"/>
                <w:color w:val="000000"/>
                <w:sz w:val="20"/>
                <w:szCs w:val="20"/>
              </w:rPr>
            </w:rPrChange>
          </w:rPr>
          <w:t>realizados</w:t>
        </w:r>
        <w:proofErr w:type="spellEnd"/>
        <w:r w:rsidRPr="002A069A">
          <w:rPr>
            <w:rStyle w:val="SubtleEmphasis"/>
            <w:rPrChange w:id="422" w:author="Pedro Oliveira" w:date="2019-10-24T00:08:00Z">
              <w:rPr>
                <w:rFonts w:ascii="Times New Roman" w:eastAsia="Times New Roman" w:hAnsi="Times New Roman" w:cs="Times New Roman"/>
                <w:color w:val="000000"/>
                <w:sz w:val="20"/>
                <w:szCs w:val="20"/>
              </w:rPr>
            </w:rPrChange>
          </w:rPr>
          <w:t>.</w:t>
        </w:r>
      </w:ins>
    </w:p>
    <w:p w14:paraId="7EB75D44" w14:textId="77777777" w:rsidR="002A069A" w:rsidRPr="002A069A" w:rsidRDefault="002A069A" w:rsidP="002A069A">
      <w:pPr>
        <w:spacing w:before="0" w:after="0" w:line="240" w:lineRule="auto"/>
        <w:rPr>
          <w:ins w:id="423" w:author="Pedro Oliveira" w:date="2019-10-24T00:08:00Z"/>
          <w:rStyle w:val="SubtleEmphasis"/>
          <w:rPrChange w:id="424" w:author="Pedro Oliveira" w:date="2019-10-24T00:08:00Z">
            <w:rPr>
              <w:ins w:id="425" w:author="Pedro Oliveira" w:date="2019-10-24T00:08:00Z"/>
              <w:rFonts w:ascii="Times New Roman" w:eastAsia="Times New Roman" w:hAnsi="Times New Roman" w:cs="Times New Roman"/>
              <w:szCs w:val="24"/>
            </w:rPr>
          </w:rPrChange>
        </w:rPr>
      </w:pPr>
      <w:ins w:id="426" w:author="Pedro Oliveira" w:date="2019-10-24T00:08:00Z">
        <w:r w:rsidRPr="002A069A">
          <w:rPr>
            <w:rStyle w:val="SubtleEmphasis"/>
            <w:rPrChange w:id="427" w:author="Pedro Oliveira" w:date="2019-10-24T00:08:00Z">
              <w:rPr>
                <w:rFonts w:ascii="Times New Roman" w:eastAsia="Times New Roman" w:hAnsi="Times New Roman" w:cs="Times New Roman"/>
                <w:color w:val="000000"/>
                <w:sz w:val="20"/>
                <w:szCs w:val="20"/>
              </w:rPr>
            </w:rPrChange>
          </w:rPr>
          <w:t>%</w:t>
        </w:r>
      </w:ins>
    </w:p>
    <w:p w14:paraId="5B81E7D9" w14:textId="77777777" w:rsidR="002A069A" w:rsidRPr="002A069A" w:rsidRDefault="002A069A" w:rsidP="002A069A">
      <w:pPr>
        <w:spacing w:before="0" w:after="0" w:line="240" w:lineRule="auto"/>
        <w:rPr>
          <w:ins w:id="428" w:author="Pedro Oliveira" w:date="2019-10-24T00:08:00Z"/>
          <w:rStyle w:val="SubtleEmphasis"/>
          <w:rPrChange w:id="429" w:author="Pedro Oliveira" w:date="2019-10-24T00:08:00Z">
            <w:rPr>
              <w:ins w:id="430" w:author="Pedro Oliveira" w:date="2019-10-24T00:08:00Z"/>
              <w:rFonts w:ascii="Times New Roman" w:eastAsia="Times New Roman" w:hAnsi="Times New Roman" w:cs="Times New Roman"/>
              <w:szCs w:val="24"/>
            </w:rPr>
          </w:rPrChange>
        </w:rPr>
      </w:pPr>
      <w:ins w:id="431" w:author="Pedro Oliveira" w:date="2019-10-24T00:08:00Z">
        <w:r w:rsidRPr="002A069A">
          <w:rPr>
            <w:rStyle w:val="SubtleEmphasis"/>
            <w:rPrChange w:id="432"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33" w:author="Pedro Oliveira" w:date="2019-10-24T00:08:00Z">
              <w:rPr>
                <w:rFonts w:ascii="Times New Roman" w:eastAsia="Times New Roman" w:hAnsi="Times New Roman" w:cs="Times New Roman"/>
                <w:color w:val="000000"/>
                <w:sz w:val="20"/>
                <w:szCs w:val="20"/>
              </w:rPr>
            </w:rPrChange>
          </w:rPr>
          <w:t>Plota</w:t>
        </w:r>
        <w:proofErr w:type="spellEnd"/>
        <w:r w:rsidRPr="002A069A">
          <w:rPr>
            <w:rStyle w:val="SubtleEmphasis"/>
            <w:rPrChange w:id="43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35" w:author="Pedro Oliveira" w:date="2019-10-24T00:08:00Z">
              <w:rPr>
                <w:rFonts w:ascii="Times New Roman" w:eastAsia="Times New Roman" w:hAnsi="Times New Roman" w:cs="Times New Roman"/>
                <w:color w:val="000000"/>
                <w:sz w:val="20"/>
                <w:szCs w:val="20"/>
              </w:rPr>
            </w:rPrChange>
          </w:rPr>
          <w:t>cada</w:t>
        </w:r>
        <w:proofErr w:type="spellEnd"/>
        <w:r w:rsidRPr="002A069A">
          <w:rPr>
            <w:rStyle w:val="SubtleEmphasis"/>
            <w:rPrChange w:id="436" w:author="Pedro Oliveira" w:date="2019-10-24T00:08:00Z">
              <w:rPr>
                <w:rFonts w:ascii="Times New Roman" w:eastAsia="Times New Roman" w:hAnsi="Times New Roman" w:cs="Times New Roman"/>
                <w:color w:val="000000"/>
                <w:sz w:val="20"/>
                <w:szCs w:val="20"/>
              </w:rPr>
            </w:rPrChange>
          </w:rPr>
          <w:t xml:space="preserve"> canal </w:t>
        </w:r>
        <w:proofErr w:type="spellStart"/>
        <w:r w:rsidRPr="002A069A">
          <w:rPr>
            <w:rStyle w:val="SubtleEmphasis"/>
            <w:rPrChange w:id="437"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438" w:author="Pedro Oliveira" w:date="2019-10-24T00:08:00Z">
              <w:rPr>
                <w:rFonts w:ascii="Times New Roman" w:eastAsia="Times New Roman" w:hAnsi="Times New Roman" w:cs="Times New Roman"/>
                <w:color w:val="000000"/>
                <w:sz w:val="20"/>
                <w:szCs w:val="20"/>
              </w:rPr>
            </w:rPrChange>
          </w:rPr>
          <w:t xml:space="preserve"> um </w:t>
        </w:r>
        <w:proofErr w:type="spellStart"/>
        <w:r w:rsidRPr="002A069A">
          <w:rPr>
            <w:rStyle w:val="SubtleEmphasis"/>
            <w:rPrChange w:id="439" w:author="Pedro Oliveira" w:date="2019-10-24T00:08:00Z">
              <w:rPr>
                <w:rFonts w:ascii="Times New Roman" w:eastAsia="Times New Roman" w:hAnsi="Times New Roman" w:cs="Times New Roman"/>
                <w:color w:val="000000"/>
                <w:sz w:val="20"/>
                <w:szCs w:val="20"/>
              </w:rPr>
            </w:rPrChange>
          </w:rPr>
          <w:t>gráfico</w:t>
        </w:r>
        <w:proofErr w:type="spellEnd"/>
        <w:r w:rsidRPr="002A069A">
          <w:rPr>
            <w:rStyle w:val="SubtleEmphasis"/>
            <w:rPrChange w:id="440" w:author="Pedro Oliveira" w:date="2019-10-24T00:08:00Z">
              <w:rPr>
                <w:rFonts w:ascii="Times New Roman" w:eastAsia="Times New Roman" w:hAnsi="Times New Roman" w:cs="Times New Roman"/>
                <w:color w:val="000000"/>
                <w:sz w:val="20"/>
                <w:szCs w:val="20"/>
              </w:rPr>
            </w:rPrChange>
          </w:rPr>
          <w:t xml:space="preserve"> individual </w:t>
        </w:r>
        <w:proofErr w:type="spellStart"/>
        <w:r w:rsidRPr="002A069A">
          <w:rPr>
            <w:rStyle w:val="SubtleEmphasis"/>
            <w:rPrChange w:id="441"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442"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43" w:author="Pedro Oliveira" w:date="2019-10-24T00:08:00Z">
              <w:rPr>
                <w:rFonts w:ascii="Times New Roman" w:eastAsia="Times New Roman" w:hAnsi="Times New Roman" w:cs="Times New Roman"/>
                <w:color w:val="000000"/>
                <w:sz w:val="20"/>
                <w:szCs w:val="20"/>
              </w:rPr>
            </w:rPrChange>
          </w:rPr>
          <w:t>uma</w:t>
        </w:r>
        <w:proofErr w:type="spellEnd"/>
        <w:r w:rsidRPr="002A069A">
          <w:rPr>
            <w:rStyle w:val="SubtleEmphasis"/>
            <w:rPrChange w:id="44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45" w:author="Pedro Oliveira" w:date="2019-10-24T00:08:00Z">
              <w:rPr>
                <w:rFonts w:ascii="Times New Roman" w:eastAsia="Times New Roman" w:hAnsi="Times New Roman" w:cs="Times New Roman"/>
                <w:color w:val="000000"/>
                <w:sz w:val="20"/>
                <w:szCs w:val="20"/>
              </w:rPr>
            </w:rPrChange>
          </w:rPr>
          <w:t>Única</w:t>
        </w:r>
        <w:proofErr w:type="spellEnd"/>
        <w:r w:rsidRPr="002A069A">
          <w:rPr>
            <w:rStyle w:val="SubtleEmphasis"/>
            <w:rPrChange w:id="44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47" w:author="Pedro Oliveira" w:date="2019-10-24T00:08:00Z">
              <w:rPr>
                <w:rFonts w:ascii="Times New Roman" w:eastAsia="Times New Roman" w:hAnsi="Times New Roman" w:cs="Times New Roman"/>
                <w:color w:val="000000"/>
                <w:sz w:val="20"/>
                <w:szCs w:val="20"/>
              </w:rPr>
            </w:rPrChange>
          </w:rPr>
          <w:t>Janela</w:t>
        </w:r>
        <w:proofErr w:type="spellEnd"/>
      </w:ins>
    </w:p>
    <w:p w14:paraId="21A84A46" w14:textId="77777777" w:rsidR="002A069A" w:rsidRPr="002A069A" w:rsidRDefault="002A069A" w:rsidP="002A069A">
      <w:pPr>
        <w:spacing w:before="0" w:after="0" w:line="240" w:lineRule="auto"/>
        <w:rPr>
          <w:ins w:id="448" w:author="Pedro Oliveira" w:date="2019-10-24T00:08:00Z"/>
          <w:rStyle w:val="SubtleEmphasis"/>
          <w:rPrChange w:id="449" w:author="Pedro Oliveira" w:date="2019-10-24T00:08:00Z">
            <w:rPr>
              <w:ins w:id="450" w:author="Pedro Oliveira" w:date="2019-10-24T00:08:00Z"/>
              <w:rFonts w:ascii="Times New Roman" w:eastAsia="Times New Roman" w:hAnsi="Times New Roman" w:cs="Times New Roman"/>
              <w:szCs w:val="24"/>
            </w:rPr>
          </w:rPrChange>
        </w:rPr>
      </w:pPr>
      <w:ins w:id="451" w:author="Pedro Oliveira" w:date="2019-10-24T00:08:00Z">
        <w:r w:rsidRPr="002A069A">
          <w:rPr>
            <w:rStyle w:val="SubtleEmphasis"/>
            <w:rPrChange w:id="452" w:author="Pedro Oliveira" w:date="2019-10-24T00:08:00Z">
              <w:rPr>
                <w:rFonts w:ascii="Times New Roman" w:eastAsia="Times New Roman" w:hAnsi="Times New Roman" w:cs="Times New Roman"/>
                <w:color w:val="000000"/>
                <w:sz w:val="20"/>
                <w:szCs w:val="20"/>
              </w:rPr>
            </w:rPrChange>
          </w:rPr>
          <w:t>%%</w:t>
        </w:r>
      </w:ins>
    </w:p>
    <w:p w14:paraId="50361C1F" w14:textId="77777777" w:rsidR="002A069A" w:rsidRPr="002A069A" w:rsidRDefault="002A069A" w:rsidP="002A069A">
      <w:pPr>
        <w:spacing w:before="0" w:after="0" w:line="240" w:lineRule="auto"/>
        <w:rPr>
          <w:ins w:id="453" w:author="Pedro Oliveira" w:date="2019-10-24T00:08:00Z"/>
          <w:rStyle w:val="SubtleEmphasis"/>
          <w:rPrChange w:id="454" w:author="Pedro Oliveira" w:date="2019-10-24T00:08:00Z">
            <w:rPr>
              <w:ins w:id="455" w:author="Pedro Oliveira" w:date="2019-10-24T00:08:00Z"/>
              <w:rFonts w:ascii="Times New Roman" w:eastAsia="Times New Roman" w:hAnsi="Times New Roman" w:cs="Times New Roman"/>
              <w:szCs w:val="24"/>
            </w:rPr>
          </w:rPrChange>
        </w:rPr>
      </w:pPr>
      <w:proofErr w:type="spellStart"/>
      <w:ins w:id="456" w:author="Pedro Oliveira" w:date="2019-10-24T00:08:00Z">
        <w:r w:rsidRPr="002A069A">
          <w:rPr>
            <w:rStyle w:val="SubtleEmphasis"/>
            <w:rPrChange w:id="457" w:author="Pedro Oliveira" w:date="2019-10-24T00:08:00Z">
              <w:rPr>
                <w:rFonts w:ascii="Times New Roman" w:eastAsia="Times New Roman" w:hAnsi="Times New Roman" w:cs="Times New Roman"/>
                <w:color w:val="000000"/>
                <w:sz w:val="20"/>
                <w:szCs w:val="20"/>
              </w:rPr>
            </w:rPrChange>
          </w:rPr>
          <w:t>clc</w:t>
        </w:r>
        <w:proofErr w:type="spellEnd"/>
        <w:r w:rsidRPr="002A069A">
          <w:rPr>
            <w:rStyle w:val="SubtleEmphasis"/>
            <w:rPrChange w:id="458" w:author="Pedro Oliveira" w:date="2019-10-24T00:08:00Z">
              <w:rPr>
                <w:rFonts w:ascii="Times New Roman" w:eastAsia="Times New Roman" w:hAnsi="Times New Roman" w:cs="Times New Roman"/>
                <w:color w:val="000000"/>
                <w:sz w:val="20"/>
                <w:szCs w:val="20"/>
              </w:rPr>
            </w:rPrChange>
          </w:rPr>
          <w:t>;</w:t>
        </w:r>
      </w:ins>
    </w:p>
    <w:p w14:paraId="46E1B00C" w14:textId="77777777" w:rsidR="002A069A" w:rsidRPr="002A069A" w:rsidRDefault="002A069A" w:rsidP="002A069A">
      <w:pPr>
        <w:spacing w:before="0" w:after="0" w:line="240" w:lineRule="auto"/>
        <w:rPr>
          <w:ins w:id="459" w:author="Pedro Oliveira" w:date="2019-10-24T00:08:00Z"/>
          <w:rStyle w:val="SubtleEmphasis"/>
          <w:rPrChange w:id="460" w:author="Pedro Oliveira" w:date="2019-10-24T00:08:00Z">
            <w:rPr>
              <w:ins w:id="461" w:author="Pedro Oliveira" w:date="2019-10-24T00:08:00Z"/>
              <w:rFonts w:ascii="Times New Roman" w:eastAsia="Times New Roman" w:hAnsi="Times New Roman" w:cs="Times New Roman"/>
              <w:szCs w:val="24"/>
            </w:rPr>
          </w:rPrChange>
        </w:rPr>
      </w:pPr>
      <w:ins w:id="462" w:author="Pedro Oliveira" w:date="2019-10-24T00:08:00Z">
        <w:r w:rsidRPr="002A069A">
          <w:rPr>
            <w:rStyle w:val="SubtleEmphasis"/>
            <w:rPrChange w:id="463" w:author="Pedro Oliveira" w:date="2019-10-24T00:08:00Z">
              <w:rPr>
                <w:rFonts w:ascii="Times New Roman" w:eastAsia="Times New Roman" w:hAnsi="Times New Roman" w:cs="Times New Roman"/>
                <w:color w:val="000000"/>
                <w:sz w:val="20"/>
                <w:szCs w:val="20"/>
              </w:rPr>
            </w:rPrChange>
          </w:rPr>
          <w:t>clear all;</w:t>
        </w:r>
      </w:ins>
    </w:p>
    <w:p w14:paraId="5B2B8D95" w14:textId="77777777" w:rsidR="002A069A" w:rsidRPr="002A069A" w:rsidRDefault="002A069A" w:rsidP="002A069A">
      <w:pPr>
        <w:spacing w:before="0" w:after="0" w:line="240" w:lineRule="auto"/>
        <w:rPr>
          <w:ins w:id="464" w:author="Pedro Oliveira" w:date="2019-10-24T00:08:00Z"/>
          <w:rStyle w:val="SubtleEmphasis"/>
          <w:rPrChange w:id="465" w:author="Pedro Oliveira" w:date="2019-10-24T00:08:00Z">
            <w:rPr>
              <w:ins w:id="466" w:author="Pedro Oliveira" w:date="2019-10-24T00:08:00Z"/>
              <w:rFonts w:ascii="Times New Roman" w:eastAsia="Times New Roman" w:hAnsi="Times New Roman" w:cs="Times New Roman"/>
              <w:szCs w:val="24"/>
            </w:rPr>
          </w:rPrChange>
        </w:rPr>
      </w:pPr>
      <w:ins w:id="467" w:author="Pedro Oliveira" w:date="2019-10-24T00:08:00Z">
        <w:r w:rsidRPr="002A069A">
          <w:rPr>
            <w:rStyle w:val="SubtleEmphasis"/>
            <w:rPrChange w:id="468" w:author="Pedro Oliveira" w:date="2019-10-24T00:08:00Z">
              <w:rPr>
                <w:rFonts w:ascii="Times New Roman" w:eastAsia="Times New Roman" w:hAnsi="Times New Roman" w:cs="Times New Roman"/>
                <w:color w:val="000000"/>
                <w:sz w:val="20"/>
                <w:szCs w:val="20"/>
              </w:rPr>
            </w:rPrChange>
          </w:rPr>
          <w:t>close all;</w:t>
        </w:r>
      </w:ins>
    </w:p>
    <w:p w14:paraId="30E36313" w14:textId="77777777" w:rsidR="002A069A" w:rsidRPr="002A069A" w:rsidRDefault="002A069A" w:rsidP="002A069A">
      <w:pPr>
        <w:spacing w:before="0" w:after="0" w:line="240" w:lineRule="auto"/>
        <w:jc w:val="left"/>
        <w:rPr>
          <w:ins w:id="469" w:author="Pedro Oliveira" w:date="2019-10-24T00:08:00Z"/>
          <w:rStyle w:val="SubtleEmphasis"/>
          <w:rPrChange w:id="470" w:author="Pedro Oliveira" w:date="2019-10-24T00:08:00Z">
            <w:rPr>
              <w:ins w:id="471" w:author="Pedro Oliveira" w:date="2019-10-24T00:08:00Z"/>
              <w:rFonts w:ascii="Times New Roman" w:eastAsia="Times New Roman" w:hAnsi="Times New Roman" w:cs="Times New Roman"/>
              <w:szCs w:val="24"/>
            </w:rPr>
          </w:rPrChange>
        </w:rPr>
      </w:pPr>
    </w:p>
    <w:p w14:paraId="1E5C907E" w14:textId="77777777" w:rsidR="002A069A" w:rsidRPr="002A069A" w:rsidRDefault="002A069A" w:rsidP="002A069A">
      <w:pPr>
        <w:spacing w:before="0" w:after="0" w:line="240" w:lineRule="auto"/>
        <w:rPr>
          <w:ins w:id="472" w:author="Pedro Oliveira" w:date="2019-10-24T00:08:00Z"/>
          <w:rStyle w:val="SubtleEmphasis"/>
          <w:rPrChange w:id="473" w:author="Pedro Oliveira" w:date="2019-10-24T00:08:00Z">
            <w:rPr>
              <w:ins w:id="474" w:author="Pedro Oliveira" w:date="2019-10-24T00:08:00Z"/>
              <w:rFonts w:ascii="Times New Roman" w:eastAsia="Times New Roman" w:hAnsi="Times New Roman" w:cs="Times New Roman"/>
              <w:szCs w:val="24"/>
            </w:rPr>
          </w:rPrChange>
        </w:rPr>
      </w:pPr>
      <w:ins w:id="475" w:author="Pedro Oliveira" w:date="2019-10-24T00:08:00Z">
        <w:r w:rsidRPr="002A069A">
          <w:rPr>
            <w:rStyle w:val="SubtleEmphasis"/>
            <w:rPrChange w:id="47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77" w:author="Pedro Oliveira" w:date="2019-10-24T00:08:00Z">
              <w:rPr>
                <w:rFonts w:ascii="Times New Roman" w:eastAsia="Times New Roman" w:hAnsi="Times New Roman" w:cs="Times New Roman"/>
                <w:color w:val="000000"/>
                <w:sz w:val="20"/>
                <w:szCs w:val="20"/>
              </w:rPr>
            </w:rPrChange>
          </w:rPr>
          <w:t>Parâmetros</w:t>
        </w:r>
        <w:proofErr w:type="spellEnd"/>
        <w:r w:rsidRPr="002A069A">
          <w:rPr>
            <w:rStyle w:val="SubtleEmphasis"/>
            <w:rPrChange w:id="478"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479" w:author="Pedro Oliveira" w:date="2019-10-24T00:08:00Z">
              <w:rPr>
                <w:rFonts w:ascii="Times New Roman" w:eastAsia="Times New Roman" w:hAnsi="Times New Roman" w:cs="Times New Roman"/>
                <w:color w:val="000000"/>
                <w:sz w:val="20"/>
                <w:szCs w:val="20"/>
              </w:rPr>
            </w:rPrChange>
          </w:rPr>
          <w:t>Configuráveis</w:t>
        </w:r>
        <w:proofErr w:type="spellEnd"/>
      </w:ins>
    </w:p>
    <w:p w14:paraId="601FFB47" w14:textId="77777777" w:rsidR="002A069A" w:rsidRPr="002A069A" w:rsidRDefault="002A069A" w:rsidP="002A069A">
      <w:pPr>
        <w:spacing w:before="0" w:after="0" w:line="240" w:lineRule="auto"/>
        <w:jc w:val="left"/>
        <w:rPr>
          <w:ins w:id="480" w:author="Pedro Oliveira" w:date="2019-10-24T00:08:00Z"/>
          <w:rStyle w:val="SubtleEmphasis"/>
          <w:rPrChange w:id="481" w:author="Pedro Oliveira" w:date="2019-10-24T00:08:00Z">
            <w:rPr>
              <w:ins w:id="482" w:author="Pedro Oliveira" w:date="2019-10-24T00:08:00Z"/>
              <w:rFonts w:ascii="Times New Roman" w:eastAsia="Times New Roman" w:hAnsi="Times New Roman" w:cs="Times New Roman"/>
              <w:szCs w:val="24"/>
            </w:rPr>
          </w:rPrChange>
        </w:rPr>
      </w:pPr>
    </w:p>
    <w:p w14:paraId="45F7B3E6" w14:textId="77777777" w:rsidR="002A069A" w:rsidRPr="002A069A" w:rsidRDefault="002A069A" w:rsidP="002A069A">
      <w:pPr>
        <w:spacing w:before="0" w:after="0" w:line="240" w:lineRule="auto"/>
        <w:rPr>
          <w:ins w:id="483" w:author="Pedro Oliveira" w:date="2019-10-24T00:08:00Z"/>
          <w:rStyle w:val="SubtleEmphasis"/>
          <w:rPrChange w:id="484" w:author="Pedro Oliveira" w:date="2019-10-24T00:08:00Z">
            <w:rPr>
              <w:ins w:id="485" w:author="Pedro Oliveira" w:date="2019-10-24T00:08:00Z"/>
              <w:rFonts w:ascii="Times New Roman" w:eastAsia="Times New Roman" w:hAnsi="Times New Roman" w:cs="Times New Roman"/>
              <w:szCs w:val="24"/>
            </w:rPr>
          </w:rPrChange>
        </w:rPr>
      </w:pPr>
      <w:ins w:id="486" w:author="Pedro Oliveira" w:date="2019-10-24T00:08:00Z">
        <w:r w:rsidRPr="002A069A">
          <w:rPr>
            <w:rStyle w:val="SubtleEmphasis"/>
            <w:rPrChange w:id="487" w:author="Pedro Oliveira" w:date="2019-10-24T00:08:00Z">
              <w:rPr>
                <w:rFonts w:ascii="Times New Roman" w:eastAsia="Times New Roman" w:hAnsi="Times New Roman" w:cs="Times New Roman"/>
                <w:color w:val="000000"/>
                <w:sz w:val="20"/>
                <w:szCs w:val="20"/>
              </w:rPr>
            </w:rPrChange>
          </w:rPr>
          <w:t>PORT = 'COM6';</w:t>
        </w:r>
      </w:ins>
    </w:p>
    <w:p w14:paraId="4ABD67FA" w14:textId="77777777" w:rsidR="002A069A" w:rsidRPr="002A069A" w:rsidRDefault="002A069A" w:rsidP="002A069A">
      <w:pPr>
        <w:spacing w:before="0" w:after="0" w:line="240" w:lineRule="auto"/>
        <w:rPr>
          <w:ins w:id="488" w:author="Pedro Oliveira" w:date="2019-10-24T00:08:00Z"/>
          <w:rStyle w:val="SubtleEmphasis"/>
          <w:rPrChange w:id="489" w:author="Pedro Oliveira" w:date="2019-10-24T00:08:00Z">
            <w:rPr>
              <w:ins w:id="490" w:author="Pedro Oliveira" w:date="2019-10-24T00:08:00Z"/>
              <w:rFonts w:ascii="Times New Roman" w:eastAsia="Times New Roman" w:hAnsi="Times New Roman" w:cs="Times New Roman"/>
              <w:szCs w:val="24"/>
            </w:rPr>
          </w:rPrChange>
        </w:rPr>
      </w:pPr>
      <w:ins w:id="491" w:author="Pedro Oliveira" w:date="2019-10-24T00:08:00Z">
        <w:r w:rsidRPr="002A069A">
          <w:rPr>
            <w:rStyle w:val="SubtleEmphasis"/>
            <w:rPrChange w:id="492" w:author="Pedro Oliveira" w:date="2019-10-24T00:08:00Z">
              <w:rPr>
                <w:rFonts w:ascii="Times New Roman" w:eastAsia="Times New Roman" w:hAnsi="Times New Roman" w:cs="Times New Roman"/>
                <w:color w:val="000000"/>
                <w:sz w:val="20"/>
                <w:szCs w:val="20"/>
              </w:rPr>
            </w:rPrChange>
          </w:rPr>
          <w:t>BAUD = 19200;</w:t>
        </w:r>
      </w:ins>
    </w:p>
    <w:p w14:paraId="5F4AD176" w14:textId="77777777" w:rsidR="002A069A" w:rsidRPr="002A069A" w:rsidRDefault="002A069A" w:rsidP="002A069A">
      <w:pPr>
        <w:spacing w:before="0" w:after="0" w:line="240" w:lineRule="auto"/>
        <w:jc w:val="left"/>
        <w:rPr>
          <w:ins w:id="493" w:author="Pedro Oliveira" w:date="2019-10-24T00:08:00Z"/>
          <w:rStyle w:val="SubtleEmphasis"/>
          <w:rPrChange w:id="494" w:author="Pedro Oliveira" w:date="2019-10-24T00:08:00Z">
            <w:rPr>
              <w:ins w:id="495" w:author="Pedro Oliveira" w:date="2019-10-24T00:08:00Z"/>
              <w:rFonts w:ascii="Times New Roman" w:eastAsia="Times New Roman" w:hAnsi="Times New Roman" w:cs="Times New Roman"/>
              <w:szCs w:val="24"/>
            </w:rPr>
          </w:rPrChange>
        </w:rPr>
      </w:pPr>
    </w:p>
    <w:p w14:paraId="54528E6E" w14:textId="77777777" w:rsidR="002A069A" w:rsidRPr="002A069A" w:rsidRDefault="002A069A" w:rsidP="002A069A">
      <w:pPr>
        <w:spacing w:before="0" w:after="0" w:line="240" w:lineRule="auto"/>
        <w:rPr>
          <w:ins w:id="496" w:author="Pedro Oliveira" w:date="2019-10-24T00:08:00Z"/>
          <w:rStyle w:val="SubtleEmphasis"/>
          <w:rPrChange w:id="497" w:author="Pedro Oliveira" w:date="2019-10-24T00:08:00Z">
            <w:rPr>
              <w:ins w:id="498" w:author="Pedro Oliveira" w:date="2019-10-24T00:08:00Z"/>
              <w:rFonts w:ascii="Times New Roman" w:eastAsia="Times New Roman" w:hAnsi="Times New Roman" w:cs="Times New Roman"/>
              <w:szCs w:val="24"/>
            </w:rPr>
          </w:rPrChange>
        </w:rPr>
      </w:pPr>
      <w:ins w:id="499" w:author="Pedro Oliveira" w:date="2019-10-24T00:08:00Z">
        <w:r w:rsidRPr="002A069A">
          <w:rPr>
            <w:rStyle w:val="SubtleEmphasis"/>
            <w:rPrChange w:id="500" w:author="Pedro Oliveira" w:date="2019-10-24T00:08:00Z">
              <w:rPr>
                <w:rFonts w:ascii="Times New Roman" w:eastAsia="Times New Roman" w:hAnsi="Times New Roman" w:cs="Times New Roman"/>
                <w:color w:val="000000"/>
                <w:sz w:val="20"/>
                <w:szCs w:val="20"/>
              </w:rPr>
            </w:rPrChange>
          </w:rPr>
          <w:t>CHANGE_FILENAME = 1; </w:t>
        </w:r>
      </w:ins>
    </w:p>
    <w:p w14:paraId="7E2F07BF" w14:textId="77777777" w:rsidR="002A069A" w:rsidRPr="002A069A" w:rsidRDefault="002A069A" w:rsidP="002A069A">
      <w:pPr>
        <w:spacing w:before="0" w:after="0" w:line="240" w:lineRule="auto"/>
        <w:jc w:val="left"/>
        <w:rPr>
          <w:ins w:id="501" w:author="Pedro Oliveira" w:date="2019-10-24T00:08:00Z"/>
          <w:rStyle w:val="SubtleEmphasis"/>
          <w:rPrChange w:id="502" w:author="Pedro Oliveira" w:date="2019-10-24T00:08:00Z">
            <w:rPr>
              <w:ins w:id="503" w:author="Pedro Oliveira" w:date="2019-10-24T00:08:00Z"/>
              <w:rFonts w:ascii="Times New Roman" w:eastAsia="Times New Roman" w:hAnsi="Times New Roman" w:cs="Times New Roman"/>
              <w:szCs w:val="24"/>
            </w:rPr>
          </w:rPrChange>
        </w:rPr>
      </w:pPr>
    </w:p>
    <w:p w14:paraId="6D4918E7" w14:textId="77777777" w:rsidR="002A069A" w:rsidRPr="002A069A" w:rsidRDefault="002A069A" w:rsidP="002A069A">
      <w:pPr>
        <w:spacing w:before="0" w:after="0" w:line="240" w:lineRule="auto"/>
        <w:rPr>
          <w:ins w:id="504" w:author="Pedro Oliveira" w:date="2019-10-24T00:08:00Z"/>
          <w:rStyle w:val="SubtleEmphasis"/>
          <w:rPrChange w:id="505" w:author="Pedro Oliveira" w:date="2019-10-24T00:08:00Z">
            <w:rPr>
              <w:ins w:id="506" w:author="Pedro Oliveira" w:date="2019-10-24T00:08:00Z"/>
              <w:rFonts w:ascii="Times New Roman" w:eastAsia="Times New Roman" w:hAnsi="Times New Roman" w:cs="Times New Roman"/>
              <w:szCs w:val="24"/>
            </w:rPr>
          </w:rPrChange>
        </w:rPr>
      </w:pPr>
      <w:ins w:id="507" w:author="Pedro Oliveira" w:date="2019-10-24T00:08:00Z">
        <w:r w:rsidRPr="002A069A">
          <w:rPr>
            <w:rStyle w:val="SubtleEmphasis"/>
            <w:rPrChange w:id="508" w:author="Pedro Oliveira" w:date="2019-10-24T00:08:00Z">
              <w:rPr>
                <w:rFonts w:ascii="Times New Roman" w:eastAsia="Times New Roman" w:hAnsi="Times New Roman" w:cs="Times New Roman"/>
                <w:color w:val="000000"/>
                <w:sz w:val="20"/>
                <w:szCs w:val="20"/>
              </w:rPr>
            </w:rPrChange>
          </w:rPr>
          <w:t>verbose = 0;</w:t>
        </w:r>
      </w:ins>
    </w:p>
    <w:p w14:paraId="284D5320" w14:textId="77777777" w:rsidR="002A069A" w:rsidRPr="002A069A" w:rsidRDefault="002A069A" w:rsidP="002A069A">
      <w:pPr>
        <w:spacing w:before="0" w:after="0" w:line="240" w:lineRule="auto"/>
        <w:jc w:val="left"/>
        <w:rPr>
          <w:ins w:id="509" w:author="Pedro Oliveira" w:date="2019-10-24T00:08:00Z"/>
          <w:rStyle w:val="SubtleEmphasis"/>
          <w:rPrChange w:id="510" w:author="Pedro Oliveira" w:date="2019-10-24T00:08:00Z">
            <w:rPr>
              <w:ins w:id="511" w:author="Pedro Oliveira" w:date="2019-10-24T00:08:00Z"/>
              <w:rFonts w:ascii="Times New Roman" w:eastAsia="Times New Roman" w:hAnsi="Times New Roman" w:cs="Times New Roman"/>
              <w:szCs w:val="24"/>
            </w:rPr>
          </w:rPrChange>
        </w:rPr>
      </w:pPr>
    </w:p>
    <w:p w14:paraId="397ABA2F" w14:textId="77777777" w:rsidR="002A069A" w:rsidRPr="002A069A" w:rsidRDefault="002A069A" w:rsidP="002A069A">
      <w:pPr>
        <w:spacing w:before="0" w:after="0" w:line="240" w:lineRule="auto"/>
        <w:rPr>
          <w:ins w:id="512" w:author="Pedro Oliveira" w:date="2019-10-24T00:08:00Z"/>
          <w:rStyle w:val="SubtleEmphasis"/>
          <w:rPrChange w:id="513" w:author="Pedro Oliveira" w:date="2019-10-24T00:08:00Z">
            <w:rPr>
              <w:ins w:id="514" w:author="Pedro Oliveira" w:date="2019-10-24T00:08:00Z"/>
              <w:rFonts w:ascii="Times New Roman" w:eastAsia="Times New Roman" w:hAnsi="Times New Roman" w:cs="Times New Roman"/>
              <w:szCs w:val="24"/>
            </w:rPr>
          </w:rPrChange>
        </w:rPr>
      </w:pPr>
      <w:ins w:id="515" w:author="Pedro Oliveira" w:date="2019-10-24T00:08:00Z">
        <w:r w:rsidRPr="002A069A">
          <w:rPr>
            <w:rStyle w:val="SubtleEmphasis"/>
            <w:rPrChange w:id="516" w:author="Pedro Oliveira" w:date="2019-10-24T00:08:00Z">
              <w:rPr>
                <w:rFonts w:ascii="Times New Roman" w:eastAsia="Times New Roman" w:hAnsi="Times New Roman" w:cs="Times New Roman"/>
                <w:color w:val="000000"/>
                <w:sz w:val="20"/>
                <w:szCs w:val="20"/>
              </w:rPr>
            </w:rPrChange>
          </w:rPr>
          <w:t>file='</w:t>
        </w:r>
        <w:proofErr w:type="spellStart"/>
        <w:r w:rsidRPr="002A069A">
          <w:rPr>
            <w:rStyle w:val="SubtleEmphasis"/>
            <w:rPrChange w:id="517" w:author="Pedro Oliveira" w:date="2019-10-24T00:08:00Z">
              <w:rPr>
                <w:rFonts w:ascii="Times New Roman" w:eastAsia="Times New Roman" w:hAnsi="Times New Roman" w:cs="Times New Roman"/>
                <w:color w:val="000000"/>
                <w:sz w:val="20"/>
                <w:szCs w:val="20"/>
              </w:rPr>
            </w:rPrChange>
          </w:rPr>
          <w:t>data_output</w:t>
        </w:r>
        <w:proofErr w:type="spellEnd"/>
        <w:r w:rsidRPr="002A069A">
          <w:rPr>
            <w:rStyle w:val="SubtleEmphasis"/>
            <w:rPrChange w:id="518" w:author="Pedro Oliveira" w:date="2019-10-24T00:08:00Z">
              <w:rPr>
                <w:rFonts w:ascii="Times New Roman" w:eastAsia="Times New Roman" w:hAnsi="Times New Roman" w:cs="Times New Roman"/>
                <w:color w:val="000000"/>
                <w:sz w:val="20"/>
                <w:szCs w:val="20"/>
              </w:rPr>
            </w:rPrChange>
          </w:rPr>
          <w:t>';</w:t>
        </w:r>
      </w:ins>
    </w:p>
    <w:p w14:paraId="34456275" w14:textId="77777777" w:rsidR="002A069A" w:rsidRPr="002A069A" w:rsidRDefault="002A069A" w:rsidP="002A069A">
      <w:pPr>
        <w:spacing w:before="0" w:after="0" w:line="240" w:lineRule="auto"/>
        <w:jc w:val="left"/>
        <w:rPr>
          <w:ins w:id="519" w:author="Pedro Oliveira" w:date="2019-10-24T00:08:00Z"/>
          <w:rStyle w:val="SubtleEmphasis"/>
          <w:rPrChange w:id="520" w:author="Pedro Oliveira" w:date="2019-10-24T00:08:00Z">
            <w:rPr>
              <w:ins w:id="521" w:author="Pedro Oliveira" w:date="2019-10-24T00:08:00Z"/>
              <w:rFonts w:ascii="Times New Roman" w:eastAsia="Times New Roman" w:hAnsi="Times New Roman" w:cs="Times New Roman"/>
              <w:szCs w:val="24"/>
            </w:rPr>
          </w:rPrChange>
        </w:rPr>
      </w:pPr>
    </w:p>
    <w:p w14:paraId="64DF03FC" w14:textId="77777777" w:rsidR="002A069A" w:rsidRPr="002A069A" w:rsidRDefault="002A069A" w:rsidP="002A069A">
      <w:pPr>
        <w:spacing w:before="0" w:after="0" w:line="240" w:lineRule="auto"/>
        <w:rPr>
          <w:ins w:id="522" w:author="Pedro Oliveira" w:date="2019-10-24T00:08:00Z"/>
          <w:rStyle w:val="SubtleEmphasis"/>
          <w:rPrChange w:id="523" w:author="Pedro Oliveira" w:date="2019-10-24T00:08:00Z">
            <w:rPr>
              <w:ins w:id="524" w:author="Pedro Oliveira" w:date="2019-10-24T00:08:00Z"/>
              <w:rFonts w:ascii="Times New Roman" w:eastAsia="Times New Roman" w:hAnsi="Times New Roman" w:cs="Times New Roman"/>
              <w:szCs w:val="24"/>
            </w:rPr>
          </w:rPrChange>
        </w:rPr>
      </w:pPr>
      <w:ins w:id="525" w:author="Pedro Oliveira" w:date="2019-10-24T00:08:00Z">
        <w:r w:rsidRPr="002A069A">
          <w:rPr>
            <w:rStyle w:val="SubtleEmphasis"/>
            <w:rPrChange w:id="526" w:author="Pedro Oliveira" w:date="2019-10-24T00:08:00Z">
              <w:rPr>
                <w:rFonts w:ascii="Times New Roman" w:eastAsia="Times New Roman" w:hAnsi="Times New Roman" w:cs="Times New Roman"/>
                <w:color w:val="000000"/>
                <w:sz w:val="20"/>
                <w:szCs w:val="20"/>
              </w:rPr>
            </w:rPrChange>
          </w:rPr>
          <w:t>%% </w:t>
        </w:r>
      </w:ins>
    </w:p>
    <w:p w14:paraId="5AA8C073" w14:textId="77777777" w:rsidR="002A069A" w:rsidRPr="002A069A" w:rsidRDefault="002A069A" w:rsidP="002A069A">
      <w:pPr>
        <w:spacing w:before="0" w:after="0" w:line="240" w:lineRule="auto"/>
        <w:rPr>
          <w:ins w:id="527" w:author="Pedro Oliveira" w:date="2019-10-24T00:08:00Z"/>
          <w:rStyle w:val="SubtleEmphasis"/>
          <w:rPrChange w:id="528" w:author="Pedro Oliveira" w:date="2019-10-24T00:08:00Z">
            <w:rPr>
              <w:ins w:id="529" w:author="Pedro Oliveira" w:date="2019-10-24T00:08:00Z"/>
              <w:rFonts w:ascii="Times New Roman" w:eastAsia="Times New Roman" w:hAnsi="Times New Roman" w:cs="Times New Roman"/>
              <w:szCs w:val="24"/>
            </w:rPr>
          </w:rPrChange>
        </w:rPr>
      </w:pPr>
      <w:proofErr w:type="spellStart"/>
      <w:ins w:id="530" w:author="Pedro Oliveira" w:date="2019-10-24T00:08:00Z">
        <w:r w:rsidRPr="002A069A">
          <w:rPr>
            <w:rStyle w:val="SubtleEmphasis"/>
            <w:rPrChange w:id="531"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532"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533" w:author="Pedro Oliveira" w:date="2019-10-24T00:08:00Z">
              <w:rPr>
                <w:rFonts w:ascii="Times New Roman" w:eastAsia="Times New Roman" w:hAnsi="Times New Roman" w:cs="Times New Roman"/>
                <w:color w:val="000000"/>
                <w:sz w:val="20"/>
                <w:szCs w:val="20"/>
              </w:rPr>
            </w:rPrChange>
          </w:rPr>
          <w:t>LaFa</w:t>
        </w:r>
        <w:proofErr w:type="spellEnd"/>
        <w:r w:rsidRPr="002A069A">
          <w:rPr>
            <w:rStyle w:val="SubtleEmphasis"/>
            <w:rPrChange w:id="534" w:author="Pedro Oliveira" w:date="2019-10-24T00:08:00Z">
              <w:rPr>
                <w:rFonts w:ascii="Times New Roman" w:eastAsia="Times New Roman" w:hAnsi="Times New Roman" w:cs="Times New Roman"/>
                <w:color w:val="000000"/>
                <w:sz w:val="20"/>
                <w:szCs w:val="20"/>
              </w:rPr>
            </w:rPrChange>
          </w:rPr>
          <w:t xml:space="preserve"> Multichannel Counting **')</w:t>
        </w:r>
      </w:ins>
    </w:p>
    <w:p w14:paraId="16EBD6D1" w14:textId="77777777" w:rsidR="002A069A" w:rsidRPr="002A069A" w:rsidRDefault="002A069A" w:rsidP="002A069A">
      <w:pPr>
        <w:spacing w:before="0" w:after="0" w:line="240" w:lineRule="auto"/>
        <w:rPr>
          <w:ins w:id="535" w:author="Pedro Oliveira" w:date="2019-10-24T00:08:00Z"/>
          <w:rStyle w:val="SubtleEmphasis"/>
          <w:rPrChange w:id="536" w:author="Pedro Oliveira" w:date="2019-10-24T00:08:00Z">
            <w:rPr>
              <w:ins w:id="537" w:author="Pedro Oliveira" w:date="2019-10-24T00:08:00Z"/>
              <w:rFonts w:ascii="Times New Roman" w:eastAsia="Times New Roman" w:hAnsi="Times New Roman" w:cs="Times New Roman"/>
              <w:szCs w:val="24"/>
            </w:rPr>
          </w:rPrChange>
        </w:rPr>
      </w:pPr>
      <w:ins w:id="538" w:author="Pedro Oliveira" w:date="2019-10-24T00:08:00Z">
        <w:r w:rsidRPr="002A069A">
          <w:rPr>
            <w:rStyle w:val="SubtleEmphasis"/>
            <w:rPrChange w:id="539" w:author="Pedro Oliveira" w:date="2019-10-24T00:08:00Z">
              <w:rPr>
                <w:rFonts w:ascii="Times New Roman" w:eastAsia="Times New Roman" w:hAnsi="Times New Roman" w:cs="Times New Roman"/>
                <w:color w:val="000000"/>
                <w:sz w:val="20"/>
                <w:szCs w:val="20"/>
              </w:rPr>
            </w:rPrChange>
          </w:rPr>
          <w:t xml:space="preserve">gate = 0.1; % 100 </w:t>
        </w:r>
        <w:proofErr w:type="spellStart"/>
        <w:r w:rsidRPr="002A069A">
          <w:rPr>
            <w:rStyle w:val="SubtleEmphasis"/>
            <w:rPrChange w:id="540" w:author="Pedro Oliveira" w:date="2019-10-24T00:08:00Z">
              <w:rPr>
                <w:rFonts w:ascii="Times New Roman" w:eastAsia="Times New Roman" w:hAnsi="Times New Roman" w:cs="Times New Roman"/>
                <w:color w:val="000000"/>
                <w:sz w:val="20"/>
                <w:szCs w:val="20"/>
              </w:rPr>
            </w:rPrChange>
          </w:rPr>
          <w:t>milissegundos</w:t>
        </w:r>
        <w:proofErr w:type="spellEnd"/>
        <w:r w:rsidRPr="002A069A">
          <w:rPr>
            <w:rStyle w:val="SubtleEmphasis"/>
            <w:rPrChange w:id="541"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542" w:author="Pedro Oliveira" w:date="2019-10-24T00:08:00Z">
              <w:rPr>
                <w:rFonts w:ascii="Times New Roman" w:eastAsia="Times New Roman" w:hAnsi="Times New Roman" w:cs="Times New Roman"/>
                <w:color w:val="000000"/>
                <w:sz w:val="20"/>
                <w:szCs w:val="20"/>
              </w:rPr>
            </w:rPrChange>
          </w:rPr>
          <w:t>fixo</w:t>
        </w:r>
        <w:proofErr w:type="spellEnd"/>
        <w:r w:rsidRPr="002A069A">
          <w:rPr>
            <w:rStyle w:val="SubtleEmphasis"/>
            <w:rPrChange w:id="543"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544" w:author="Pedro Oliveira" w:date="2019-10-24T00:08:00Z">
              <w:rPr>
                <w:rFonts w:ascii="Times New Roman" w:eastAsia="Times New Roman" w:hAnsi="Times New Roman" w:cs="Times New Roman"/>
                <w:color w:val="000000"/>
                <w:sz w:val="20"/>
                <w:szCs w:val="20"/>
              </w:rPr>
            </w:rPrChange>
          </w:rPr>
          <w:t>pelo</w:t>
        </w:r>
        <w:proofErr w:type="spellEnd"/>
        <w:r w:rsidRPr="002A069A">
          <w:rPr>
            <w:rStyle w:val="SubtleEmphasis"/>
            <w:rPrChange w:id="545" w:author="Pedro Oliveira" w:date="2019-10-24T00:08:00Z">
              <w:rPr>
                <w:rFonts w:ascii="Times New Roman" w:eastAsia="Times New Roman" w:hAnsi="Times New Roman" w:cs="Times New Roman"/>
                <w:color w:val="000000"/>
                <w:sz w:val="20"/>
                <w:szCs w:val="20"/>
              </w:rPr>
            </w:rPrChange>
          </w:rPr>
          <w:t xml:space="preserve"> FPGA</w:t>
        </w:r>
      </w:ins>
    </w:p>
    <w:p w14:paraId="709CDE00" w14:textId="77777777" w:rsidR="002A069A" w:rsidRPr="002A069A" w:rsidRDefault="002A069A" w:rsidP="002A069A">
      <w:pPr>
        <w:spacing w:before="0" w:after="0" w:line="240" w:lineRule="auto"/>
        <w:jc w:val="left"/>
        <w:rPr>
          <w:ins w:id="546" w:author="Pedro Oliveira" w:date="2019-10-24T00:08:00Z"/>
          <w:rStyle w:val="SubtleEmphasis"/>
          <w:rPrChange w:id="547" w:author="Pedro Oliveira" w:date="2019-10-24T00:08:00Z">
            <w:rPr>
              <w:ins w:id="548" w:author="Pedro Oliveira" w:date="2019-10-24T00:08:00Z"/>
              <w:rFonts w:ascii="Times New Roman" w:eastAsia="Times New Roman" w:hAnsi="Times New Roman" w:cs="Times New Roman"/>
              <w:szCs w:val="24"/>
            </w:rPr>
          </w:rPrChange>
        </w:rPr>
      </w:pPr>
    </w:p>
    <w:p w14:paraId="4CFD8A2E" w14:textId="77777777" w:rsidR="002A069A" w:rsidRPr="002A069A" w:rsidRDefault="002A069A" w:rsidP="002A069A">
      <w:pPr>
        <w:spacing w:before="0" w:after="0" w:line="240" w:lineRule="auto"/>
        <w:rPr>
          <w:ins w:id="549" w:author="Pedro Oliveira" w:date="2019-10-24T00:08:00Z"/>
          <w:rStyle w:val="SubtleEmphasis"/>
          <w:rPrChange w:id="550" w:author="Pedro Oliveira" w:date="2019-10-24T00:08:00Z">
            <w:rPr>
              <w:ins w:id="551" w:author="Pedro Oliveira" w:date="2019-10-24T00:08:00Z"/>
              <w:rFonts w:ascii="Times New Roman" w:eastAsia="Times New Roman" w:hAnsi="Times New Roman" w:cs="Times New Roman"/>
              <w:szCs w:val="24"/>
            </w:rPr>
          </w:rPrChange>
        </w:rPr>
      </w:pPr>
      <w:ins w:id="552" w:author="Pedro Oliveira" w:date="2019-10-24T00:08:00Z">
        <w:r w:rsidRPr="002A069A">
          <w:rPr>
            <w:rStyle w:val="SubtleEmphasis"/>
            <w:rPrChange w:id="553" w:author="Pedro Oliveira" w:date="2019-10-24T00:08:00Z">
              <w:rPr>
                <w:rFonts w:ascii="Times New Roman" w:eastAsia="Times New Roman" w:hAnsi="Times New Roman" w:cs="Times New Roman"/>
                <w:color w:val="000000"/>
                <w:sz w:val="20"/>
                <w:szCs w:val="20"/>
              </w:rPr>
            </w:rPrChange>
          </w:rPr>
          <w:t xml:space="preserve">time = input('Entre com o tempo de </w:t>
        </w:r>
        <w:proofErr w:type="spellStart"/>
        <w:r w:rsidRPr="002A069A">
          <w:rPr>
            <w:rStyle w:val="SubtleEmphasis"/>
            <w:rPrChange w:id="554" w:author="Pedro Oliveira" w:date="2019-10-24T00:08:00Z">
              <w:rPr>
                <w:rFonts w:ascii="Times New Roman" w:eastAsia="Times New Roman" w:hAnsi="Times New Roman" w:cs="Times New Roman"/>
                <w:color w:val="000000"/>
                <w:sz w:val="20"/>
                <w:szCs w:val="20"/>
              </w:rPr>
            </w:rPrChange>
          </w:rPr>
          <w:t>contagem</w:t>
        </w:r>
        <w:proofErr w:type="spellEnd"/>
        <w:r w:rsidRPr="002A069A">
          <w:rPr>
            <w:rStyle w:val="SubtleEmphasis"/>
            <w:rPrChange w:id="555" w:author="Pedro Oliveira" w:date="2019-10-24T00:08:00Z">
              <w:rPr>
                <w:rFonts w:ascii="Times New Roman" w:eastAsia="Times New Roman" w:hAnsi="Times New Roman" w:cs="Times New Roman"/>
                <w:color w:val="000000"/>
                <w:sz w:val="20"/>
                <w:szCs w:val="20"/>
              </w:rPr>
            </w:rPrChange>
          </w:rPr>
          <w:t xml:space="preserve"> (por </w:t>
        </w:r>
        <w:proofErr w:type="spellStart"/>
        <w:r w:rsidRPr="002A069A">
          <w:rPr>
            <w:rStyle w:val="SubtleEmphasis"/>
            <w:rPrChange w:id="556" w:author="Pedro Oliveira" w:date="2019-10-24T00:08:00Z">
              <w:rPr>
                <w:rFonts w:ascii="Times New Roman" w:eastAsia="Times New Roman" w:hAnsi="Times New Roman" w:cs="Times New Roman"/>
                <w:color w:val="000000"/>
                <w:sz w:val="20"/>
                <w:szCs w:val="20"/>
              </w:rPr>
            </w:rPrChange>
          </w:rPr>
          <w:t>amostra</w:t>
        </w:r>
        <w:proofErr w:type="spellEnd"/>
        <w:r w:rsidRPr="002A069A">
          <w:rPr>
            <w:rStyle w:val="SubtleEmphasis"/>
            <w:rPrChange w:id="557" w:author="Pedro Oliveira" w:date="2019-10-24T00:08:00Z">
              <w:rPr>
                <w:rFonts w:ascii="Times New Roman" w:eastAsia="Times New Roman" w:hAnsi="Times New Roman" w:cs="Times New Roman"/>
                <w:color w:val="000000"/>
                <w:sz w:val="20"/>
                <w:szCs w:val="20"/>
              </w:rPr>
            </w:rPrChange>
          </w:rPr>
          <w:t>): '); % length of the measurement in seconds</w:t>
        </w:r>
      </w:ins>
    </w:p>
    <w:p w14:paraId="35AADB02" w14:textId="77777777" w:rsidR="002A069A" w:rsidRPr="002A069A" w:rsidRDefault="002A069A" w:rsidP="002A069A">
      <w:pPr>
        <w:spacing w:before="0" w:after="0" w:line="240" w:lineRule="auto"/>
        <w:jc w:val="left"/>
        <w:rPr>
          <w:ins w:id="558" w:author="Pedro Oliveira" w:date="2019-10-24T00:08:00Z"/>
          <w:rStyle w:val="SubtleEmphasis"/>
          <w:rPrChange w:id="559" w:author="Pedro Oliveira" w:date="2019-10-24T00:08:00Z">
            <w:rPr>
              <w:ins w:id="560" w:author="Pedro Oliveira" w:date="2019-10-24T00:08:00Z"/>
              <w:rFonts w:ascii="Times New Roman" w:eastAsia="Times New Roman" w:hAnsi="Times New Roman" w:cs="Times New Roman"/>
              <w:szCs w:val="24"/>
            </w:rPr>
          </w:rPrChange>
        </w:rPr>
      </w:pPr>
    </w:p>
    <w:p w14:paraId="76A09C76" w14:textId="77777777" w:rsidR="002A069A" w:rsidRPr="002A069A" w:rsidRDefault="002A069A" w:rsidP="002A069A">
      <w:pPr>
        <w:spacing w:before="0" w:after="0" w:line="240" w:lineRule="auto"/>
        <w:rPr>
          <w:ins w:id="561" w:author="Pedro Oliveira" w:date="2019-10-24T00:08:00Z"/>
          <w:rStyle w:val="SubtleEmphasis"/>
          <w:rPrChange w:id="562" w:author="Pedro Oliveira" w:date="2019-10-24T00:08:00Z">
            <w:rPr>
              <w:ins w:id="563" w:author="Pedro Oliveira" w:date="2019-10-24T00:08:00Z"/>
              <w:rFonts w:ascii="Times New Roman" w:eastAsia="Times New Roman" w:hAnsi="Times New Roman" w:cs="Times New Roman"/>
              <w:szCs w:val="24"/>
            </w:rPr>
          </w:rPrChange>
        </w:rPr>
      </w:pPr>
      <w:ins w:id="564" w:author="Pedro Oliveira" w:date="2019-10-24T00:08:00Z">
        <w:r w:rsidRPr="002A069A">
          <w:rPr>
            <w:rStyle w:val="SubtleEmphasis"/>
            <w:rPrChange w:id="565" w:author="Pedro Oliveira" w:date="2019-10-24T00:08:00Z">
              <w:rPr>
                <w:rFonts w:ascii="Times New Roman" w:eastAsia="Times New Roman" w:hAnsi="Times New Roman" w:cs="Times New Roman"/>
                <w:color w:val="000000"/>
                <w:sz w:val="20"/>
                <w:szCs w:val="20"/>
              </w:rPr>
            </w:rPrChange>
          </w:rPr>
          <w:t>while time &lt; gate</w:t>
        </w:r>
      </w:ins>
    </w:p>
    <w:p w14:paraId="0A9F58AD" w14:textId="77777777" w:rsidR="002A069A" w:rsidRPr="002A069A" w:rsidRDefault="002A069A" w:rsidP="002A069A">
      <w:pPr>
        <w:spacing w:before="0" w:after="0" w:line="240" w:lineRule="auto"/>
        <w:rPr>
          <w:ins w:id="566" w:author="Pedro Oliveira" w:date="2019-10-24T00:08:00Z"/>
          <w:rStyle w:val="SubtleEmphasis"/>
          <w:rPrChange w:id="567" w:author="Pedro Oliveira" w:date="2019-10-24T00:08:00Z">
            <w:rPr>
              <w:ins w:id="568" w:author="Pedro Oliveira" w:date="2019-10-24T00:08:00Z"/>
              <w:rFonts w:ascii="Times New Roman" w:eastAsia="Times New Roman" w:hAnsi="Times New Roman" w:cs="Times New Roman"/>
              <w:szCs w:val="24"/>
            </w:rPr>
          </w:rPrChange>
        </w:rPr>
      </w:pPr>
      <w:ins w:id="569" w:author="Pedro Oliveira" w:date="2019-10-24T00:08:00Z">
        <w:r w:rsidRPr="002A069A">
          <w:rPr>
            <w:rStyle w:val="SubtleEmphasis"/>
            <w:rPrChange w:id="570"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571"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572" w:author="Pedro Oliveira" w:date="2019-10-24T00:08:00Z">
              <w:rPr>
                <w:rFonts w:ascii="Times New Roman" w:eastAsia="Times New Roman" w:hAnsi="Times New Roman" w:cs="Times New Roman"/>
                <w:color w:val="000000"/>
                <w:sz w:val="20"/>
                <w:szCs w:val="20"/>
              </w:rPr>
            </w:rPrChange>
          </w:rPr>
          <w:t xml:space="preserve">('Aviso: o valor </w:t>
        </w:r>
        <w:proofErr w:type="spellStart"/>
        <w:r w:rsidRPr="002A069A">
          <w:rPr>
            <w:rStyle w:val="SubtleEmphasis"/>
            <w:rPrChange w:id="573" w:author="Pedro Oliveira" w:date="2019-10-24T00:08:00Z">
              <w:rPr>
                <w:rFonts w:ascii="Times New Roman" w:eastAsia="Times New Roman" w:hAnsi="Times New Roman" w:cs="Times New Roman"/>
                <w:color w:val="000000"/>
                <w:sz w:val="20"/>
                <w:szCs w:val="20"/>
              </w:rPr>
            </w:rPrChange>
          </w:rPr>
          <w:t>mínimo</w:t>
        </w:r>
        <w:proofErr w:type="spellEnd"/>
        <w:r w:rsidRPr="002A069A">
          <w:rPr>
            <w:rStyle w:val="SubtleEmphasis"/>
            <w:rPrChange w:id="57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575" w:author="Pedro Oliveira" w:date="2019-10-24T00:08:00Z">
              <w:rPr>
                <w:rFonts w:ascii="Times New Roman" w:eastAsia="Times New Roman" w:hAnsi="Times New Roman" w:cs="Times New Roman"/>
                <w:color w:val="000000"/>
                <w:sz w:val="20"/>
                <w:szCs w:val="20"/>
              </w:rPr>
            </w:rPrChange>
          </w:rPr>
          <w:t>deve</w:t>
        </w:r>
        <w:proofErr w:type="spellEnd"/>
        <w:r w:rsidRPr="002A069A">
          <w:rPr>
            <w:rStyle w:val="SubtleEmphasis"/>
            <w:rPrChange w:id="576" w:author="Pedro Oliveira" w:date="2019-10-24T00:08:00Z">
              <w:rPr>
                <w:rFonts w:ascii="Times New Roman" w:eastAsia="Times New Roman" w:hAnsi="Times New Roman" w:cs="Times New Roman"/>
                <w:color w:val="000000"/>
                <w:sz w:val="20"/>
                <w:szCs w:val="20"/>
              </w:rPr>
            </w:rPrChange>
          </w:rPr>
          <w:t xml:space="preserve"> ser de 0.1 </w:t>
        </w:r>
        <w:proofErr w:type="spellStart"/>
        <w:r w:rsidRPr="002A069A">
          <w:rPr>
            <w:rStyle w:val="SubtleEmphasis"/>
            <w:rPrChange w:id="577" w:author="Pedro Oliveira" w:date="2019-10-24T00:08:00Z">
              <w:rPr>
                <w:rFonts w:ascii="Times New Roman" w:eastAsia="Times New Roman" w:hAnsi="Times New Roman" w:cs="Times New Roman"/>
                <w:color w:val="000000"/>
                <w:sz w:val="20"/>
                <w:szCs w:val="20"/>
              </w:rPr>
            </w:rPrChange>
          </w:rPr>
          <w:t>segundo</w:t>
        </w:r>
        <w:proofErr w:type="spellEnd"/>
        <w:r w:rsidRPr="002A069A">
          <w:rPr>
            <w:rStyle w:val="SubtleEmphasis"/>
            <w:rPrChange w:id="578" w:author="Pedro Oliveira" w:date="2019-10-24T00:08:00Z">
              <w:rPr>
                <w:rFonts w:ascii="Times New Roman" w:eastAsia="Times New Roman" w:hAnsi="Times New Roman" w:cs="Times New Roman"/>
                <w:color w:val="000000"/>
                <w:sz w:val="20"/>
                <w:szCs w:val="20"/>
              </w:rPr>
            </w:rPrChange>
          </w:rPr>
          <w:t>')</w:t>
        </w:r>
      </w:ins>
    </w:p>
    <w:p w14:paraId="1E19976D" w14:textId="77777777" w:rsidR="002A069A" w:rsidRPr="002A069A" w:rsidRDefault="002A069A" w:rsidP="002A069A">
      <w:pPr>
        <w:spacing w:before="0" w:after="0" w:line="240" w:lineRule="auto"/>
        <w:rPr>
          <w:ins w:id="579" w:author="Pedro Oliveira" w:date="2019-10-24T00:08:00Z"/>
          <w:rStyle w:val="SubtleEmphasis"/>
          <w:rPrChange w:id="580" w:author="Pedro Oliveira" w:date="2019-10-24T00:08:00Z">
            <w:rPr>
              <w:ins w:id="581" w:author="Pedro Oliveira" w:date="2019-10-24T00:08:00Z"/>
              <w:rFonts w:ascii="Times New Roman" w:eastAsia="Times New Roman" w:hAnsi="Times New Roman" w:cs="Times New Roman"/>
              <w:szCs w:val="24"/>
            </w:rPr>
          </w:rPrChange>
        </w:rPr>
      </w:pPr>
      <w:ins w:id="582" w:author="Pedro Oliveira" w:date="2019-10-24T00:08:00Z">
        <w:r w:rsidRPr="002A069A">
          <w:rPr>
            <w:rStyle w:val="SubtleEmphasis"/>
            <w:rPrChange w:id="583" w:author="Pedro Oliveira" w:date="2019-10-24T00:08:00Z">
              <w:rPr>
                <w:rFonts w:ascii="Times New Roman" w:eastAsia="Times New Roman" w:hAnsi="Times New Roman" w:cs="Times New Roman"/>
                <w:color w:val="000000"/>
                <w:sz w:val="20"/>
                <w:szCs w:val="20"/>
              </w:rPr>
            </w:rPrChange>
          </w:rPr>
          <w:t xml:space="preserve">    time = input('Entre com a </w:t>
        </w:r>
        <w:proofErr w:type="spellStart"/>
        <w:r w:rsidRPr="002A069A">
          <w:rPr>
            <w:rStyle w:val="SubtleEmphasis"/>
            <w:rPrChange w:id="584" w:author="Pedro Oliveira" w:date="2019-10-24T00:08:00Z">
              <w:rPr>
                <w:rFonts w:ascii="Times New Roman" w:eastAsia="Times New Roman" w:hAnsi="Times New Roman" w:cs="Times New Roman"/>
                <w:color w:val="000000"/>
                <w:sz w:val="20"/>
                <w:szCs w:val="20"/>
              </w:rPr>
            </w:rPrChange>
          </w:rPr>
          <w:t>janela</w:t>
        </w:r>
        <w:proofErr w:type="spellEnd"/>
        <w:r w:rsidRPr="002A069A">
          <w:rPr>
            <w:rStyle w:val="SubtleEmphasis"/>
            <w:rPrChange w:id="585" w:author="Pedro Oliveira" w:date="2019-10-24T00:08:00Z">
              <w:rPr>
                <w:rFonts w:ascii="Times New Roman" w:eastAsia="Times New Roman" w:hAnsi="Times New Roman" w:cs="Times New Roman"/>
                <w:color w:val="000000"/>
                <w:sz w:val="20"/>
                <w:szCs w:val="20"/>
              </w:rPr>
            </w:rPrChange>
          </w:rPr>
          <w:t xml:space="preserve"> de </w:t>
        </w:r>
        <w:proofErr w:type="spellStart"/>
        <w:r w:rsidRPr="002A069A">
          <w:rPr>
            <w:rStyle w:val="SubtleEmphasis"/>
            <w:rPrChange w:id="586" w:author="Pedro Oliveira" w:date="2019-10-24T00:08:00Z">
              <w:rPr>
                <w:rFonts w:ascii="Times New Roman" w:eastAsia="Times New Roman" w:hAnsi="Times New Roman" w:cs="Times New Roman"/>
                <w:color w:val="000000"/>
                <w:sz w:val="20"/>
                <w:szCs w:val="20"/>
              </w:rPr>
            </w:rPrChange>
          </w:rPr>
          <w:t>contagem</w:t>
        </w:r>
        <w:proofErr w:type="spellEnd"/>
        <w:r w:rsidRPr="002A069A">
          <w:rPr>
            <w:rStyle w:val="SubtleEmphasis"/>
            <w:rPrChange w:id="587" w:author="Pedro Oliveira" w:date="2019-10-24T00:08:00Z">
              <w:rPr>
                <w:rFonts w:ascii="Times New Roman" w:eastAsia="Times New Roman" w:hAnsi="Times New Roman" w:cs="Times New Roman"/>
                <w:color w:val="000000"/>
                <w:sz w:val="20"/>
                <w:szCs w:val="20"/>
              </w:rPr>
            </w:rPrChange>
          </w:rPr>
          <w:t xml:space="preserve"> por </w:t>
        </w:r>
        <w:proofErr w:type="spellStart"/>
        <w:r w:rsidRPr="002A069A">
          <w:rPr>
            <w:rStyle w:val="SubtleEmphasis"/>
            <w:rPrChange w:id="588" w:author="Pedro Oliveira" w:date="2019-10-24T00:08:00Z">
              <w:rPr>
                <w:rFonts w:ascii="Times New Roman" w:eastAsia="Times New Roman" w:hAnsi="Times New Roman" w:cs="Times New Roman"/>
                <w:color w:val="000000"/>
                <w:sz w:val="20"/>
                <w:szCs w:val="20"/>
              </w:rPr>
            </w:rPrChange>
          </w:rPr>
          <w:t>amostra</w:t>
        </w:r>
        <w:proofErr w:type="spellEnd"/>
        <w:r w:rsidRPr="002A069A">
          <w:rPr>
            <w:rStyle w:val="SubtleEmphasis"/>
            <w:rPrChange w:id="589" w:author="Pedro Oliveira" w:date="2019-10-24T00:08:00Z">
              <w:rPr>
                <w:rFonts w:ascii="Times New Roman" w:eastAsia="Times New Roman" w:hAnsi="Times New Roman" w:cs="Times New Roman"/>
                <w:color w:val="000000"/>
                <w:sz w:val="20"/>
                <w:szCs w:val="20"/>
              </w:rPr>
            </w:rPrChange>
          </w:rPr>
          <w:t xml:space="preserve"> (seg): '); % length of the measurement in seconds</w:t>
        </w:r>
      </w:ins>
    </w:p>
    <w:p w14:paraId="56D2FB60" w14:textId="77777777" w:rsidR="002A069A" w:rsidRPr="002A069A" w:rsidRDefault="002A069A" w:rsidP="002A069A">
      <w:pPr>
        <w:spacing w:before="0" w:after="0" w:line="240" w:lineRule="auto"/>
        <w:rPr>
          <w:ins w:id="590" w:author="Pedro Oliveira" w:date="2019-10-24T00:08:00Z"/>
          <w:rStyle w:val="SubtleEmphasis"/>
          <w:rPrChange w:id="591" w:author="Pedro Oliveira" w:date="2019-10-24T00:08:00Z">
            <w:rPr>
              <w:ins w:id="592" w:author="Pedro Oliveira" w:date="2019-10-24T00:08:00Z"/>
              <w:rFonts w:ascii="Times New Roman" w:eastAsia="Times New Roman" w:hAnsi="Times New Roman" w:cs="Times New Roman"/>
              <w:szCs w:val="24"/>
            </w:rPr>
          </w:rPrChange>
        </w:rPr>
      </w:pPr>
      <w:ins w:id="593" w:author="Pedro Oliveira" w:date="2019-10-24T00:08:00Z">
        <w:r w:rsidRPr="002A069A">
          <w:rPr>
            <w:rStyle w:val="SubtleEmphasis"/>
            <w:rPrChange w:id="594" w:author="Pedro Oliveira" w:date="2019-10-24T00:08:00Z">
              <w:rPr>
                <w:rFonts w:ascii="Times New Roman" w:eastAsia="Times New Roman" w:hAnsi="Times New Roman" w:cs="Times New Roman"/>
                <w:color w:val="000000"/>
                <w:sz w:val="20"/>
                <w:szCs w:val="20"/>
              </w:rPr>
            </w:rPrChange>
          </w:rPr>
          <w:t>end</w:t>
        </w:r>
      </w:ins>
    </w:p>
    <w:p w14:paraId="7702765A" w14:textId="77777777" w:rsidR="002A069A" w:rsidRPr="002A069A" w:rsidRDefault="002A069A" w:rsidP="002A069A">
      <w:pPr>
        <w:spacing w:before="0" w:after="0" w:line="240" w:lineRule="auto"/>
        <w:jc w:val="left"/>
        <w:rPr>
          <w:ins w:id="595" w:author="Pedro Oliveira" w:date="2019-10-24T00:08:00Z"/>
          <w:rStyle w:val="SubtleEmphasis"/>
          <w:rPrChange w:id="596" w:author="Pedro Oliveira" w:date="2019-10-24T00:08:00Z">
            <w:rPr>
              <w:ins w:id="597" w:author="Pedro Oliveira" w:date="2019-10-24T00:08:00Z"/>
              <w:rFonts w:ascii="Times New Roman" w:eastAsia="Times New Roman" w:hAnsi="Times New Roman" w:cs="Times New Roman"/>
              <w:szCs w:val="24"/>
            </w:rPr>
          </w:rPrChange>
        </w:rPr>
      </w:pPr>
    </w:p>
    <w:p w14:paraId="34834ACA" w14:textId="77777777" w:rsidR="002A069A" w:rsidRPr="002A069A" w:rsidRDefault="002A069A" w:rsidP="002A069A">
      <w:pPr>
        <w:spacing w:before="0" w:after="0" w:line="240" w:lineRule="auto"/>
        <w:rPr>
          <w:ins w:id="598" w:author="Pedro Oliveira" w:date="2019-10-24T00:08:00Z"/>
          <w:rStyle w:val="SubtleEmphasis"/>
          <w:rPrChange w:id="599" w:author="Pedro Oliveira" w:date="2019-10-24T00:08:00Z">
            <w:rPr>
              <w:ins w:id="600" w:author="Pedro Oliveira" w:date="2019-10-24T00:08:00Z"/>
              <w:rFonts w:ascii="Times New Roman" w:eastAsia="Times New Roman" w:hAnsi="Times New Roman" w:cs="Times New Roman"/>
              <w:szCs w:val="24"/>
            </w:rPr>
          </w:rPrChange>
        </w:rPr>
      </w:pPr>
      <w:ins w:id="601" w:author="Pedro Oliveira" w:date="2019-10-24T00:08:00Z">
        <w:r w:rsidRPr="002A069A">
          <w:rPr>
            <w:rStyle w:val="SubtleEmphasis"/>
            <w:rPrChange w:id="602" w:author="Pedro Oliveira" w:date="2019-10-24T00:08:00Z">
              <w:rPr>
                <w:rFonts w:ascii="Times New Roman" w:eastAsia="Times New Roman" w:hAnsi="Times New Roman" w:cs="Times New Roman"/>
                <w:color w:val="000000"/>
                <w:sz w:val="20"/>
                <w:szCs w:val="20"/>
              </w:rPr>
            </w:rPrChange>
          </w:rPr>
          <w:t>samples = time/gate;       % number of samples</w:t>
        </w:r>
      </w:ins>
    </w:p>
    <w:p w14:paraId="2BD8F708" w14:textId="77777777" w:rsidR="002A069A" w:rsidRPr="002A069A" w:rsidRDefault="002A069A" w:rsidP="002A069A">
      <w:pPr>
        <w:spacing w:before="0" w:after="0" w:line="240" w:lineRule="auto"/>
        <w:rPr>
          <w:ins w:id="603" w:author="Pedro Oliveira" w:date="2019-10-24T00:08:00Z"/>
          <w:rStyle w:val="SubtleEmphasis"/>
          <w:rPrChange w:id="604" w:author="Pedro Oliveira" w:date="2019-10-24T00:08:00Z">
            <w:rPr>
              <w:ins w:id="605" w:author="Pedro Oliveira" w:date="2019-10-24T00:08:00Z"/>
              <w:rFonts w:ascii="Times New Roman" w:eastAsia="Times New Roman" w:hAnsi="Times New Roman" w:cs="Times New Roman"/>
              <w:szCs w:val="24"/>
            </w:rPr>
          </w:rPrChange>
        </w:rPr>
      </w:pPr>
      <w:ins w:id="606" w:author="Pedro Oliveira" w:date="2019-10-24T00:08:00Z">
        <w:r w:rsidRPr="002A069A">
          <w:rPr>
            <w:rStyle w:val="SubtleEmphasis"/>
            <w:rPrChange w:id="607" w:author="Pedro Oliveira" w:date="2019-10-24T00:08:00Z">
              <w:rPr>
                <w:rFonts w:ascii="Times New Roman" w:eastAsia="Times New Roman" w:hAnsi="Times New Roman" w:cs="Times New Roman"/>
                <w:color w:val="000000"/>
                <w:sz w:val="20"/>
                <w:szCs w:val="20"/>
              </w:rPr>
            </w:rPrChange>
          </w:rPr>
          <w:t xml:space="preserve">% comment='test'; % </w:t>
        </w:r>
        <w:proofErr w:type="spellStart"/>
        <w:r w:rsidRPr="002A069A">
          <w:rPr>
            <w:rStyle w:val="SubtleEmphasis"/>
            <w:rPrChange w:id="608" w:author="Pedro Oliveira" w:date="2019-10-24T00:08:00Z">
              <w:rPr>
                <w:rFonts w:ascii="Times New Roman" w:eastAsia="Times New Roman" w:hAnsi="Times New Roman" w:cs="Times New Roman"/>
                <w:color w:val="000000"/>
                <w:sz w:val="20"/>
                <w:szCs w:val="20"/>
              </w:rPr>
            </w:rPrChange>
          </w:rPr>
          <w:t>Usa</w:t>
        </w:r>
        <w:proofErr w:type="spellEnd"/>
        <w:r w:rsidRPr="002A069A">
          <w:rPr>
            <w:rStyle w:val="SubtleEmphasis"/>
            <w:rPrChange w:id="609" w:author="Pedro Oliveira" w:date="2019-10-24T00:08:00Z">
              <w:rPr>
                <w:rFonts w:ascii="Times New Roman" w:eastAsia="Times New Roman" w:hAnsi="Times New Roman" w:cs="Times New Roman"/>
                <w:color w:val="000000"/>
                <w:sz w:val="20"/>
                <w:szCs w:val="20"/>
              </w:rPr>
            </w:rPrChange>
          </w:rPr>
          <w:t xml:space="preserve"> para </w:t>
        </w:r>
        <w:proofErr w:type="spellStart"/>
        <w:r w:rsidRPr="002A069A">
          <w:rPr>
            <w:rStyle w:val="SubtleEmphasis"/>
            <w:rPrChange w:id="610" w:author="Pedro Oliveira" w:date="2019-10-24T00:08:00Z">
              <w:rPr>
                <w:rFonts w:ascii="Times New Roman" w:eastAsia="Times New Roman" w:hAnsi="Times New Roman" w:cs="Times New Roman"/>
                <w:color w:val="000000"/>
                <w:sz w:val="20"/>
                <w:szCs w:val="20"/>
              </w:rPr>
            </w:rPrChange>
          </w:rPr>
          <w:t>salvar</w:t>
        </w:r>
        <w:proofErr w:type="spellEnd"/>
        <w:r w:rsidRPr="002A069A">
          <w:rPr>
            <w:rStyle w:val="SubtleEmphasis"/>
            <w:rPrChange w:id="611"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612" w:author="Pedro Oliveira" w:date="2019-10-24T00:08:00Z">
              <w:rPr>
                <w:rFonts w:ascii="Times New Roman" w:eastAsia="Times New Roman" w:hAnsi="Times New Roman" w:cs="Times New Roman"/>
                <w:color w:val="000000"/>
                <w:sz w:val="20"/>
                <w:szCs w:val="20"/>
              </w:rPr>
            </w:rPrChange>
          </w:rPr>
          <w:t>os</w:t>
        </w:r>
        <w:proofErr w:type="spellEnd"/>
        <w:r w:rsidRPr="002A069A">
          <w:rPr>
            <w:rStyle w:val="SubtleEmphasis"/>
            <w:rPrChange w:id="613" w:author="Pedro Oliveira" w:date="2019-10-24T00:08:00Z">
              <w:rPr>
                <w:rFonts w:ascii="Times New Roman" w:eastAsia="Times New Roman" w:hAnsi="Times New Roman" w:cs="Times New Roman"/>
                <w:color w:val="000000"/>
                <w:sz w:val="20"/>
                <w:szCs w:val="20"/>
              </w:rPr>
            </w:rPrChange>
          </w:rPr>
          <w:t xml:space="preserve"> dados </w:t>
        </w:r>
        <w:proofErr w:type="spellStart"/>
        <w:r w:rsidRPr="002A069A">
          <w:rPr>
            <w:rStyle w:val="SubtleEmphasis"/>
            <w:rPrChange w:id="614"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615" w:author="Pedro Oliveira" w:date="2019-10-24T00:08:00Z">
              <w:rPr>
                <w:rFonts w:ascii="Times New Roman" w:eastAsia="Times New Roman" w:hAnsi="Times New Roman" w:cs="Times New Roman"/>
                <w:color w:val="000000"/>
                <w:sz w:val="20"/>
                <w:szCs w:val="20"/>
              </w:rPr>
            </w:rPrChange>
          </w:rPr>
          <w:t xml:space="preserve"> .MAT</w:t>
        </w:r>
      </w:ins>
    </w:p>
    <w:p w14:paraId="3D89CAF8" w14:textId="77777777" w:rsidR="002A069A" w:rsidRPr="002A069A" w:rsidRDefault="002A069A" w:rsidP="002A069A">
      <w:pPr>
        <w:spacing w:before="0" w:after="0" w:line="240" w:lineRule="auto"/>
        <w:jc w:val="left"/>
        <w:rPr>
          <w:ins w:id="616" w:author="Pedro Oliveira" w:date="2019-10-24T00:08:00Z"/>
          <w:rStyle w:val="SubtleEmphasis"/>
          <w:rPrChange w:id="617" w:author="Pedro Oliveira" w:date="2019-10-24T00:08:00Z">
            <w:rPr>
              <w:ins w:id="618" w:author="Pedro Oliveira" w:date="2019-10-24T00:08:00Z"/>
              <w:rFonts w:ascii="Times New Roman" w:eastAsia="Times New Roman" w:hAnsi="Times New Roman" w:cs="Times New Roman"/>
              <w:szCs w:val="24"/>
            </w:rPr>
          </w:rPrChange>
        </w:rPr>
      </w:pPr>
    </w:p>
    <w:p w14:paraId="6A3C567F" w14:textId="77777777" w:rsidR="002A069A" w:rsidRPr="002A069A" w:rsidRDefault="002A069A" w:rsidP="002A069A">
      <w:pPr>
        <w:spacing w:before="0" w:after="0" w:line="240" w:lineRule="auto"/>
        <w:rPr>
          <w:ins w:id="619" w:author="Pedro Oliveira" w:date="2019-10-24T00:08:00Z"/>
          <w:rStyle w:val="SubtleEmphasis"/>
          <w:rPrChange w:id="620" w:author="Pedro Oliveira" w:date="2019-10-24T00:08:00Z">
            <w:rPr>
              <w:ins w:id="621" w:author="Pedro Oliveira" w:date="2019-10-24T00:08:00Z"/>
              <w:rFonts w:ascii="Times New Roman" w:eastAsia="Times New Roman" w:hAnsi="Times New Roman" w:cs="Times New Roman"/>
              <w:szCs w:val="24"/>
            </w:rPr>
          </w:rPrChange>
        </w:rPr>
      </w:pPr>
      <w:ins w:id="622" w:author="Pedro Oliveira" w:date="2019-10-24T00:08:00Z">
        <w:r w:rsidRPr="002A069A">
          <w:rPr>
            <w:rStyle w:val="SubtleEmphasis"/>
            <w:rPrChange w:id="623" w:author="Pedro Oliveira" w:date="2019-10-24T00:08:00Z">
              <w:rPr>
                <w:rFonts w:ascii="Times New Roman" w:eastAsia="Times New Roman" w:hAnsi="Times New Roman" w:cs="Times New Roman"/>
                <w:color w:val="000000"/>
                <w:sz w:val="20"/>
                <w:szCs w:val="20"/>
              </w:rPr>
            </w:rPrChange>
          </w:rPr>
          <w:t>loops = input('</w:t>
        </w:r>
        <w:proofErr w:type="spellStart"/>
        <w:r w:rsidRPr="002A069A">
          <w:rPr>
            <w:rStyle w:val="SubtleEmphasis"/>
            <w:rPrChange w:id="624" w:author="Pedro Oliveira" w:date="2019-10-24T00:08:00Z">
              <w:rPr>
                <w:rFonts w:ascii="Times New Roman" w:eastAsia="Times New Roman" w:hAnsi="Times New Roman" w:cs="Times New Roman"/>
                <w:color w:val="000000"/>
                <w:sz w:val="20"/>
                <w:szCs w:val="20"/>
              </w:rPr>
            </w:rPrChange>
          </w:rPr>
          <w:t>Quantidade</w:t>
        </w:r>
        <w:proofErr w:type="spellEnd"/>
        <w:r w:rsidRPr="002A069A">
          <w:rPr>
            <w:rStyle w:val="SubtleEmphasis"/>
            <w:rPrChange w:id="625" w:author="Pedro Oliveira" w:date="2019-10-24T00:08:00Z">
              <w:rPr>
                <w:rFonts w:ascii="Times New Roman" w:eastAsia="Times New Roman" w:hAnsi="Times New Roman" w:cs="Times New Roman"/>
                <w:color w:val="000000"/>
                <w:sz w:val="20"/>
                <w:szCs w:val="20"/>
              </w:rPr>
            </w:rPrChange>
          </w:rPr>
          <w:t xml:space="preserve"> de </w:t>
        </w:r>
        <w:proofErr w:type="spellStart"/>
        <w:r w:rsidRPr="002A069A">
          <w:rPr>
            <w:rStyle w:val="SubtleEmphasis"/>
            <w:rPrChange w:id="626" w:author="Pedro Oliveira" w:date="2019-10-24T00:08:00Z">
              <w:rPr>
                <w:rFonts w:ascii="Times New Roman" w:eastAsia="Times New Roman" w:hAnsi="Times New Roman" w:cs="Times New Roman"/>
                <w:color w:val="000000"/>
                <w:sz w:val="20"/>
                <w:szCs w:val="20"/>
              </w:rPr>
            </w:rPrChange>
          </w:rPr>
          <w:t>amostras</w:t>
        </w:r>
        <w:proofErr w:type="spellEnd"/>
        <w:r w:rsidRPr="002A069A">
          <w:rPr>
            <w:rStyle w:val="SubtleEmphasis"/>
            <w:rPrChange w:id="627" w:author="Pedro Oliveira" w:date="2019-10-24T00:08:00Z">
              <w:rPr>
                <w:rFonts w:ascii="Times New Roman" w:eastAsia="Times New Roman" w:hAnsi="Times New Roman" w:cs="Times New Roman"/>
                <w:color w:val="000000"/>
                <w:sz w:val="20"/>
                <w:szCs w:val="20"/>
              </w:rPr>
            </w:rPrChange>
          </w:rPr>
          <w:t>: ');  </w:t>
        </w:r>
      </w:ins>
    </w:p>
    <w:p w14:paraId="27CF2E24" w14:textId="77777777" w:rsidR="002A069A" w:rsidRPr="002A069A" w:rsidRDefault="002A069A" w:rsidP="002A069A">
      <w:pPr>
        <w:spacing w:before="0" w:after="0" w:line="240" w:lineRule="auto"/>
        <w:rPr>
          <w:ins w:id="628" w:author="Pedro Oliveira" w:date="2019-10-24T00:08:00Z"/>
          <w:rStyle w:val="SubtleEmphasis"/>
          <w:rPrChange w:id="629" w:author="Pedro Oliveira" w:date="2019-10-24T00:08:00Z">
            <w:rPr>
              <w:ins w:id="630" w:author="Pedro Oliveira" w:date="2019-10-24T00:08:00Z"/>
              <w:rFonts w:ascii="Times New Roman" w:eastAsia="Times New Roman" w:hAnsi="Times New Roman" w:cs="Times New Roman"/>
              <w:szCs w:val="24"/>
            </w:rPr>
          </w:rPrChange>
        </w:rPr>
      </w:pPr>
      <w:ins w:id="631" w:author="Pedro Oliveira" w:date="2019-10-24T00:08:00Z">
        <w:r w:rsidRPr="002A069A">
          <w:rPr>
            <w:rStyle w:val="SubtleEmphasis"/>
            <w:rPrChange w:id="632" w:author="Pedro Oliveira" w:date="2019-10-24T00:08:00Z">
              <w:rPr>
                <w:rFonts w:ascii="Times New Roman" w:eastAsia="Times New Roman" w:hAnsi="Times New Roman" w:cs="Times New Roman"/>
                <w:color w:val="000000"/>
                <w:sz w:val="20"/>
                <w:szCs w:val="20"/>
              </w:rPr>
            </w:rPrChange>
          </w:rPr>
          <w:t>%%</w:t>
        </w:r>
      </w:ins>
    </w:p>
    <w:p w14:paraId="5229D30C" w14:textId="77777777" w:rsidR="002A069A" w:rsidRPr="002A069A" w:rsidRDefault="002A069A" w:rsidP="002A069A">
      <w:pPr>
        <w:spacing w:before="0" w:after="0" w:line="240" w:lineRule="auto"/>
        <w:rPr>
          <w:ins w:id="633" w:author="Pedro Oliveira" w:date="2019-10-24T00:08:00Z"/>
          <w:rStyle w:val="SubtleEmphasis"/>
          <w:rPrChange w:id="634" w:author="Pedro Oliveira" w:date="2019-10-24T00:08:00Z">
            <w:rPr>
              <w:ins w:id="635" w:author="Pedro Oliveira" w:date="2019-10-24T00:08:00Z"/>
              <w:rFonts w:ascii="Times New Roman" w:eastAsia="Times New Roman" w:hAnsi="Times New Roman" w:cs="Times New Roman"/>
              <w:szCs w:val="24"/>
            </w:rPr>
          </w:rPrChange>
        </w:rPr>
      </w:pPr>
      <w:ins w:id="636" w:author="Pedro Oliveira" w:date="2019-10-24T00:08:00Z">
        <w:r w:rsidRPr="002A069A">
          <w:rPr>
            <w:rStyle w:val="SubtleEmphasis"/>
            <w:rPrChange w:id="637" w:author="Pedro Oliveira" w:date="2019-10-24T00:08:00Z">
              <w:rPr>
                <w:rFonts w:ascii="Times New Roman" w:eastAsia="Times New Roman" w:hAnsi="Times New Roman" w:cs="Times New Roman"/>
                <w:color w:val="000000"/>
                <w:sz w:val="20"/>
                <w:szCs w:val="20"/>
              </w:rPr>
            </w:rPrChange>
          </w:rPr>
          <w:t>MM  = 41;           % 41 -1 = 40-bytes</w:t>
        </w:r>
      </w:ins>
    </w:p>
    <w:p w14:paraId="29926780" w14:textId="77777777" w:rsidR="002A069A" w:rsidRPr="002A069A" w:rsidRDefault="002A069A" w:rsidP="002A069A">
      <w:pPr>
        <w:spacing w:before="0" w:after="0" w:line="240" w:lineRule="auto"/>
        <w:rPr>
          <w:ins w:id="638" w:author="Pedro Oliveira" w:date="2019-10-24T00:08:00Z"/>
          <w:rStyle w:val="SubtleEmphasis"/>
          <w:rPrChange w:id="639" w:author="Pedro Oliveira" w:date="2019-10-24T00:08:00Z">
            <w:rPr>
              <w:ins w:id="640" w:author="Pedro Oliveira" w:date="2019-10-24T00:08:00Z"/>
              <w:rFonts w:ascii="Times New Roman" w:eastAsia="Times New Roman" w:hAnsi="Times New Roman" w:cs="Times New Roman"/>
              <w:szCs w:val="24"/>
            </w:rPr>
          </w:rPrChange>
        </w:rPr>
      </w:pPr>
      <w:ins w:id="641" w:author="Pedro Oliveira" w:date="2019-10-24T00:08:00Z">
        <w:r w:rsidRPr="002A069A">
          <w:rPr>
            <w:rStyle w:val="SubtleEmphasis"/>
            <w:rPrChange w:id="642" w:author="Pedro Oliveira" w:date="2019-10-24T00:08:00Z">
              <w:rPr>
                <w:rFonts w:ascii="Times New Roman" w:eastAsia="Times New Roman" w:hAnsi="Times New Roman" w:cs="Times New Roman"/>
                <w:color w:val="000000"/>
                <w:sz w:val="20"/>
                <w:szCs w:val="20"/>
              </w:rPr>
            </w:rPrChange>
          </w:rPr>
          <w:t>MAX = samples * MM; % 10*41 = 410</w:t>
        </w:r>
      </w:ins>
    </w:p>
    <w:p w14:paraId="709961CE" w14:textId="77777777" w:rsidR="002A069A" w:rsidRPr="002A069A" w:rsidRDefault="002A069A" w:rsidP="002A069A">
      <w:pPr>
        <w:spacing w:before="0" w:after="0" w:line="240" w:lineRule="auto"/>
        <w:jc w:val="left"/>
        <w:rPr>
          <w:ins w:id="643" w:author="Pedro Oliveira" w:date="2019-10-24T00:08:00Z"/>
          <w:rStyle w:val="SubtleEmphasis"/>
          <w:rPrChange w:id="644" w:author="Pedro Oliveira" w:date="2019-10-24T00:08:00Z">
            <w:rPr>
              <w:ins w:id="645" w:author="Pedro Oliveira" w:date="2019-10-24T00:08:00Z"/>
              <w:rFonts w:ascii="Times New Roman" w:eastAsia="Times New Roman" w:hAnsi="Times New Roman" w:cs="Times New Roman"/>
              <w:szCs w:val="24"/>
            </w:rPr>
          </w:rPrChange>
        </w:rPr>
      </w:pPr>
    </w:p>
    <w:p w14:paraId="474A008A" w14:textId="77777777" w:rsidR="002A069A" w:rsidRPr="002A069A" w:rsidRDefault="002A069A" w:rsidP="002A069A">
      <w:pPr>
        <w:spacing w:before="0" w:after="0" w:line="240" w:lineRule="auto"/>
        <w:rPr>
          <w:ins w:id="646" w:author="Pedro Oliveira" w:date="2019-10-24T00:08:00Z"/>
          <w:rStyle w:val="SubtleEmphasis"/>
          <w:rPrChange w:id="647" w:author="Pedro Oliveira" w:date="2019-10-24T00:08:00Z">
            <w:rPr>
              <w:ins w:id="648" w:author="Pedro Oliveira" w:date="2019-10-24T00:08:00Z"/>
              <w:rFonts w:ascii="Times New Roman" w:eastAsia="Times New Roman" w:hAnsi="Times New Roman" w:cs="Times New Roman"/>
              <w:szCs w:val="24"/>
            </w:rPr>
          </w:rPrChange>
        </w:rPr>
      </w:pPr>
      <w:proofErr w:type="spellStart"/>
      <w:ins w:id="649" w:author="Pedro Oliveira" w:date="2019-10-24T00:08:00Z">
        <w:r w:rsidRPr="002A069A">
          <w:rPr>
            <w:rStyle w:val="SubtleEmphasis"/>
            <w:rPrChange w:id="650" w:author="Pedro Oliveira" w:date="2019-10-24T00:08:00Z">
              <w:rPr>
                <w:rFonts w:ascii="Times New Roman" w:eastAsia="Times New Roman" w:hAnsi="Times New Roman" w:cs="Times New Roman"/>
                <w:color w:val="000000"/>
                <w:sz w:val="20"/>
                <w:szCs w:val="20"/>
              </w:rPr>
            </w:rPrChange>
          </w:rPr>
          <w:t>data_iter</w:t>
        </w:r>
        <w:proofErr w:type="spellEnd"/>
        <w:r w:rsidRPr="002A069A">
          <w:rPr>
            <w:rStyle w:val="SubtleEmphasis"/>
            <w:rPrChange w:id="651" w:author="Pedro Oliveira" w:date="2019-10-24T00:08:00Z">
              <w:rPr>
                <w:rFonts w:ascii="Times New Roman" w:eastAsia="Times New Roman" w:hAnsi="Times New Roman" w:cs="Times New Roman"/>
                <w:color w:val="000000"/>
                <w:sz w:val="20"/>
                <w:szCs w:val="20"/>
              </w:rPr>
            </w:rPrChange>
          </w:rPr>
          <w:t>  = 1;</w:t>
        </w:r>
      </w:ins>
    </w:p>
    <w:p w14:paraId="7D038CC4" w14:textId="77777777" w:rsidR="002A069A" w:rsidRPr="002A069A" w:rsidRDefault="002A069A" w:rsidP="002A069A">
      <w:pPr>
        <w:spacing w:before="0" w:after="0" w:line="240" w:lineRule="auto"/>
        <w:rPr>
          <w:ins w:id="652" w:author="Pedro Oliveira" w:date="2019-10-24T00:08:00Z"/>
          <w:rStyle w:val="SubtleEmphasis"/>
          <w:rPrChange w:id="653" w:author="Pedro Oliveira" w:date="2019-10-24T00:08:00Z">
            <w:rPr>
              <w:ins w:id="654" w:author="Pedro Oliveira" w:date="2019-10-24T00:08:00Z"/>
              <w:rFonts w:ascii="Times New Roman" w:eastAsia="Times New Roman" w:hAnsi="Times New Roman" w:cs="Times New Roman"/>
              <w:szCs w:val="24"/>
            </w:rPr>
          </w:rPrChange>
        </w:rPr>
      </w:pPr>
      <w:proofErr w:type="spellStart"/>
      <w:ins w:id="655" w:author="Pedro Oliveira" w:date="2019-10-24T00:08:00Z">
        <w:r w:rsidRPr="002A069A">
          <w:rPr>
            <w:rStyle w:val="SubtleEmphasis"/>
            <w:rPrChange w:id="656" w:author="Pedro Oliveira" w:date="2019-10-24T00:08:00Z">
              <w:rPr>
                <w:rFonts w:ascii="Times New Roman" w:eastAsia="Times New Roman" w:hAnsi="Times New Roman" w:cs="Times New Roman"/>
                <w:color w:val="000000"/>
                <w:sz w:val="20"/>
                <w:szCs w:val="20"/>
              </w:rPr>
            </w:rPrChange>
          </w:rPr>
          <w:t>trigg_iter</w:t>
        </w:r>
        <w:proofErr w:type="spellEnd"/>
        <w:r w:rsidRPr="002A069A">
          <w:rPr>
            <w:rStyle w:val="SubtleEmphasis"/>
            <w:rPrChange w:id="657" w:author="Pedro Oliveira" w:date="2019-10-24T00:08:00Z">
              <w:rPr>
                <w:rFonts w:ascii="Times New Roman" w:eastAsia="Times New Roman" w:hAnsi="Times New Roman" w:cs="Times New Roman"/>
                <w:color w:val="000000"/>
                <w:sz w:val="20"/>
                <w:szCs w:val="20"/>
              </w:rPr>
            </w:rPrChange>
          </w:rPr>
          <w:t xml:space="preserve"> = 0;</w:t>
        </w:r>
      </w:ins>
    </w:p>
    <w:p w14:paraId="0C3C24DB" w14:textId="77777777" w:rsidR="002A069A" w:rsidRPr="002A069A" w:rsidRDefault="002A069A" w:rsidP="002A069A">
      <w:pPr>
        <w:spacing w:before="0" w:after="0" w:line="240" w:lineRule="auto"/>
        <w:rPr>
          <w:ins w:id="658" w:author="Pedro Oliveira" w:date="2019-10-24T00:08:00Z"/>
          <w:rStyle w:val="SubtleEmphasis"/>
          <w:rPrChange w:id="659" w:author="Pedro Oliveira" w:date="2019-10-24T00:08:00Z">
            <w:rPr>
              <w:ins w:id="660" w:author="Pedro Oliveira" w:date="2019-10-24T00:08:00Z"/>
              <w:rFonts w:ascii="Times New Roman" w:eastAsia="Times New Roman" w:hAnsi="Times New Roman" w:cs="Times New Roman"/>
              <w:szCs w:val="24"/>
            </w:rPr>
          </w:rPrChange>
        </w:rPr>
      </w:pPr>
      <w:proofErr w:type="spellStart"/>
      <w:ins w:id="661" w:author="Pedro Oliveira" w:date="2019-10-24T00:08:00Z">
        <w:r w:rsidRPr="002A069A">
          <w:rPr>
            <w:rStyle w:val="SubtleEmphasis"/>
            <w:rPrChange w:id="662" w:author="Pedro Oliveira" w:date="2019-10-24T00:08:00Z">
              <w:rPr>
                <w:rFonts w:ascii="Times New Roman" w:eastAsia="Times New Roman" w:hAnsi="Times New Roman" w:cs="Times New Roman"/>
                <w:color w:val="000000"/>
                <w:sz w:val="20"/>
                <w:szCs w:val="20"/>
              </w:rPr>
            </w:rPrChange>
          </w:rPr>
          <w:t>set_iter</w:t>
        </w:r>
        <w:proofErr w:type="spellEnd"/>
        <w:r w:rsidRPr="002A069A">
          <w:rPr>
            <w:rStyle w:val="SubtleEmphasis"/>
            <w:rPrChange w:id="663" w:author="Pedro Oliveira" w:date="2019-10-24T00:08:00Z">
              <w:rPr>
                <w:rFonts w:ascii="Times New Roman" w:eastAsia="Times New Roman" w:hAnsi="Times New Roman" w:cs="Times New Roman"/>
                <w:color w:val="000000"/>
                <w:sz w:val="20"/>
                <w:szCs w:val="20"/>
              </w:rPr>
            </w:rPrChange>
          </w:rPr>
          <w:t xml:space="preserve">   = 0;</w:t>
        </w:r>
      </w:ins>
    </w:p>
    <w:p w14:paraId="7A5E9D87" w14:textId="77777777" w:rsidR="002A069A" w:rsidRPr="002A069A" w:rsidRDefault="002A069A" w:rsidP="002A069A">
      <w:pPr>
        <w:spacing w:before="0" w:after="0" w:line="240" w:lineRule="auto"/>
        <w:rPr>
          <w:ins w:id="664" w:author="Pedro Oliveira" w:date="2019-10-24T00:08:00Z"/>
          <w:rStyle w:val="SubtleEmphasis"/>
          <w:rPrChange w:id="665" w:author="Pedro Oliveira" w:date="2019-10-24T00:08:00Z">
            <w:rPr>
              <w:ins w:id="666" w:author="Pedro Oliveira" w:date="2019-10-24T00:08:00Z"/>
              <w:rFonts w:ascii="Times New Roman" w:eastAsia="Times New Roman" w:hAnsi="Times New Roman" w:cs="Times New Roman"/>
              <w:szCs w:val="24"/>
            </w:rPr>
          </w:rPrChange>
        </w:rPr>
      </w:pPr>
      <w:proofErr w:type="spellStart"/>
      <w:ins w:id="667" w:author="Pedro Oliveira" w:date="2019-10-24T00:08:00Z">
        <w:r w:rsidRPr="002A069A">
          <w:rPr>
            <w:rStyle w:val="SubtleEmphasis"/>
            <w:rPrChange w:id="668" w:author="Pedro Oliveira" w:date="2019-10-24T00:08:00Z">
              <w:rPr>
                <w:rFonts w:ascii="Times New Roman" w:eastAsia="Times New Roman" w:hAnsi="Times New Roman" w:cs="Times New Roman"/>
                <w:color w:val="000000"/>
                <w:sz w:val="20"/>
                <w:szCs w:val="20"/>
              </w:rPr>
            </w:rPrChange>
          </w:rPr>
          <w:t>error_data</w:t>
        </w:r>
        <w:proofErr w:type="spellEnd"/>
        <w:r w:rsidRPr="002A069A">
          <w:rPr>
            <w:rStyle w:val="SubtleEmphasis"/>
            <w:rPrChange w:id="669" w:author="Pedro Oliveira" w:date="2019-10-24T00:08:00Z">
              <w:rPr>
                <w:rFonts w:ascii="Times New Roman" w:eastAsia="Times New Roman" w:hAnsi="Times New Roman" w:cs="Times New Roman"/>
                <w:color w:val="000000"/>
                <w:sz w:val="20"/>
                <w:szCs w:val="20"/>
              </w:rPr>
            </w:rPrChange>
          </w:rPr>
          <w:t xml:space="preserve"> = 0;</w:t>
        </w:r>
      </w:ins>
    </w:p>
    <w:p w14:paraId="1ACE382F" w14:textId="77777777" w:rsidR="002A069A" w:rsidRPr="002A069A" w:rsidRDefault="002A069A" w:rsidP="002A069A">
      <w:pPr>
        <w:spacing w:before="0" w:after="0" w:line="240" w:lineRule="auto"/>
        <w:jc w:val="left"/>
        <w:rPr>
          <w:ins w:id="670" w:author="Pedro Oliveira" w:date="2019-10-24T00:08:00Z"/>
          <w:rStyle w:val="SubtleEmphasis"/>
          <w:rPrChange w:id="671" w:author="Pedro Oliveira" w:date="2019-10-24T00:08:00Z">
            <w:rPr>
              <w:ins w:id="672" w:author="Pedro Oliveira" w:date="2019-10-24T00:08:00Z"/>
              <w:rFonts w:ascii="Times New Roman" w:eastAsia="Times New Roman" w:hAnsi="Times New Roman" w:cs="Times New Roman"/>
              <w:szCs w:val="24"/>
            </w:rPr>
          </w:rPrChange>
        </w:rPr>
      </w:pPr>
    </w:p>
    <w:p w14:paraId="744E2B87" w14:textId="77777777" w:rsidR="002A069A" w:rsidRPr="002A069A" w:rsidRDefault="002A069A" w:rsidP="002A069A">
      <w:pPr>
        <w:spacing w:before="0" w:after="0" w:line="240" w:lineRule="auto"/>
        <w:rPr>
          <w:ins w:id="673" w:author="Pedro Oliveira" w:date="2019-10-24T00:08:00Z"/>
          <w:rStyle w:val="SubtleEmphasis"/>
          <w:rPrChange w:id="674" w:author="Pedro Oliveira" w:date="2019-10-24T00:08:00Z">
            <w:rPr>
              <w:ins w:id="675" w:author="Pedro Oliveira" w:date="2019-10-24T00:08:00Z"/>
              <w:rFonts w:ascii="Times New Roman" w:eastAsia="Times New Roman" w:hAnsi="Times New Roman" w:cs="Times New Roman"/>
              <w:szCs w:val="24"/>
            </w:rPr>
          </w:rPrChange>
        </w:rPr>
      </w:pPr>
      <w:proofErr w:type="spellStart"/>
      <w:ins w:id="676" w:author="Pedro Oliveira" w:date="2019-10-24T00:08:00Z">
        <w:r w:rsidRPr="002A069A">
          <w:rPr>
            <w:rStyle w:val="SubtleEmphasis"/>
            <w:rPrChange w:id="677" w:author="Pedro Oliveira" w:date="2019-10-24T00:08:00Z">
              <w:rPr>
                <w:rFonts w:ascii="Times New Roman" w:eastAsia="Times New Roman" w:hAnsi="Times New Roman" w:cs="Times New Roman"/>
                <w:color w:val="000000"/>
                <w:sz w:val="20"/>
                <w:szCs w:val="20"/>
              </w:rPr>
            </w:rPrChange>
          </w:rPr>
          <w:t>data_parser</w:t>
        </w:r>
        <w:proofErr w:type="spellEnd"/>
        <w:r w:rsidRPr="002A069A">
          <w:rPr>
            <w:rStyle w:val="SubtleEmphasis"/>
            <w:rPrChange w:id="678" w:author="Pedro Oliveira" w:date="2019-10-24T00:08:00Z">
              <w:rPr>
                <w:rFonts w:ascii="Times New Roman" w:eastAsia="Times New Roman" w:hAnsi="Times New Roman" w:cs="Times New Roman"/>
                <w:color w:val="000000"/>
                <w:sz w:val="20"/>
                <w:szCs w:val="20"/>
              </w:rPr>
            </w:rPrChange>
          </w:rPr>
          <w:t xml:space="preserve"> = zeros(1,8);</w:t>
        </w:r>
      </w:ins>
    </w:p>
    <w:p w14:paraId="75E8CCAE" w14:textId="77777777" w:rsidR="002A069A" w:rsidRPr="002A069A" w:rsidRDefault="002A069A" w:rsidP="002A069A">
      <w:pPr>
        <w:spacing w:before="0" w:after="0" w:line="240" w:lineRule="auto"/>
        <w:jc w:val="left"/>
        <w:rPr>
          <w:ins w:id="679" w:author="Pedro Oliveira" w:date="2019-10-24T00:08:00Z"/>
          <w:rStyle w:val="SubtleEmphasis"/>
          <w:rPrChange w:id="680" w:author="Pedro Oliveira" w:date="2019-10-24T00:08:00Z">
            <w:rPr>
              <w:ins w:id="681" w:author="Pedro Oliveira" w:date="2019-10-24T00:08:00Z"/>
              <w:rFonts w:ascii="Times New Roman" w:eastAsia="Times New Roman" w:hAnsi="Times New Roman" w:cs="Times New Roman"/>
              <w:szCs w:val="24"/>
            </w:rPr>
          </w:rPrChange>
        </w:rPr>
      </w:pPr>
    </w:p>
    <w:p w14:paraId="7F012C1D" w14:textId="77777777" w:rsidR="002A069A" w:rsidRPr="002A069A" w:rsidRDefault="002A069A" w:rsidP="002A069A">
      <w:pPr>
        <w:spacing w:before="0" w:after="0" w:line="240" w:lineRule="auto"/>
        <w:rPr>
          <w:ins w:id="682" w:author="Pedro Oliveira" w:date="2019-10-24T00:08:00Z"/>
          <w:rStyle w:val="SubtleEmphasis"/>
          <w:rPrChange w:id="683" w:author="Pedro Oliveira" w:date="2019-10-24T00:08:00Z">
            <w:rPr>
              <w:ins w:id="684" w:author="Pedro Oliveira" w:date="2019-10-24T00:08:00Z"/>
              <w:rFonts w:ascii="Times New Roman" w:eastAsia="Times New Roman" w:hAnsi="Times New Roman" w:cs="Times New Roman"/>
              <w:szCs w:val="24"/>
            </w:rPr>
          </w:rPrChange>
        </w:rPr>
      </w:pPr>
      <w:ins w:id="685" w:author="Pedro Oliveira" w:date="2019-10-24T00:08:00Z">
        <w:r w:rsidRPr="002A069A">
          <w:rPr>
            <w:rStyle w:val="SubtleEmphasis"/>
            <w:rPrChange w:id="686" w:author="Pedro Oliveira" w:date="2019-10-24T00:08:00Z">
              <w:rPr>
                <w:rFonts w:ascii="Times New Roman" w:eastAsia="Times New Roman" w:hAnsi="Times New Roman" w:cs="Times New Roman"/>
                <w:color w:val="000000"/>
                <w:sz w:val="20"/>
                <w:szCs w:val="20"/>
              </w:rPr>
            </w:rPrChange>
          </w:rPr>
          <w:t>data = zeros(1, MAX);</w:t>
        </w:r>
      </w:ins>
    </w:p>
    <w:p w14:paraId="6B064CF1" w14:textId="77777777" w:rsidR="002A069A" w:rsidRPr="002A069A" w:rsidRDefault="002A069A" w:rsidP="002A069A">
      <w:pPr>
        <w:spacing w:before="0" w:after="0" w:line="240" w:lineRule="auto"/>
        <w:rPr>
          <w:ins w:id="687" w:author="Pedro Oliveira" w:date="2019-10-24T00:08:00Z"/>
          <w:rStyle w:val="SubtleEmphasis"/>
          <w:rPrChange w:id="688" w:author="Pedro Oliveira" w:date="2019-10-24T00:08:00Z">
            <w:rPr>
              <w:ins w:id="689" w:author="Pedro Oliveira" w:date="2019-10-24T00:08:00Z"/>
              <w:rFonts w:ascii="Times New Roman" w:eastAsia="Times New Roman" w:hAnsi="Times New Roman" w:cs="Times New Roman"/>
              <w:szCs w:val="24"/>
            </w:rPr>
          </w:rPrChange>
        </w:rPr>
      </w:pPr>
      <w:proofErr w:type="spellStart"/>
      <w:ins w:id="690" w:author="Pedro Oliveira" w:date="2019-10-24T00:08:00Z">
        <w:r w:rsidRPr="002A069A">
          <w:rPr>
            <w:rStyle w:val="SubtleEmphasis"/>
            <w:rPrChange w:id="691"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692" w:author="Pedro Oliveira" w:date="2019-10-24T00:08:00Z">
              <w:rPr>
                <w:rFonts w:ascii="Times New Roman" w:eastAsia="Times New Roman" w:hAnsi="Times New Roman" w:cs="Times New Roman"/>
                <w:color w:val="000000"/>
                <w:sz w:val="20"/>
                <w:szCs w:val="20"/>
              </w:rPr>
            </w:rPrChange>
          </w:rPr>
          <w:t xml:space="preserve"> = zeros(samples, 8);</w:t>
        </w:r>
      </w:ins>
    </w:p>
    <w:p w14:paraId="6BC2B5DB" w14:textId="77777777" w:rsidR="002A069A" w:rsidRPr="002A069A" w:rsidRDefault="002A069A" w:rsidP="002A069A">
      <w:pPr>
        <w:spacing w:before="0" w:after="0" w:line="240" w:lineRule="auto"/>
        <w:jc w:val="left"/>
        <w:rPr>
          <w:ins w:id="693" w:author="Pedro Oliveira" w:date="2019-10-24T00:08:00Z"/>
          <w:rStyle w:val="SubtleEmphasis"/>
          <w:rPrChange w:id="694" w:author="Pedro Oliveira" w:date="2019-10-24T00:08:00Z">
            <w:rPr>
              <w:ins w:id="695" w:author="Pedro Oliveira" w:date="2019-10-24T00:08:00Z"/>
              <w:rFonts w:ascii="Times New Roman" w:eastAsia="Times New Roman" w:hAnsi="Times New Roman" w:cs="Times New Roman"/>
              <w:szCs w:val="24"/>
            </w:rPr>
          </w:rPrChange>
        </w:rPr>
      </w:pPr>
    </w:p>
    <w:p w14:paraId="27C77996" w14:textId="77777777" w:rsidR="002A069A" w:rsidRPr="002A069A" w:rsidRDefault="002A069A" w:rsidP="002A069A">
      <w:pPr>
        <w:spacing w:before="0" w:after="0" w:line="240" w:lineRule="auto"/>
        <w:rPr>
          <w:ins w:id="696" w:author="Pedro Oliveira" w:date="2019-10-24T00:08:00Z"/>
          <w:rStyle w:val="SubtleEmphasis"/>
          <w:rPrChange w:id="697" w:author="Pedro Oliveira" w:date="2019-10-24T00:08:00Z">
            <w:rPr>
              <w:ins w:id="698" w:author="Pedro Oliveira" w:date="2019-10-24T00:08:00Z"/>
              <w:rFonts w:ascii="Times New Roman" w:eastAsia="Times New Roman" w:hAnsi="Times New Roman" w:cs="Times New Roman"/>
              <w:szCs w:val="24"/>
            </w:rPr>
          </w:rPrChange>
        </w:rPr>
      </w:pPr>
      <w:ins w:id="699" w:author="Pedro Oliveira" w:date="2019-10-24T00:08:00Z">
        <w:r w:rsidRPr="002A069A">
          <w:rPr>
            <w:rStyle w:val="SubtleEmphasis"/>
            <w:rPrChange w:id="700" w:author="Pedro Oliveira" w:date="2019-10-24T00:08:00Z">
              <w:rPr>
                <w:rFonts w:ascii="Times New Roman" w:eastAsia="Times New Roman" w:hAnsi="Times New Roman" w:cs="Times New Roman"/>
                <w:color w:val="000000"/>
                <w:sz w:val="20"/>
                <w:szCs w:val="20"/>
              </w:rPr>
            </w:rPrChange>
          </w:rPr>
          <w:t xml:space="preserve">% Para </w:t>
        </w:r>
        <w:proofErr w:type="spellStart"/>
        <w:r w:rsidRPr="002A069A">
          <w:rPr>
            <w:rStyle w:val="SubtleEmphasis"/>
            <w:rPrChange w:id="701" w:author="Pedro Oliveira" w:date="2019-10-24T00:08:00Z">
              <w:rPr>
                <w:rFonts w:ascii="Times New Roman" w:eastAsia="Times New Roman" w:hAnsi="Times New Roman" w:cs="Times New Roman"/>
                <w:color w:val="000000"/>
                <w:sz w:val="20"/>
                <w:szCs w:val="20"/>
              </w:rPr>
            </w:rPrChange>
          </w:rPr>
          <w:t>nosso</w:t>
        </w:r>
        <w:proofErr w:type="spellEnd"/>
        <w:r w:rsidRPr="002A069A">
          <w:rPr>
            <w:rStyle w:val="SubtleEmphasis"/>
            <w:rPrChange w:id="702" w:author="Pedro Oliveira" w:date="2019-10-24T00:08:00Z">
              <w:rPr>
                <w:rFonts w:ascii="Times New Roman" w:eastAsia="Times New Roman" w:hAnsi="Times New Roman" w:cs="Times New Roman"/>
                <w:color w:val="000000"/>
                <w:sz w:val="20"/>
                <w:szCs w:val="20"/>
              </w:rPr>
            </w:rPrChange>
          </w:rPr>
          <w:t xml:space="preserve"> setup </w:t>
        </w:r>
        <w:proofErr w:type="spellStart"/>
        <w:r w:rsidRPr="002A069A">
          <w:rPr>
            <w:rStyle w:val="SubtleEmphasis"/>
            <w:rPrChange w:id="703" w:author="Pedro Oliveira" w:date="2019-10-24T00:08:00Z">
              <w:rPr>
                <w:rFonts w:ascii="Times New Roman" w:eastAsia="Times New Roman" w:hAnsi="Times New Roman" w:cs="Times New Roman"/>
                <w:color w:val="000000"/>
                <w:sz w:val="20"/>
                <w:szCs w:val="20"/>
              </w:rPr>
            </w:rPrChange>
          </w:rPr>
          <w:t>atual</w:t>
        </w:r>
        <w:proofErr w:type="spellEnd"/>
        <w:r w:rsidRPr="002A069A">
          <w:rPr>
            <w:rStyle w:val="SubtleEmphasis"/>
            <w:rPrChange w:id="70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705" w:author="Pedro Oliveira" w:date="2019-10-24T00:08:00Z">
              <w:rPr>
                <w:rFonts w:ascii="Times New Roman" w:eastAsia="Times New Roman" w:hAnsi="Times New Roman" w:cs="Times New Roman"/>
                <w:color w:val="000000"/>
                <w:sz w:val="20"/>
                <w:szCs w:val="20"/>
              </w:rPr>
            </w:rPrChange>
          </w:rPr>
          <w:t>estamos</w:t>
        </w:r>
        <w:proofErr w:type="spellEnd"/>
        <w:r w:rsidRPr="002A069A">
          <w:rPr>
            <w:rStyle w:val="SubtleEmphasis"/>
            <w:rPrChange w:id="70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707" w:author="Pedro Oliveira" w:date="2019-10-24T00:08:00Z">
              <w:rPr>
                <w:rFonts w:ascii="Times New Roman" w:eastAsia="Times New Roman" w:hAnsi="Times New Roman" w:cs="Times New Roman"/>
                <w:color w:val="000000"/>
                <w:sz w:val="20"/>
                <w:szCs w:val="20"/>
              </w:rPr>
            </w:rPrChange>
          </w:rPr>
          <w:t>desconsiderando</w:t>
        </w:r>
        <w:proofErr w:type="spellEnd"/>
        <w:r w:rsidRPr="002A069A">
          <w:rPr>
            <w:rStyle w:val="SubtleEmphasis"/>
            <w:rPrChange w:id="708" w:author="Pedro Oliveira" w:date="2019-10-24T00:08:00Z">
              <w:rPr>
                <w:rFonts w:ascii="Times New Roman" w:eastAsia="Times New Roman" w:hAnsi="Times New Roman" w:cs="Times New Roman"/>
                <w:color w:val="000000"/>
                <w:sz w:val="20"/>
                <w:szCs w:val="20"/>
              </w:rPr>
            </w:rPrChange>
          </w:rPr>
          <w:t xml:space="preserve"> o canal A pois </w:t>
        </w:r>
        <w:proofErr w:type="spellStart"/>
        <w:r w:rsidRPr="002A069A">
          <w:rPr>
            <w:rStyle w:val="SubtleEmphasis"/>
            <w:rPrChange w:id="709" w:author="Pedro Oliveira" w:date="2019-10-24T00:08:00Z">
              <w:rPr>
                <w:rFonts w:ascii="Times New Roman" w:eastAsia="Times New Roman" w:hAnsi="Times New Roman" w:cs="Times New Roman"/>
                <w:color w:val="000000"/>
                <w:sz w:val="20"/>
                <w:szCs w:val="20"/>
              </w:rPr>
            </w:rPrChange>
          </w:rPr>
          <w:t>só</w:t>
        </w:r>
        <w:proofErr w:type="spellEnd"/>
      </w:ins>
    </w:p>
    <w:p w14:paraId="2A90400B" w14:textId="77777777" w:rsidR="002A069A" w:rsidRPr="002A069A" w:rsidRDefault="002A069A" w:rsidP="002A069A">
      <w:pPr>
        <w:spacing w:before="0" w:after="0" w:line="240" w:lineRule="auto"/>
        <w:rPr>
          <w:ins w:id="710" w:author="Pedro Oliveira" w:date="2019-10-24T00:08:00Z"/>
          <w:rStyle w:val="SubtleEmphasis"/>
          <w:rPrChange w:id="711" w:author="Pedro Oliveira" w:date="2019-10-24T00:08:00Z">
            <w:rPr>
              <w:ins w:id="712" w:author="Pedro Oliveira" w:date="2019-10-24T00:08:00Z"/>
              <w:rFonts w:ascii="Times New Roman" w:eastAsia="Times New Roman" w:hAnsi="Times New Roman" w:cs="Times New Roman"/>
              <w:szCs w:val="24"/>
            </w:rPr>
          </w:rPrChange>
        </w:rPr>
      </w:pPr>
      <w:ins w:id="713" w:author="Pedro Oliveira" w:date="2019-10-24T00:08:00Z">
        <w:r w:rsidRPr="002A069A">
          <w:rPr>
            <w:rStyle w:val="SubtleEmphasis"/>
            <w:rPrChange w:id="71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715" w:author="Pedro Oliveira" w:date="2019-10-24T00:08:00Z">
              <w:rPr>
                <w:rFonts w:ascii="Times New Roman" w:eastAsia="Times New Roman" w:hAnsi="Times New Roman" w:cs="Times New Roman"/>
                <w:color w:val="000000"/>
                <w:sz w:val="20"/>
                <w:szCs w:val="20"/>
              </w:rPr>
            </w:rPrChange>
          </w:rPr>
          <w:t>lida-mos</w:t>
        </w:r>
        <w:proofErr w:type="spellEnd"/>
        <w:r w:rsidRPr="002A069A">
          <w:rPr>
            <w:rStyle w:val="SubtleEmphasis"/>
            <w:rPrChange w:id="716" w:author="Pedro Oliveira" w:date="2019-10-24T00:08:00Z">
              <w:rPr>
                <w:rFonts w:ascii="Times New Roman" w:eastAsia="Times New Roman" w:hAnsi="Times New Roman" w:cs="Times New Roman"/>
                <w:color w:val="000000"/>
                <w:sz w:val="20"/>
                <w:szCs w:val="20"/>
              </w:rPr>
            </w:rPrChange>
          </w:rPr>
          <w:t xml:space="preserve"> com 7 </w:t>
        </w:r>
        <w:proofErr w:type="spellStart"/>
        <w:r w:rsidRPr="002A069A">
          <w:rPr>
            <w:rStyle w:val="SubtleEmphasis"/>
            <w:rPrChange w:id="717" w:author="Pedro Oliveira" w:date="2019-10-24T00:08:00Z">
              <w:rPr>
                <w:rFonts w:ascii="Times New Roman" w:eastAsia="Times New Roman" w:hAnsi="Times New Roman" w:cs="Times New Roman"/>
                <w:color w:val="000000"/>
                <w:sz w:val="20"/>
                <w:szCs w:val="20"/>
              </w:rPr>
            </w:rPrChange>
          </w:rPr>
          <w:t>tubos</w:t>
        </w:r>
        <w:proofErr w:type="spellEnd"/>
        <w:r w:rsidRPr="002A069A">
          <w:rPr>
            <w:rStyle w:val="SubtleEmphasis"/>
            <w:rPrChange w:id="718"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719" w:author="Pedro Oliveira" w:date="2019-10-24T00:08:00Z">
              <w:rPr>
                <w:rFonts w:ascii="Times New Roman" w:eastAsia="Times New Roman" w:hAnsi="Times New Roman" w:cs="Times New Roman"/>
                <w:color w:val="000000"/>
                <w:sz w:val="20"/>
                <w:szCs w:val="20"/>
              </w:rPr>
            </w:rPrChange>
          </w:rPr>
          <w:t>independentes</w:t>
        </w:r>
        <w:proofErr w:type="spellEnd"/>
      </w:ins>
    </w:p>
    <w:p w14:paraId="7AF5A395" w14:textId="77777777" w:rsidR="002A069A" w:rsidRPr="002A069A" w:rsidRDefault="002A069A" w:rsidP="002A069A">
      <w:pPr>
        <w:spacing w:before="0" w:after="0" w:line="240" w:lineRule="auto"/>
        <w:jc w:val="left"/>
        <w:rPr>
          <w:ins w:id="720" w:author="Pedro Oliveira" w:date="2019-10-24T00:08:00Z"/>
          <w:rStyle w:val="SubtleEmphasis"/>
          <w:rPrChange w:id="721" w:author="Pedro Oliveira" w:date="2019-10-24T00:08:00Z">
            <w:rPr>
              <w:ins w:id="722" w:author="Pedro Oliveira" w:date="2019-10-24T00:08:00Z"/>
              <w:rFonts w:ascii="Times New Roman" w:eastAsia="Times New Roman" w:hAnsi="Times New Roman" w:cs="Times New Roman"/>
              <w:szCs w:val="24"/>
            </w:rPr>
          </w:rPrChange>
        </w:rPr>
      </w:pPr>
    </w:p>
    <w:p w14:paraId="3C91972C" w14:textId="77777777" w:rsidR="002A069A" w:rsidRPr="002A069A" w:rsidRDefault="002A069A" w:rsidP="002A069A">
      <w:pPr>
        <w:spacing w:before="0" w:after="0" w:line="240" w:lineRule="auto"/>
        <w:rPr>
          <w:ins w:id="723" w:author="Pedro Oliveira" w:date="2019-10-24T00:08:00Z"/>
          <w:rStyle w:val="SubtleEmphasis"/>
          <w:rPrChange w:id="724" w:author="Pedro Oliveira" w:date="2019-10-24T00:08:00Z">
            <w:rPr>
              <w:ins w:id="725" w:author="Pedro Oliveira" w:date="2019-10-24T00:08:00Z"/>
              <w:rFonts w:ascii="Times New Roman" w:eastAsia="Times New Roman" w:hAnsi="Times New Roman" w:cs="Times New Roman"/>
              <w:szCs w:val="24"/>
            </w:rPr>
          </w:rPrChange>
        </w:rPr>
      </w:pPr>
      <w:ins w:id="726" w:author="Pedro Oliveira" w:date="2019-10-24T00:08:00Z">
        <w:r w:rsidRPr="002A069A">
          <w:rPr>
            <w:rStyle w:val="SubtleEmphasis"/>
            <w:rPrChange w:id="727" w:author="Pedro Oliveira" w:date="2019-10-24T00:08:00Z">
              <w:rPr>
                <w:rFonts w:ascii="Times New Roman" w:eastAsia="Times New Roman" w:hAnsi="Times New Roman" w:cs="Times New Roman"/>
                <w:color w:val="000000"/>
                <w:sz w:val="20"/>
                <w:szCs w:val="20"/>
              </w:rPr>
            </w:rPrChange>
          </w:rPr>
          <w:lastRenderedPageBreak/>
          <w:t>B = nan(1,loops);</w:t>
        </w:r>
      </w:ins>
    </w:p>
    <w:p w14:paraId="38613931" w14:textId="77777777" w:rsidR="002A069A" w:rsidRPr="002A069A" w:rsidRDefault="002A069A" w:rsidP="002A069A">
      <w:pPr>
        <w:spacing w:before="0" w:after="0" w:line="240" w:lineRule="auto"/>
        <w:rPr>
          <w:ins w:id="728" w:author="Pedro Oliveira" w:date="2019-10-24T00:08:00Z"/>
          <w:rStyle w:val="SubtleEmphasis"/>
          <w:rPrChange w:id="729" w:author="Pedro Oliveira" w:date="2019-10-24T00:08:00Z">
            <w:rPr>
              <w:ins w:id="730" w:author="Pedro Oliveira" w:date="2019-10-24T00:08:00Z"/>
              <w:rFonts w:ascii="Times New Roman" w:eastAsia="Times New Roman" w:hAnsi="Times New Roman" w:cs="Times New Roman"/>
              <w:szCs w:val="24"/>
            </w:rPr>
          </w:rPrChange>
        </w:rPr>
      </w:pPr>
      <w:ins w:id="731" w:author="Pedro Oliveira" w:date="2019-10-24T00:08:00Z">
        <w:r w:rsidRPr="002A069A">
          <w:rPr>
            <w:rStyle w:val="SubtleEmphasis"/>
            <w:rPrChange w:id="732" w:author="Pedro Oliveira" w:date="2019-10-24T00:08:00Z">
              <w:rPr>
                <w:rFonts w:ascii="Times New Roman" w:eastAsia="Times New Roman" w:hAnsi="Times New Roman" w:cs="Times New Roman"/>
                <w:color w:val="000000"/>
                <w:sz w:val="20"/>
                <w:szCs w:val="20"/>
              </w:rPr>
            </w:rPrChange>
          </w:rPr>
          <w:t>C = nan(1,loops);</w:t>
        </w:r>
      </w:ins>
    </w:p>
    <w:p w14:paraId="04DBEE36" w14:textId="77777777" w:rsidR="002A069A" w:rsidRPr="002A069A" w:rsidRDefault="002A069A" w:rsidP="002A069A">
      <w:pPr>
        <w:spacing w:before="0" w:after="0" w:line="240" w:lineRule="auto"/>
        <w:rPr>
          <w:ins w:id="733" w:author="Pedro Oliveira" w:date="2019-10-24T00:08:00Z"/>
          <w:rStyle w:val="SubtleEmphasis"/>
          <w:rPrChange w:id="734" w:author="Pedro Oliveira" w:date="2019-10-24T00:08:00Z">
            <w:rPr>
              <w:ins w:id="735" w:author="Pedro Oliveira" w:date="2019-10-24T00:08:00Z"/>
              <w:rFonts w:ascii="Times New Roman" w:eastAsia="Times New Roman" w:hAnsi="Times New Roman" w:cs="Times New Roman"/>
              <w:szCs w:val="24"/>
            </w:rPr>
          </w:rPrChange>
        </w:rPr>
      </w:pPr>
      <w:ins w:id="736" w:author="Pedro Oliveira" w:date="2019-10-24T00:08:00Z">
        <w:r w:rsidRPr="002A069A">
          <w:rPr>
            <w:rStyle w:val="SubtleEmphasis"/>
            <w:rPrChange w:id="737" w:author="Pedro Oliveira" w:date="2019-10-24T00:08:00Z">
              <w:rPr>
                <w:rFonts w:ascii="Times New Roman" w:eastAsia="Times New Roman" w:hAnsi="Times New Roman" w:cs="Times New Roman"/>
                <w:color w:val="000000"/>
                <w:sz w:val="20"/>
                <w:szCs w:val="20"/>
              </w:rPr>
            </w:rPrChange>
          </w:rPr>
          <w:t>D = nan(1,loops);</w:t>
        </w:r>
      </w:ins>
    </w:p>
    <w:p w14:paraId="044E4631" w14:textId="77777777" w:rsidR="002A069A" w:rsidRPr="002A069A" w:rsidRDefault="002A069A" w:rsidP="002A069A">
      <w:pPr>
        <w:spacing w:before="0" w:after="0" w:line="240" w:lineRule="auto"/>
        <w:rPr>
          <w:ins w:id="738" w:author="Pedro Oliveira" w:date="2019-10-24T00:08:00Z"/>
          <w:rStyle w:val="SubtleEmphasis"/>
          <w:rPrChange w:id="739" w:author="Pedro Oliveira" w:date="2019-10-24T00:08:00Z">
            <w:rPr>
              <w:ins w:id="740" w:author="Pedro Oliveira" w:date="2019-10-24T00:08:00Z"/>
              <w:rFonts w:ascii="Times New Roman" w:eastAsia="Times New Roman" w:hAnsi="Times New Roman" w:cs="Times New Roman"/>
              <w:szCs w:val="24"/>
            </w:rPr>
          </w:rPrChange>
        </w:rPr>
      </w:pPr>
      <w:ins w:id="741" w:author="Pedro Oliveira" w:date="2019-10-24T00:08:00Z">
        <w:r w:rsidRPr="002A069A">
          <w:rPr>
            <w:rStyle w:val="SubtleEmphasis"/>
            <w:rPrChange w:id="742" w:author="Pedro Oliveira" w:date="2019-10-24T00:08:00Z">
              <w:rPr>
                <w:rFonts w:ascii="Times New Roman" w:eastAsia="Times New Roman" w:hAnsi="Times New Roman" w:cs="Times New Roman"/>
                <w:color w:val="000000"/>
                <w:sz w:val="20"/>
                <w:szCs w:val="20"/>
              </w:rPr>
            </w:rPrChange>
          </w:rPr>
          <w:t>E = nan(1,loops);</w:t>
        </w:r>
      </w:ins>
    </w:p>
    <w:p w14:paraId="49E77E99" w14:textId="77777777" w:rsidR="002A069A" w:rsidRPr="002A069A" w:rsidRDefault="002A069A" w:rsidP="002A069A">
      <w:pPr>
        <w:spacing w:before="0" w:after="0" w:line="240" w:lineRule="auto"/>
        <w:rPr>
          <w:ins w:id="743" w:author="Pedro Oliveira" w:date="2019-10-24T00:08:00Z"/>
          <w:rStyle w:val="SubtleEmphasis"/>
          <w:rPrChange w:id="744" w:author="Pedro Oliveira" w:date="2019-10-24T00:08:00Z">
            <w:rPr>
              <w:ins w:id="745" w:author="Pedro Oliveira" w:date="2019-10-24T00:08:00Z"/>
              <w:rFonts w:ascii="Times New Roman" w:eastAsia="Times New Roman" w:hAnsi="Times New Roman" w:cs="Times New Roman"/>
              <w:szCs w:val="24"/>
            </w:rPr>
          </w:rPrChange>
        </w:rPr>
      </w:pPr>
      <w:ins w:id="746" w:author="Pedro Oliveira" w:date="2019-10-24T00:08:00Z">
        <w:r w:rsidRPr="002A069A">
          <w:rPr>
            <w:rStyle w:val="SubtleEmphasis"/>
            <w:rPrChange w:id="747" w:author="Pedro Oliveira" w:date="2019-10-24T00:08:00Z">
              <w:rPr>
                <w:rFonts w:ascii="Times New Roman" w:eastAsia="Times New Roman" w:hAnsi="Times New Roman" w:cs="Times New Roman"/>
                <w:color w:val="000000"/>
                <w:sz w:val="20"/>
                <w:szCs w:val="20"/>
              </w:rPr>
            </w:rPrChange>
          </w:rPr>
          <w:t>F = nan(1,loops);</w:t>
        </w:r>
      </w:ins>
    </w:p>
    <w:p w14:paraId="50F08148" w14:textId="77777777" w:rsidR="002A069A" w:rsidRPr="002A069A" w:rsidRDefault="002A069A" w:rsidP="002A069A">
      <w:pPr>
        <w:spacing w:before="0" w:after="0" w:line="240" w:lineRule="auto"/>
        <w:rPr>
          <w:ins w:id="748" w:author="Pedro Oliveira" w:date="2019-10-24T00:08:00Z"/>
          <w:rStyle w:val="SubtleEmphasis"/>
          <w:rPrChange w:id="749" w:author="Pedro Oliveira" w:date="2019-10-24T00:08:00Z">
            <w:rPr>
              <w:ins w:id="750" w:author="Pedro Oliveira" w:date="2019-10-24T00:08:00Z"/>
              <w:rFonts w:ascii="Times New Roman" w:eastAsia="Times New Roman" w:hAnsi="Times New Roman" w:cs="Times New Roman"/>
              <w:szCs w:val="24"/>
            </w:rPr>
          </w:rPrChange>
        </w:rPr>
      </w:pPr>
      <w:ins w:id="751" w:author="Pedro Oliveira" w:date="2019-10-24T00:08:00Z">
        <w:r w:rsidRPr="002A069A">
          <w:rPr>
            <w:rStyle w:val="SubtleEmphasis"/>
            <w:rPrChange w:id="752" w:author="Pedro Oliveira" w:date="2019-10-24T00:08:00Z">
              <w:rPr>
                <w:rFonts w:ascii="Times New Roman" w:eastAsia="Times New Roman" w:hAnsi="Times New Roman" w:cs="Times New Roman"/>
                <w:color w:val="000000"/>
                <w:sz w:val="20"/>
                <w:szCs w:val="20"/>
              </w:rPr>
            </w:rPrChange>
          </w:rPr>
          <w:t>G = nan(1,loops);</w:t>
        </w:r>
      </w:ins>
    </w:p>
    <w:p w14:paraId="359C8EDC" w14:textId="77777777" w:rsidR="002A069A" w:rsidRPr="002A069A" w:rsidRDefault="002A069A" w:rsidP="002A069A">
      <w:pPr>
        <w:spacing w:before="0" w:after="0" w:line="240" w:lineRule="auto"/>
        <w:rPr>
          <w:ins w:id="753" w:author="Pedro Oliveira" w:date="2019-10-24T00:08:00Z"/>
          <w:rStyle w:val="SubtleEmphasis"/>
          <w:rPrChange w:id="754" w:author="Pedro Oliveira" w:date="2019-10-24T00:08:00Z">
            <w:rPr>
              <w:ins w:id="755" w:author="Pedro Oliveira" w:date="2019-10-24T00:08:00Z"/>
              <w:rFonts w:ascii="Times New Roman" w:eastAsia="Times New Roman" w:hAnsi="Times New Roman" w:cs="Times New Roman"/>
              <w:szCs w:val="24"/>
            </w:rPr>
          </w:rPrChange>
        </w:rPr>
      </w:pPr>
      <w:ins w:id="756" w:author="Pedro Oliveira" w:date="2019-10-24T00:08:00Z">
        <w:r w:rsidRPr="002A069A">
          <w:rPr>
            <w:rStyle w:val="SubtleEmphasis"/>
            <w:rPrChange w:id="757" w:author="Pedro Oliveira" w:date="2019-10-24T00:08:00Z">
              <w:rPr>
                <w:rFonts w:ascii="Times New Roman" w:eastAsia="Times New Roman" w:hAnsi="Times New Roman" w:cs="Times New Roman"/>
                <w:color w:val="000000"/>
                <w:sz w:val="20"/>
                <w:szCs w:val="20"/>
              </w:rPr>
            </w:rPrChange>
          </w:rPr>
          <w:t>H = nan(1,loops);</w:t>
        </w:r>
      </w:ins>
    </w:p>
    <w:p w14:paraId="52215062" w14:textId="77777777" w:rsidR="002A069A" w:rsidRPr="002A069A" w:rsidRDefault="002A069A" w:rsidP="002A069A">
      <w:pPr>
        <w:spacing w:before="0" w:after="0" w:line="240" w:lineRule="auto"/>
        <w:jc w:val="left"/>
        <w:rPr>
          <w:ins w:id="758" w:author="Pedro Oliveira" w:date="2019-10-24T00:08:00Z"/>
          <w:rStyle w:val="SubtleEmphasis"/>
          <w:rPrChange w:id="759" w:author="Pedro Oliveira" w:date="2019-10-24T00:08:00Z">
            <w:rPr>
              <w:ins w:id="760" w:author="Pedro Oliveira" w:date="2019-10-24T00:08:00Z"/>
              <w:rFonts w:ascii="Times New Roman" w:eastAsia="Times New Roman" w:hAnsi="Times New Roman" w:cs="Times New Roman"/>
              <w:szCs w:val="24"/>
            </w:rPr>
          </w:rPrChange>
        </w:rPr>
      </w:pPr>
    </w:p>
    <w:p w14:paraId="63159DDC" w14:textId="77777777" w:rsidR="002A069A" w:rsidRPr="002A069A" w:rsidRDefault="002A069A" w:rsidP="002A069A">
      <w:pPr>
        <w:spacing w:before="0" w:after="0" w:line="240" w:lineRule="auto"/>
        <w:rPr>
          <w:ins w:id="761" w:author="Pedro Oliveira" w:date="2019-10-24T00:08:00Z"/>
          <w:rStyle w:val="SubtleEmphasis"/>
          <w:rPrChange w:id="762" w:author="Pedro Oliveira" w:date="2019-10-24T00:08:00Z">
            <w:rPr>
              <w:ins w:id="763" w:author="Pedro Oliveira" w:date="2019-10-24T00:08:00Z"/>
              <w:rFonts w:ascii="Times New Roman" w:eastAsia="Times New Roman" w:hAnsi="Times New Roman" w:cs="Times New Roman"/>
              <w:szCs w:val="24"/>
            </w:rPr>
          </w:rPrChange>
        </w:rPr>
      </w:pPr>
      <w:ins w:id="764" w:author="Pedro Oliveira" w:date="2019-10-24T00:08:00Z">
        <w:r w:rsidRPr="002A069A">
          <w:rPr>
            <w:rStyle w:val="SubtleEmphasis"/>
            <w:rPrChange w:id="765" w:author="Pedro Oliveira" w:date="2019-10-24T00:08:00Z">
              <w:rPr>
                <w:rFonts w:ascii="Times New Roman" w:eastAsia="Times New Roman" w:hAnsi="Times New Roman" w:cs="Times New Roman"/>
                <w:color w:val="000000"/>
                <w:sz w:val="20"/>
                <w:szCs w:val="20"/>
              </w:rPr>
            </w:rPrChange>
          </w:rPr>
          <w:t>%% Obtain date and time and modify the file name</w:t>
        </w:r>
      </w:ins>
    </w:p>
    <w:p w14:paraId="4F55EE17" w14:textId="77777777" w:rsidR="002A069A" w:rsidRPr="002A069A" w:rsidRDefault="002A069A" w:rsidP="002A069A">
      <w:pPr>
        <w:spacing w:before="0" w:after="0" w:line="240" w:lineRule="auto"/>
        <w:rPr>
          <w:ins w:id="766" w:author="Pedro Oliveira" w:date="2019-10-24T00:08:00Z"/>
          <w:rStyle w:val="SubtleEmphasis"/>
          <w:rPrChange w:id="767" w:author="Pedro Oliveira" w:date="2019-10-24T00:08:00Z">
            <w:rPr>
              <w:ins w:id="768" w:author="Pedro Oliveira" w:date="2019-10-24T00:08:00Z"/>
              <w:rFonts w:ascii="Times New Roman" w:eastAsia="Times New Roman" w:hAnsi="Times New Roman" w:cs="Times New Roman"/>
              <w:szCs w:val="24"/>
            </w:rPr>
          </w:rPrChange>
        </w:rPr>
      </w:pPr>
      <w:proofErr w:type="spellStart"/>
      <w:ins w:id="769" w:author="Pedro Oliveira" w:date="2019-10-24T00:08:00Z">
        <w:r w:rsidRPr="002A069A">
          <w:rPr>
            <w:rStyle w:val="SubtleEmphasis"/>
            <w:rPrChange w:id="770" w:author="Pedro Oliveira" w:date="2019-10-24T00:08:00Z">
              <w:rPr>
                <w:rFonts w:ascii="Times New Roman" w:eastAsia="Times New Roman" w:hAnsi="Times New Roman" w:cs="Times New Roman"/>
                <w:color w:val="000000"/>
                <w:sz w:val="20"/>
                <w:szCs w:val="20"/>
              </w:rPr>
            </w:rPrChange>
          </w:rPr>
          <w:t>matlab_time</w:t>
        </w:r>
        <w:proofErr w:type="spellEnd"/>
        <w:r w:rsidRPr="002A069A">
          <w:rPr>
            <w:rStyle w:val="SubtleEmphasis"/>
            <w:rPrChange w:id="771" w:author="Pedro Oliveira" w:date="2019-10-24T00:08:00Z">
              <w:rPr>
                <w:rFonts w:ascii="Times New Roman" w:eastAsia="Times New Roman" w:hAnsi="Times New Roman" w:cs="Times New Roman"/>
                <w:color w:val="000000"/>
                <w:sz w:val="20"/>
                <w:szCs w:val="20"/>
              </w:rPr>
            </w:rPrChange>
          </w:rPr>
          <w:t xml:space="preserve"> = now;</w:t>
        </w:r>
      </w:ins>
    </w:p>
    <w:p w14:paraId="3B64ADB9" w14:textId="77777777" w:rsidR="002A069A" w:rsidRPr="002A069A" w:rsidRDefault="002A069A" w:rsidP="002A069A">
      <w:pPr>
        <w:spacing w:before="0" w:after="0" w:line="240" w:lineRule="auto"/>
        <w:rPr>
          <w:ins w:id="772" w:author="Pedro Oliveira" w:date="2019-10-24T00:08:00Z"/>
          <w:rStyle w:val="SubtleEmphasis"/>
          <w:rPrChange w:id="773" w:author="Pedro Oliveira" w:date="2019-10-24T00:08:00Z">
            <w:rPr>
              <w:ins w:id="774" w:author="Pedro Oliveira" w:date="2019-10-24T00:08:00Z"/>
              <w:rFonts w:ascii="Times New Roman" w:eastAsia="Times New Roman" w:hAnsi="Times New Roman" w:cs="Times New Roman"/>
              <w:szCs w:val="24"/>
            </w:rPr>
          </w:rPrChange>
        </w:rPr>
      </w:pPr>
      <w:ins w:id="775" w:author="Pedro Oliveira" w:date="2019-10-24T00:08:00Z">
        <w:r w:rsidRPr="002A069A">
          <w:rPr>
            <w:rStyle w:val="SubtleEmphasis"/>
            <w:rPrChange w:id="776" w:author="Pedro Oliveira" w:date="2019-10-24T00:08:00Z">
              <w:rPr>
                <w:rFonts w:ascii="Times New Roman" w:eastAsia="Times New Roman" w:hAnsi="Times New Roman" w:cs="Times New Roman"/>
                <w:color w:val="000000"/>
                <w:sz w:val="20"/>
                <w:szCs w:val="20"/>
              </w:rPr>
            </w:rPrChange>
          </w:rPr>
          <w:t xml:space="preserve">datetime = </w:t>
        </w:r>
        <w:proofErr w:type="spellStart"/>
        <w:r w:rsidRPr="002A069A">
          <w:rPr>
            <w:rStyle w:val="SubtleEmphasis"/>
            <w:rPrChange w:id="777" w:author="Pedro Oliveira" w:date="2019-10-24T00:08:00Z">
              <w:rPr>
                <w:rFonts w:ascii="Times New Roman" w:eastAsia="Times New Roman" w:hAnsi="Times New Roman" w:cs="Times New Roman"/>
                <w:color w:val="000000"/>
                <w:sz w:val="20"/>
                <w:szCs w:val="20"/>
              </w:rPr>
            </w:rPrChange>
          </w:rPr>
          <w:t>datestr</w:t>
        </w:r>
        <w:proofErr w:type="spellEnd"/>
        <w:r w:rsidRPr="002A069A">
          <w:rPr>
            <w:rStyle w:val="SubtleEmphasis"/>
            <w:rPrChange w:id="778"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779" w:author="Pedro Oliveira" w:date="2019-10-24T00:08:00Z">
              <w:rPr>
                <w:rFonts w:ascii="Times New Roman" w:eastAsia="Times New Roman" w:hAnsi="Times New Roman" w:cs="Times New Roman"/>
                <w:color w:val="000000"/>
                <w:sz w:val="20"/>
                <w:szCs w:val="20"/>
              </w:rPr>
            </w:rPrChange>
          </w:rPr>
          <w:t>matlab_time</w:t>
        </w:r>
        <w:proofErr w:type="spellEnd"/>
        <w:r w:rsidRPr="002A069A">
          <w:rPr>
            <w:rStyle w:val="SubtleEmphasis"/>
            <w:rPrChange w:id="780"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781" w:author="Pedro Oliveira" w:date="2019-10-24T00:08:00Z">
              <w:rPr>
                <w:rFonts w:ascii="Times New Roman" w:eastAsia="Times New Roman" w:hAnsi="Times New Roman" w:cs="Times New Roman"/>
                <w:color w:val="000000"/>
                <w:sz w:val="20"/>
                <w:szCs w:val="20"/>
              </w:rPr>
            </w:rPrChange>
          </w:rPr>
          <w:t>yyyymmddHHMMSS</w:t>
        </w:r>
        <w:proofErr w:type="spellEnd"/>
        <w:r w:rsidRPr="002A069A">
          <w:rPr>
            <w:rStyle w:val="SubtleEmphasis"/>
            <w:rPrChange w:id="782" w:author="Pedro Oliveira" w:date="2019-10-24T00:08:00Z">
              <w:rPr>
                <w:rFonts w:ascii="Times New Roman" w:eastAsia="Times New Roman" w:hAnsi="Times New Roman" w:cs="Times New Roman"/>
                <w:color w:val="000000"/>
                <w:sz w:val="20"/>
                <w:szCs w:val="20"/>
              </w:rPr>
            </w:rPrChange>
          </w:rPr>
          <w:t>');</w:t>
        </w:r>
      </w:ins>
    </w:p>
    <w:p w14:paraId="20696A1A" w14:textId="77777777" w:rsidR="002A069A" w:rsidRPr="002A069A" w:rsidRDefault="002A069A" w:rsidP="002A069A">
      <w:pPr>
        <w:spacing w:before="0" w:after="0" w:line="240" w:lineRule="auto"/>
        <w:jc w:val="left"/>
        <w:rPr>
          <w:ins w:id="783" w:author="Pedro Oliveira" w:date="2019-10-24T00:08:00Z"/>
          <w:rStyle w:val="SubtleEmphasis"/>
          <w:rPrChange w:id="784" w:author="Pedro Oliveira" w:date="2019-10-24T00:08:00Z">
            <w:rPr>
              <w:ins w:id="785" w:author="Pedro Oliveira" w:date="2019-10-24T00:08:00Z"/>
              <w:rFonts w:ascii="Times New Roman" w:eastAsia="Times New Roman" w:hAnsi="Times New Roman" w:cs="Times New Roman"/>
              <w:szCs w:val="24"/>
            </w:rPr>
          </w:rPrChange>
        </w:rPr>
      </w:pPr>
    </w:p>
    <w:p w14:paraId="07181D66" w14:textId="77777777" w:rsidR="002A069A" w:rsidRPr="002A069A" w:rsidRDefault="002A069A" w:rsidP="002A069A">
      <w:pPr>
        <w:spacing w:before="0" w:after="0" w:line="240" w:lineRule="auto"/>
        <w:rPr>
          <w:ins w:id="786" w:author="Pedro Oliveira" w:date="2019-10-24T00:08:00Z"/>
          <w:rStyle w:val="SubtleEmphasis"/>
          <w:rPrChange w:id="787" w:author="Pedro Oliveira" w:date="2019-10-24T00:08:00Z">
            <w:rPr>
              <w:ins w:id="788" w:author="Pedro Oliveira" w:date="2019-10-24T00:08:00Z"/>
              <w:rFonts w:ascii="Times New Roman" w:eastAsia="Times New Roman" w:hAnsi="Times New Roman" w:cs="Times New Roman"/>
              <w:szCs w:val="24"/>
            </w:rPr>
          </w:rPrChange>
        </w:rPr>
      </w:pPr>
      <w:ins w:id="789" w:author="Pedro Oliveira" w:date="2019-10-24T00:08:00Z">
        <w:r w:rsidRPr="002A069A">
          <w:rPr>
            <w:rStyle w:val="SubtleEmphasis"/>
            <w:rPrChange w:id="790" w:author="Pedro Oliveira" w:date="2019-10-24T00:08:00Z">
              <w:rPr>
                <w:rFonts w:ascii="Times New Roman" w:eastAsia="Times New Roman" w:hAnsi="Times New Roman" w:cs="Times New Roman"/>
                <w:color w:val="000000"/>
                <w:sz w:val="20"/>
                <w:szCs w:val="20"/>
              </w:rPr>
            </w:rPrChange>
          </w:rPr>
          <w:t>if CHANGE_FILENAME==1</w:t>
        </w:r>
      </w:ins>
    </w:p>
    <w:p w14:paraId="432C7D23" w14:textId="77777777" w:rsidR="002A069A" w:rsidRPr="002A069A" w:rsidRDefault="002A069A" w:rsidP="002A069A">
      <w:pPr>
        <w:spacing w:before="0" w:after="0" w:line="240" w:lineRule="auto"/>
        <w:rPr>
          <w:ins w:id="791" w:author="Pedro Oliveira" w:date="2019-10-24T00:08:00Z"/>
          <w:rStyle w:val="SubtleEmphasis"/>
          <w:rPrChange w:id="792" w:author="Pedro Oliveira" w:date="2019-10-24T00:08:00Z">
            <w:rPr>
              <w:ins w:id="793" w:author="Pedro Oliveira" w:date="2019-10-24T00:08:00Z"/>
              <w:rFonts w:ascii="Times New Roman" w:eastAsia="Times New Roman" w:hAnsi="Times New Roman" w:cs="Times New Roman"/>
              <w:szCs w:val="24"/>
            </w:rPr>
          </w:rPrChange>
        </w:rPr>
      </w:pPr>
      <w:ins w:id="794" w:author="Pedro Oliveira" w:date="2019-10-24T00:08:00Z">
        <w:r w:rsidRPr="002A069A">
          <w:rPr>
            <w:rStyle w:val="SubtleEmphasis"/>
            <w:rPrChange w:id="795" w:author="Pedro Oliveira" w:date="2019-10-24T00:08:00Z">
              <w:rPr>
                <w:rFonts w:ascii="Times New Roman" w:eastAsia="Times New Roman" w:hAnsi="Times New Roman" w:cs="Times New Roman"/>
                <w:color w:val="000000"/>
                <w:sz w:val="20"/>
                <w:szCs w:val="20"/>
              </w:rPr>
            </w:rPrChange>
          </w:rPr>
          <w:t xml:space="preserve">    file = </w:t>
        </w:r>
        <w:proofErr w:type="spellStart"/>
        <w:r w:rsidRPr="002A069A">
          <w:rPr>
            <w:rStyle w:val="SubtleEmphasis"/>
            <w:rPrChange w:id="796" w:author="Pedro Oliveira" w:date="2019-10-24T00:08:00Z">
              <w:rPr>
                <w:rFonts w:ascii="Times New Roman" w:eastAsia="Times New Roman" w:hAnsi="Times New Roman" w:cs="Times New Roman"/>
                <w:color w:val="000000"/>
                <w:sz w:val="20"/>
                <w:szCs w:val="20"/>
              </w:rPr>
            </w:rPrChange>
          </w:rPr>
          <w:t>strcat</w:t>
        </w:r>
        <w:proofErr w:type="spellEnd"/>
        <w:r w:rsidRPr="002A069A">
          <w:rPr>
            <w:rStyle w:val="SubtleEmphasis"/>
            <w:rPrChange w:id="797" w:author="Pedro Oliveira" w:date="2019-10-24T00:08:00Z">
              <w:rPr>
                <w:rFonts w:ascii="Times New Roman" w:eastAsia="Times New Roman" w:hAnsi="Times New Roman" w:cs="Times New Roman"/>
                <w:color w:val="000000"/>
                <w:sz w:val="20"/>
                <w:szCs w:val="20"/>
              </w:rPr>
            </w:rPrChange>
          </w:rPr>
          <w:t>(file,'-',num2str(datetime));</w:t>
        </w:r>
      </w:ins>
    </w:p>
    <w:p w14:paraId="1CC99291" w14:textId="77777777" w:rsidR="002A069A" w:rsidRPr="002A069A" w:rsidRDefault="002A069A" w:rsidP="002A069A">
      <w:pPr>
        <w:spacing w:before="0" w:after="0" w:line="240" w:lineRule="auto"/>
        <w:rPr>
          <w:ins w:id="798" w:author="Pedro Oliveira" w:date="2019-10-24T00:08:00Z"/>
          <w:rStyle w:val="SubtleEmphasis"/>
          <w:rPrChange w:id="799" w:author="Pedro Oliveira" w:date="2019-10-24T00:08:00Z">
            <w:rPr>
              <w:ins w:id="800" w:author="Pedro Oliveira" w:date="2019-10-24T00:08:00Z"/>
              <w:rFonts w:ascii="Times New Roman" w:eastAsia="Times New Roman" w:hAnsi="Times New Roman" w:cs="Times New Roman"/>
              <w:szCs w:val="24"/>
            </w:rPr>
          </w:rPrChange>
        </w:rPr>
      </w:pPr>
      <w:ins w:id="801" w:author="Pedro Oliveira" w:date="2019-10-24T00:08:00Z">
        <w:r w:rsidRPr="002A069A">
          <w:rPr>
            <w:rStyle w:val="SubtleEmphasis"/>
            <w:rPrChange w:id="802" w:author="Pedro Oliveira" w:date="2019-10-24T00:08:00Z">
              <w:rPr>
                <w:rFonts w:ascii="Times New Roman" w:eastAsia="Times New Roman" w:hAnsi="Times New Roman" w:cs="Times New Roman"/>
                <w:color w:val="000000"/>
                <w:sz w:val="20"/>
                <w:szCs w:val="20"/>
              </w:rPr>
            </w:rPrChange>
          </w:rPr>
          <w:t>end</w:t>
        </w:r>
      </w:ins>
    </w:p>
    <w:p w14:paraId="7C0878E6" w14:textId="77777777" w:rsidR="002A069A" w:rsidRPr="002A069A" w:rsidRDefault="002A069A" w:rsidP="002A069A">
      <w:pPr>
        <w:spacing w:before="0" w:after="0" w:line="240" w:lineRule="auto"/>
        <w:jc w:val="left"/>
        <w:rPr>
          <w:ins w:id="803" w:author="Pedro Oliveira" w:date="2019-10-24T00:08:00Z"/>
          <w:rStyle w:val="SubtleEmphasis"/>
          <w:rPrChange w:id="804" w:author="Pedro Oliveira" w:date="2019-10-24T00:08:00Z">
            <w:rPr>
              <w:ins w:id="805" w:author="Pedro Oliveira" w:date="2019-10-24T00:08:00Z"/>
              <w:rFonts w:ascii="Times New Roman" w:eastAsia="Times New Roman" w:hAnsi="Times New Roman" w:cs="Times New Roman"/>
              <w:szCs w:val="24"/>
            </w:rPr>
          </w:rPrChange>
        </w:rPr>
      </w:pPr>
    </w:p>
    <w:p w14:paraId="6C13008B" w14:textId="77777777" w:rsidR="002A069A" w:rsidRPr="002A069A" w:rsidRDefault="002A069A" w:rsidP="002A069A">
      <w:pPr>
        <w:spacing w:before="0" w:after="0" w:line="240" w:lineRule="auto"/>
        <w:rPr>
          <w:ins w:id="806" w:author="Pedro Oliveira" w:date="2019-10-24T00:08:00Z"/>
          <w:rStyle w:val="SubtleEmphasis"/>
          <w:rPrChange w:id="807" w:author="Pedro Oliveira" w:date="2019-10-24T00:08:00Z">
            <w:rPr>
              <w:ins w:id="808" w:author="Pedro Oliveira" w:date="2019-10-24T00:08:00Z"/>
              <w:rFonts w:ascii="Times New Roman" w:eastAsia="Times New Roman" w:hAnsi="Times New Roman" w:cs="Times New Roman"/>
              <w:szCs w:val="24"/>
            </w:rPr>
          </w:rPrChange>
        </w:rPr>
      </w:pPr>
      <w:proofErr w:type="spellStart"/>
      <w:ins w:id="809" w:author="Pedro Oliveira" w:date="2019-10-24T00:08:00Z">
        <w:r w:rsidRPr="002A069A">
          <w:rPr>
            <w:rStyle w:val="SubtleEmphasis"/>
            <w:rPrChange w:id="810" w:author="Pedro Oliveira" w:date="2019-10-24T00:08:00Z">
              <w:rPr>
                <w:rFonts w:ascii="Times New Roman" w:eastAsia="Times New Roman" w:hAnsi="Times New Roman" w:cs="Times New Roman"/>
                <w:color w:val="000000"/>
                <w:sz w:val="20"/>
                <w:szCs w:val="20"/>
              </w:rPr>
            </w:rPrChange>
          </w:rPr>
          <w:t>txtfile</w:t>
        </w:r>
        <w:proofErr w:type="spellEnd"/>
        <w:r w:rsidRPr="002A069A">
          <w:rPr>
            <w:rStyle w:val="SubtleEmphasis"/>
            <w:rPrChange w:id="811"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812" w:author="Pedro Oliveira" w:date="2019-10-24T00:08:00Z">
              <w:rPr>
                <w:rFonts w:ascii="Times New Roman" w:eastAsia="Times New Roman" w:hAnsi="Times New Roman" w:cs="Times New Roman"/>
                <w:color w:val="000000"/>
                <w:sz w:val="20"/>
                <w:szCs w:val="20"/>
              </w:rPr>
            </w:rPrChange>
          </w:rPr>
          <w:t>strcat</w:t>
        </w:r>
        <w:proofErr w:type="spellEnd"/>
        <w:r w:rsidRPr="002A069A">
          <w:rPr>
            <w:rStyle w:val="SubtleEmphasis"/>
            <w:rPrChange w:id="813"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814" w:author="Pedro Oliveira" w:date="2019-10-24T00:08:00Z">
              <w:rPr>
                <w:rFonts w:ascii="Times New Roman" w:eastAsia="Times New Roman" w:hAnsi="Times New Roman" w:cs="Times New Roman"/>
                <w:color w:val="000000"/>
                <w:sz w:val="20"/>
                <w:szCs w:val="20"/>
              </w:rPr>
            </w:rPrChange>
          </w:rPr>
          <w:t>data_output</w:t>
        </w:r>
        <w:proofErr w:type="spellEnd"/>
        <w:r w:rsidRPr="002A069A">
          <w:rPr>
            <w:rStyle w:val="SubtleEmphasis"/>
            <w:rPrChange w:id="815" w:author="Pedro Oliveira" w:date="2019-10-24T00:08:00Z">
              <w:rPr>
                <w:rFonts w:ascii="Times New Roman" w:eastAsia="Times New Roman" w:hAnsi="Times New Roman" w:cs="Times New Roman"/>
                <w:color w:val="000000"/>
                <w:sz w:val="20"/>
                <w:szCs w:val="20"/>
              </w:rPr>
            </w:rPrChange>
          </w:rPr>
          <w:t>/',file,'.txt');</w:t>
        </w:r>
      </w:ins>
    </w:p>
    <w:p w14:paraId="3008D167" w14:textId="77777777" w:rsidR="002A069A" w:rsidRPr="002A069A" w:rsidRDefault="002A069A" w:rsidP="002A069A">
      <w:pPr>
        <w:spacing w:before="0" w:after="0" w:line="240" w:lineRule="auto"/>
        <w:rPr>
          <w:ins w:id="816" w:author="Pedro Oliveira" w:date="2019-10-24T00:08:00Z"/>
          <w:rStyle w:val="SubtleEmphasis"/>
          <w:rPrChange w:id="817" w:author="Pedro Oliveira" w:date="2019-10-24T00:08:00Z">
            <w:rPr>
              <w:ins w:id="818" w:author="Pedro Oliveira" w:date="2019-10-24T00:08:00Z"/>
              <w:rFonts w:ascii="Times New Roman" w:eastAsia="Times New Roman" w:hAnsi="Times New Roman" w:cs="Times New Roman"/>
              <w:szCs w:val="24"/>
            </w:rPr>
          </w:rPrChange>
        </w:rPr>
      </w:pPr>
      <w:ins w:id="819" w:author="Pedro Oliveira" w:date="2019-10-24T00:08:00Z">
        <w:r w:rsidRPr="002A069A">
          <w:rPr>
            <w:rStyle w:val="SubtleEmphasis"/>
            <w:rPrChange w:id="820" w:author="Pedro Oliveira" w:date="2019-10-24T00:08:00Z">
              <w:rPr>
                <w:rFonts w:ascii="Times New Roman" w:eastAsia="Times New Roman" w:hAnsi="Times New Roman" w:cs="Times New Roman"/>
                <w:color w:val="000000"/>
                <w:sz w:val="20"/>
                <w:szCs w:val="20"/>
              </w:rPr>
            </w:rPrChange>
          </w:rPr>
          <w:t>datafile=</w:t>
        </w:r>
        <w:proofErr w:type="spellStart"/>
        <w:r w:rsidRPr="002A069A">
          <w:rPr>
            <w:rStyle w:val="SubtleEmphasis"/>
            <w:rPrChange w:id="821" w:author="Pedro Oliveira" w:date="2019-10-24T00:08:00Z">
              <w:rPr>
                <w:rFonts w:ascii="Times New Roman" w:eastAsia="Times New Roman" w:hAnsi="Times New Roman" w:cs="Times New Roman"/>
                <w:color w:val="000000"/>
                <w:sz w:val="20"/>
                <w:szCs w:val="20"/>
              </w:rPr>
            </w:rPrChange>
          </w:rPr>
          <w:t>strcat</w:t>
        </w:r>
        <w:proofErr w:type="spellEnd"/>
        <w:r w:rsidRPr="002A069A">
          <w:rPr>
            <w:rStyle w:val="SubtleEmphasis"/>
            <w:rPrChange w:id="822"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823" w:author="Pedro Oliveira" w:date="2019-10-24T00:08:00Z">
              <w:rPr>
                <w:rFonts w:ascii="Times New Roman" w:eastAsia="Times New Roman" w:hAnsi="Times New Roman" w:cs="Times New Roman"/>
                <w:color w:val="000000"/>
                <w:sz w:val="20"/>
                <w:szCs w:val="20"/>
              </w:rPr>
            </w:rPrChange>
          </w:rPr>
          <w:t>data_output</w:t>
        </w:r>
        <w:proofErr w:type="spellEnd"/>
        <w:r w:rsidRPr="002A069A">
          <w:rPr>
            <w:rStyle w:val="SubtleEmphasis"/>
            <w:rPrChange w:id="824"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825" w:author="Pedro Oliveira" w:date="2019-10-24T00:08:00Z">
              <w:rPr>
                <w:rFonts w:ascii="Times New Roman" w:eastAsia="Times New Roman" w:hAnsi="Times New Roman" w:cs="Times New Roman"/>
                <w:color w:val="000000"/>
                <w:sz w:val="20"/>
                <w:szCs w:val="20"/>
              </w:rPr>
            </w:rPrChange>
          </w:rPr>
          <w:t>file,'.mat</w:t>
        </w:r>
        <w:proofErr w:type="spellEnd"/>
        <w:r w:rsidRPr="002A069A">
          <w:rPr>
            <w:rStyle w:val="SubtleEmphasis"/>
            <w:rPrChange w:id="826" w:author="Pedro Oliveira" w:date="2019-10-24T00:08:00Z">
              <w:rPr>
                <w:rFonts w:ascii="Times New Roman" w:eastAsia="Times New Roman" w:hAnsi="Times New Roman" w:cs="Times New Roman"/>
                <w:color w:val="000000"/>
                <w:sz w:val="20"/>
                <w:szCs w:val="20"/>
              </w:rPr>
            </w:rPrChange>
          </w:rPr>
          <w:t>');</w:t>
        </w:r>
      </w:ins>
    </w:p>
    <w:p w14:paraId="5D562E77" w14:textId="77777777" w:rsidR="002A069A" w:rsidRPr="002A069A" w:rsidRDefault="002A069A" w:rsidP="002A069A">
      <w:pPr>
        <w:spacing w:before="0" w:after="0" w:line="240" w:lineRule="auto"/>
        <w:jc w:val="left"/>
        <w:rPr>
          <w:ins w:id="827" w:author="Pedro Oliveira" w:date="2019-10-24T00:08:00Z"/>
          <w:rStyle w:val="SubtleEmphasis"/>
          <w:rPrChange w:id="828" w:author="Pedro Oliveira" w:date="2019-10-24T00:08:00Z">
            <w:rPr>
              <w:ins w:id="829" w:author="Pedro Oliveira" w:date="2019-10-24T00:08:00Z"/>
              <w:rFonts w:ascii="Times New Roman" w:eastAsia="Times New Roman" w:hAnsi="Times New Roman" w:cs="Times New Roman"/>
              <w:szCs w:val="24"/>
            </w:rPr>
          </w:rPrChange>
        </w:rPr>
      </w:pPr>
    </w:p>
    <w:p w14:paraId="4E416119" w14:textId="77777777" w:rsidR="002A069A" w:rsidRPr="002A069A" w:rsidRDefault="002A069A" w:rsidP="002A069A">
      <w:pPr>
        <w:spacing w:before="0" w:after="0" w:line="240" w:lineRule="auto"/>
        <w:rPr>
          <w:ins w:id="830" w:author="Pedro Oliveira" w:date="2019-10-24T00:08:00Z"/>
          <w:rStyle w:val="SubtleEmphasis"/>
          <w:rPrChange w:id="831" w:author="Pedro Oliveira" w:date="2019-10-24T00:08:00Z">
            <w:rPr>
              <w:ins w:id="832" w:author="Pedro Oliveira" w:date="2019-10-24T00:08:00Z"/>
              <w:rFonts w:ascii="Times New Roman" w:eastAsia="Times New Roman" w:hAnsi="Times New Roman" w:cs="Times New Roman"/>
              <w:szCs w:val="24"/>
            </w:rPr>
          </w:rPrChange>
        </w:rPr>
      </w:pPr>
      <w:ins w:id="833" w:author="Pedro Oliveira" w:date="2019-10-24T00:08:00Z">
        <w:r w:rsidRPr="002A069A">
          <w:rPr>
            <w:rStyle w:val="SubtleEmphasis"/>
            <w:rPrChange w:id="834" w:author="Pedro Oliveira" w:date="2019-10-24T00:08:00Z">
              <w:rPr>
                <w:rFonts w:ascii="Times New Roman" w:eastAsia="Times New Roman" w:hAnsi="Times New Roman" w:cs="Times New Roman"/>
                <w:color w:val="000000"/>
                <w:sz w:val="20"/>
                <w:szCs w:val="20"/>
              </w:rPr>
            </w:rPrChange>
          </w:rPr>
          <w:t>%%</w:t>
        </w:r>
      </w:ins>
    </w:p>
    <w:p w14:paraId="3D36DC11" w14:textId="77777777" w:rsidR="002A069A" w:rsidRPr="002A069A" w:rsidRDefault="002A069A" w:rsidP="002A069A">
      <w:pPr>
        <w:spacing w:before="0" w:after="0" w:line="240" w:lineRule="auto"/>
        <w:rPr>
          <w:ins w:id="835" w:author="Pedro Oliveira" w:date="2019-10-24T00:08:00Z"/>
          <w:rStyle w:val="SubtleEmphasis"/>
          <w:rPrChange w:id="836" w:author="Pedro Oliveira" w:date="2019-10-24T00:08:00Z">
            <w:rPr>
              <w:ins w:id="837" w:author="Pedro Oliveira" w:date="2019-10-24T00:08:00Z"/>
              <w:rFonts w:ascii="Times New Roman" w:eastAsia="Times New Roman" w:hAnsi="Times New Roman" w:cs="Times New Roman"/>
              <w:szCs w:val="24"/>
            </w:rPr>
          </w:rPrChange>
        </w:rPr>
      </w:pPr>
      <w:proofErr w:type="spellStart"/>
      <w:ins w:id="838" w:author="Pedro Oliveira" w:date="2019-10-24T00:08:00Z">
        <w:r w:rsidRPr="002A069A">
          <w:rPr>
            <w:rStyle w:val="SubtleEmphasis"/>
            <w:rPrChange w:id="839" w:author="Pedro Oliveira" w:date="2019-10-24T00:08:00Z">
              <w:rPr>
                <w:rFonts w:ascii="Times New Roman" w:eastAsia="Times New Roman" w:hAnsi="Times New Roman" w:cs="Times New Roman"/>
                <w:color w:val="000000"/>
                <w:sz w:val="20"/>
                <w:szCs w:val="20"/>
              </w:rPr>
            </w:rPrChange>
          </w:rPr>
          <w:t>FontSize</w:t>
        </w:r>
        <w:proofErr w:type="spellEnd"/>
        <w:r w:rsidRPr="002A069A">
          <w:rPr>
            <w:rStyle w:val="SubtleEmphasis"/>
            <w:rPrChange w:id="840" w:author="Pedro Oliveira" w:date="2019-10-24T00:08:00Z">
              <w:rPr>
                <w:rFonts w:ascii="Times New Roman" w:eastAsia="Times New Roman" w:hAnsi="Times New Roman" w:cs="Times New Roman"/>
                <w:color w:val="000000"/>
                <w:sz w:val="20"/>
                <w:szCs w:val="20"/>
              </w:rPr>
            </w:rPrChange>
          </w:rPr>
          <w:t xml:space="preserve"> = 10;</w:t>
        </w:r>
      </w:ins>
    </w:p>
    <w:p w14:paraId="7CA545CC" w14:textId="77777777" w:rsidR="002A069A" w:rsidRPr="002A069A" w:rsidRDefault="002A069A" w:rsidP="002A069A">
      <w:pPr>
        <w:spacing w:before="0" w:after="0" w:line="240" w:lineRule="auto"/>
        <w:rPr>
          <w:ins w:id="841" w:author="Pedro Oliveira" w:date="2019-10-24T00:08:00Z"/>
          <w:rStyle w:val="SubtleEmphasis"/>
          <w:rPrChange w:id="842" w:author="Pedro Oliveira" w:date="2019-10-24T00:08:00Z">
            <w:rPr>
              <w:ins w:id="843" w:author="Pedro Oliveira" w:date="2019-10-24T00:08:00Z"/>
              <w:rFonts w:ascii="Times New Roman" w:eastAsia="Times New Roman" w:hAnsi="Times New Roman" w:cs="Times New Roman"/>
              <w:szCs w:val="24"/>
            </w:rPr>
          </w:rPrChange>
        </w:rPr>
      </w:pPr>
      <w:proofErr w:type="spellStart"/>
      <w:ins w:id="844" w:author="Pedro Oliveira" w:date="2019-10-24T00:08:00Z">
        <w:r w:rsidRPr="002A069A">
          <w:rPr>
            <w:rStyle w:val="SubtleEmphasis"/>
            <w:rPrChange w:id="845" w:author="Pedro Oliveira" w:date="2019-10-24T00:08:00Z">
              <w:rPr>
                <w:rFonts w:ascii="Times New Roman" w:eastAsia="Times New Roman" w:hAnsi="Times New Roman" w:cs="Times New Roman"/>
                <w:color w:val="000000"/>
                <w:sz w:val="20"/>
                <w:szCs w:val="20"/>
              </w:rPr>
            </w:rPrChange>
          </w:rPr>
          <w:t>size_screen</w:t>
        </w:r>
        <w:proofErr w:type="spellEnd"/>
        <w:r w:rsidRPr="002A069A">
          <w:rPr>
            <w:rStyle w:val="SubtleEmphasis"/>
            <w:rPrChange w:id="846" w:author="Pedro Oliveira" w:date="2019-10-24T00:08:00Z">
              <w:rPr>
                <w:rFonts w:ascii="Times New Roman" w:eastAsia="Times New Roman" w:hAnsi="Times New Roman" w:cs="Times New Roman"/>
                <w:color w:val="000000"/>
                <w:sz w:val="20"/>
                <w:szCs w:val="20"/>
              </w:rPr>
            </w:rPrChange>
          </w:rPr>
          <w:t xml:space="preserve"> = get(0,'screensize');</w:t>
        </w:r>
      </w:ins>
    </w:p>
    <w:p w14:paraId="6B73AA34" w14:textId="77777777" w:rsidR="002A069A" w:rsidRPr="002A069A" w:rsidRDefault="002A069A" w:rsidP="002A069A">
      <w:pPr>
        <w:spacing w:before="0" w:after="0" w:line="240" w:lineRule="auto"/>
        <w:jc w:val="left"/>
        <w:rPr>
          <w:ins w:id="847" w:author="Pedro Oliveira" w:date="2019-10-24T00:08:00Z"/>
          <w:rStyle w:val="SubtleEmphasis"/>
          <w:rPrChange w:id="848" w:author="Pedro Oliveira" w:date="2019-10-24T00:08:00Z">
            <w:rPr>
              <w:ins w:id="849" w:author="Pedro Oliveira" w:date="2019-10-24T00:08:00Z"/>
              <w:rFonts w:ascii="Times New Roman" w:eastAsia="Times New Roman" w:hAnsi="Times New Roman" w:cs="Times New Roman"/>
              <w:szCs w:val="24"/>
            </w:rPr>
          </w:rPrChange>
        </w:rPr>
      </w:pPr>
    </w:p>
    <w:p w14:paraId="4F5579E9" w14:textId="77777777" w:rsidR="002A069A" w:rsidRPr="002A069A" w:rsidRDefault="002A069A" w:rsidP="002A069A">
      <w:pPr>
        <w:spacing w:before="0" w:after="0" w:line="240" w:lineRule="auto"/>
        <w:rPr>
          <w:ins w:id="850" w:author="Pedro Oliveira" w:date="2019-10-24T00:08:00Z"/>
          <w:rStyle w:val="SubtleEmphasis"/>
          <w:rPrChange w:id="851" w:author="Pedro Oliveira" w:date="2019-10-24T00:08:00Z">
            <w:rPr>
              <w:ins w:id="852" w:author="Pedro Oliveira" w:date="2019-10-24T00:08:00Z"/>
              <w:rFonts w:ascii="Times New Roman" w:eastAsia="Times New Roman" w:hAnsi="Times New Roman" w:cs="Times New Roman"/>
              <w:szCs w:val="24"/>
            </w:rPr>
          </w:rPrChange>
        </w:rPr>
      </w:pPr>
      <w:proofErr w:type="spellStart"/>
      <w:ins w:id="853" w:author="Pedro Oliveira" w:date="2019-10-24T00:08:00Z">
        <w:r w:rsidRPr="002A069A">
          <w:rPr>
            <w:rStyle w:val="SubtleEmphasis"/>
            <w:rPrChange w:id="854" w:author="Pedro Oliveira" w:date="2019-10-24T00:08:00Z">
              <w:rPr>
                <w:rFonts w:ascii="Times New Roman" w:eastAsia="Times New Roman" w:hAnsi="Times New Roman" w:cs="Times New Roman"/>
                <w:color w:val="000000"/>
                <w:sz w:val="20"/>
                <w:szCs w:val="20"/>
              </w:rPr>
            </w:rPrChange>
          </w:rPr>
          <w:t>time_start</w:t>
        </w:r>
        <w:proofErr w:type="spellEnd"/>
        <w:r w:rsidRPr="002A069A">
          <w:rPr>
            <w:rStyle w:val="SubtleEmphasis"/>
            <w:rPrChange w:id="855" w:author="Pedro Oliveira" w:date="2019-10-24T00:08:00Z">
              <w:rPr>
                <w:rFonts w:ascii="Times New Roman" w:eastAsia="Times New Roman" w:hAnsi="Times New Roman" w:cs="Times New Roman"/>
                <w:color w:val="000000"/>
                <w:sz w:val="20"/>
                <w:szCs w:val="20"/>
              </w:rPr>
            </w:rPrChange>
          </w:rPr>
          <w:t xml:space="preserve"> = now; % Hora do </w:t>
        </w:r>
        <w:proofErr w:type="spellStart"/>
        <w:r w:rsidRPr="002A069A">
          <w:rPr>
            <w:rStyle w:val="SubtleEmphasis"/>
            <w:rPrChange w:id="856" w:author="Pedro Oliveira" w:date="2019-10-24T00:08:00Z">
              <w:rPr>
                <w:rFonts w:ascii="Times New Roman" w:eastAsia="Times New Roman" w:hAnsi="Times New Roman" w:cs="Times New Roman"/>
                <w:color w:val="000000"/>
                <w:sz w:val="20"/>
                <w:szCs w:val="20"/>
              </w:rPr>
            </w:rPrChange>
          </w:rPr>
          <w:t>início</w:t>
        </w:r>
        <w:proofErr w:type="spellEnd"/>
      </w:ins>
    </w:p>
    <w:p w14:paraId="1D32C493" w14:textId="77777777" w:rsidR="002A069A" w:rsidRPr="002A069A" w:rsidRDefault="002A069A" w:rsidP="002A069A">
      <w:pPr>
        <w:spacing w:before="0" w:after="0" w:line="240" w:lineRule="auto"/>
        <w:rPr>
          <w:ins w:id="857" w:author="Pedro Oliveira" w:date="2019-10-24T00:08:00Z"/>
          <w:rStyle w:val="SubtleEmphasis"/>
          <w:rPrChange w:id="858" w:author="Pedro Oliveira" w:date="2019-10-24T00:08:00Z">
            <w:rPr>
              <w:ins w:id="859" w:author="Pedro Oliveira" w:date="2019-10-24T00:08:00Z"/>
              <w:rFonts w:ascii="Times New Roman" w:eastAsia="Times New Roman" w:hAnsi="Times New Roman" w:cs="Times New Roman"/>
              <w:szCs w:val="24"/>
            </w:rPr>
          </w:rPrChange>
        </w:rPr>
      </w:pPr>
      <w:proofErr w:type="spellStart"/>
      <w:ins w:id="860" w:author="Pedro Oliveira" w:date="2019-10-24T00:08:00Z">
        <w:r w:rsidRPr="002A069A">
          <w:rPr>
            <w:rStyle w:val="SubtleEmphasis"/>
            <w:rPrChange w:id="861" w:author="Pedro Oliveira" w:date="2019-10-24T00:08:00Z">
              <w:rPr>
                <w:rFonts w:ascii="Times New Roman" w:eastAsia="Times New Roman" w:hAnsi="Times New Roman" w:cs="Times New Roman"/>
                <w:color w:val="000000"/>
                <w:sz w:val="20"/>
                <w:szCs w:val="20"/>
              </w:rPr>
            </w:rPrChange>
          </w:rPr>
          <w:t>time_end</w:t>
        </w:r>
        <w:proofErr w:type="spellEnd"/>
        <w:r w:rsidRPr="002A069A">
          <w:rPr>
            <w:rStyle w:val="SubtleEmphasis"/>
            <w:rPrChange w:id="862"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863" w:author="Pedro Oliveira" w:date="2019-10-24T00:08:00Z">
              <w:rPr>
                <w:rFonts w:ascii="Times New Roman" w:eastAsia="Times New Roman" w:hAnsi="Times New Roman" w:cs="Times New Roman"/>
                <w:color w:val="000000"/>
                <w:sz w:val="20"/>
                <w:szCs w:val="20"/>
              </w:rPr>
            </w:rPrChange>
          </w:rPr>
          <w:t>time_start</w:t>
        </w:r>
        <w:proofErr w:type="spellEnd"/>
        <w:r w:rsidRPr="002A069A">
          <w:rPr>
            <w:rStyle w:val="SubtleEmphasis"/>
            <w:rPrChange w:id="864" w:author="Pedro Oliveira" w:date="2019-10-24T00:08:00Z">
              <w:rPr>
                <w:rFonts w:ascii="Times New Roman" w:eastAsia="Times New Roman" w:hAnsi="Times New Roman" w:cs="Times New Roman"/>
                <w:color w:val="000000"/>
                <w:sz w:val="20"/>
                <w:szCs w:val="20"/>
              </w:rPr>
            </w:rPrChange>
          </w:rPr>
          <w:t xml:space="preserve"> + (loops*time)/(60*60*24); % Tempo </w:t>
        </w:r>
        <w:proofErr w:type="spellStart"/>
        <w:r w:rsidRPr="002A069A">
          <w:rPr>
            <w:rStyle w:val="SubtleEmphasis"/>
            <w:rPrChange w:id="865" w:author="Pedro Oliveira" w:date="2019-10-24T00:08:00Z">
              <w:rPr>
                <w:rFonts w:ascii="Times New Roman" w:eastAsia="Times New Roman" w:hAnsi="Times New Roman" w:cs="Times New Roman"/>
                <w:color w:val="000000"/>
                <w:sz w:val="20"/>
                <w:szCs w:val="20"/>
              </w:rPr>
            </w:rPrChange>
          </w:rPr>
          <w:t>quando</w:t>
        </w:r>
        <w:proofErr w:type="spellEnd"/>
        <w:r w:rsidRPr="002A069A">
          <w:rPr>
            <w:rStyle w:val="SubtleEmphasis"/>
            <w:rPrChange w:id="86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867" w:author="Pedro Oliveira" w:date="2019-10-24T00:08:00Z">
              <w:rPr>
                <w:rFonts w:ascii="Times New Roman" w:eastAsia="Times New Roman" w:hAnsi="Times New Roman" w:cs="Times New Roman"/>
                <w:color w:val="000000"/>
                <w:sz w:val="20"/>
                <w:szCs w:val="20"/>
              </w:rPr>
            </w:rPrChange>
          </w:rPr>
          <w:t>finalmente</w:t>
        </w:r>
        <w:proofErr w:type="spellEnd"/>
        <w:r w:rsidRPr="002A069A">
          <w:rPr>
            <w:rStyle w:val="SubtleEmphasis"/>
            <w:rPrChange w:id="868" w:author="Pedro Oliveira" w:date="2019-10-24T00:08:00Z">
              <w:rPr>
                <w:rFonts w:ascii="Times New Roman" w:eastAsia="Times New Roman" w:hAnsi="Times New Roman" w:cs="Times New Roman"/>
                <w:color w:val="000000"/>
                <w:sz w:val="20"/>
                <w:szCs w:val="20"/>
              </w:rPr>
            </w:rPrChange>
          </w:rPr>
          <w:t xml:space="preserve"> é </w:t>
        </w:r>
        <w:proofErr w:type="spellStart"/>
        <w:r w:rsidRPr="002A069A">
          <w:rPr>
            <w:rStyle w:val="SubtleEmphasis"/>
            <w:rPrChange w:id="869" w:author="Pedro Oliveira" w:date="2019-10-24T00:08:00Z">
              <w:rPr>
                <w:rFonts w:ascii="Times New Roman" w:eastAsia="Times New Roman" w:hAnsi="Times New Roman" w:cs="Times New Roman"/>
                <w:color w:val="000000"/>
                <w:sz w:val="20"/>
                <w:szCs w:val="20"/>
              </w:rPr>
            </w:rPrChange>
          </w:rPr>
          <w:t>medido</w:t>
        </w:r>
        <w:proofErr w:type="spellEnd"/>
        <w:r w:rsidRPr="002A069A">
          <w:rPr>
            <w:rStyle w:val="SubtleEmphasis"/>
            <w:rPrChange w:id="870" w:author="Pedro Oliveira" w:date="2019-10-24T00:08:00Z">
              <w:rPr>
                <w:rFonts w:ascii="Times New Roman" w:eastAsia="Times New Roman" w:hAnsi="Times New Roman" w:cs="Times New Roman"/>
                <w:color w:val="000000"/>
                <w:sz w:val="20"/>
                <w:szCs w:val="20"/>
              </w:rPr>
            </w:rPrChange>
          </w:rPr>
          <w:t>;</w:t>
        </w:r>
      </w:ins>
    </w:p>
    <w:p w14:paraId="3FAC0894" w14:textId="77777777" w:rsidR="002A069A" w:rsidRPr="002A069A" w:rsidRDefault="002A069A" w:rsidP="002A069A">
      <w:pPr>
        <w:spacing w:before="0" w:after="0" w:line="240" w:lineRule="auto"/>
        <w:rPr>
          <w:ins w:id="871" w:author="Pedro Oliveira" w:date="2019-10-24T00:08:00Z"/>
          <w:rStyle w:val="SubtleEmphasis"/>
          <w:rPrChange w:id="872" w:author="Pedro Oliveira" w:date="2019-10-24T00:08:00Z">
            <w:rPr>
              <w:ins w:id="873" w:author="Pedro Oliveira" w:date="2019-10-24T00:08:00Z"/>
              <w:rFonts w:ascii="Times New Roman" w:eastAsia="Times New Roman" w:hAnsi="Times New Roman" w:cs="Times New Roman"/>
              <w:szCs w:val="24"/>
            </w:rPr>
          </w:rPrChange>
        </w:rPr>
      </w:pPr>
      <w:proofErr w:type="spellStart"/>
      <w:ins w:id="874" w:author="Pedro Oliveira" w:date="2019-10-24T00:08:00Z">
        <w:r w:rsidRPr="002A069A">
          <w:rPr>
            <w:rStyle w:val="SubtleEmphasis"/>
            <w:rPrChange w:id="875" w:author="Pedro Oliveira" w:date="2019-10-24T00:08:00Z">
              <w:rPr>
                <w:rFonts w:ascii="Times New Roman" w:eastAsia="Times New Roman" w:hAnsi="Times New Roman" w:cs="Times New Roman"/>
                <w:color w:val="000000"/>
                <w:sz w:val="20"/>
                <w:szCs w:val="20"/>
              </w:rPr>
            </w:rPrChange>
          </w:rPr>
          <w:t>time_me</w:t>
        </w:r>
        <w:proofErr w:type="spellEnd"/>
        <w:r w:rsidRPr="002A069A">
          <w:rPr>
            <w:rStyle w:val="SubtleEmphasis"/>
            <w:rPrChange w:id="876"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877" w:author="Pedro Oliveira" w:date="2019-10-24T00:08:00Z">
              <w:rPr>
                <w:rFonts w:ascii="Times New Roman" w:eastAsia="Times New Roman" w:hAnsi="Times New Roman" w:cs="Times New Roman"/>
                <w:color w:val="000000"/>
                <w:sz w:val="20"/>
                <w:szCs w:val="20"/>
              </w:rPr>
            </w:rPrChange>
          </w:rPr>
          <w:t>time_end</w:t>
        </w:r>
        <w:proofErr w:type="spellEnd"/>
        <w:r w:rsidRPr="002A069A">
          <w:rPr>
            <w:rStyle w:val="SubtleEmphasis"/>
            <w:rPrChange w:id="878"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879" w:author="Pedro Oliveira" w:date="2019-10-24T00:08:00Z">
              <w:rPr>
                <w:rFonts w:ascii="Times New Roman" w:eastAsia="Times New Roman" w:hAnsi="Times New Roman" w:cs="Times New Roman"/>
                <w:color w:val="000000"/>
                <w:sz w:val="20"/>
                <w:szCs w:val="20"/>
              </w:rPr>
            </w:rPrChange>
          </w:rPr>
          <w:t>time_start</w:t>
        </w:r>
        <w:proofErr w:type="spellEnd"/>
        <w:r w:rsidRPr="002A069A">
          <w:rPr>
            <w:rStyle w:val="SubtleEmphasis"/>
            <w:rPrChange w:id="880" w:author="Pedro Oliveira" w:date="2019-10-24T00:08:00Z">
              <w:rPr>
                <w:rFonts w:ascii="Times New Roman" w:eastAsia="Times New Roman" w:hAnsi="Times New Roman" w:cs="Times New Roman"/>
                <w:color w:val="000000"/>
                <w:sz w:val="20"/>
                <w:szCs w:val="20"/>
              </w:rPr>
            </w:rPrChange>
          </w:rPr>
          <w:t>;</w:t>
        </w:r>
      </w:ins>
    </w:p>
    <w:p w14:paraId="45D1F30D" w14:textId="77777777" w:rsidR="002A069A" w:rsidRPr="002A069A" w:rsidRDefault="002A069A" w:rsidP="002A069A">
      <w:pPr>
        <w:spacing w:before="0" w:after="0" w:line="240" w:lineRule="auto"/>
        <w:jc w:val="left"/>
        <w:rPr>
          <w:ins w:id="881" w:author="Pedro Oliveira" w:date="2019-10-24T00:08:00Z"/>
          <w:rStyle w:val="SubtleEmphasis"/>
          <w:rPrChange w:id="882" w:author="Pedro Oliveira" w:date="2019-10-24T00:08:00Z">
            <w:rPr>
              <w:ins w:id="883" w:author="Pedro Oliveira" w:date="2019-10-24T00:08:00Z"/>
              <w:rFonts w:ascii="Times New Roman" w:eastAsia="Times New Roman" w:hAnsi="Times New Roman" w:cs="Times New Roman"/>
              <w:szCs w:val="24"/>
            </w:rPr>
          </w:rPrChange>
        </w:rPr>
      </w:pPr>
    </w:p>
    <w:p w14:paraId="22661909" w14:textId="77777777" w:rsidR="002A069A" w:rsidRPr="002A069A" w:rsidRDefault="002A069A" w:rsidP="002A069A">
      <w:pPr>
        <w:spacing w:before="0" w:after="0" w:line="240" w:lineRule="auto"/>
        <w:rPr>
          <w:ins w:id="884" w:author="Pedro Oliveira" w:date="2019-10-24T00:08:00Z"/>
          <w:rStyle w:val="SubtleEmphasis"/>
          <w:rPrChange w:id="885" w:author="Pedro Oliveira" w:date="2019-10-24T00:08:00Z">
            <w:rPr>
              <w:ins w:id="886" w:author="Pedro Oliveira" w:date="2019-10-24T00:08:00Z"/>
              <w:rFonts w:ascii="Times New Roman" w:eastAsia="Times New Roman" w:hAnsi="Times New Roman" w:cs="Times New Roman"/>
              <w:szCs w:val="24"/>
            </w:rPr>
          </w:rPrChange>
        </w:rPr>
      </w:pPr>
      <w:ins w:id="887" w:author="Pedro Oliveira" w:date="2019-10-24T00:08:00Z">
        <w:r w:rsidRPr="002A069A">
          <w:rPr>
            <w:rStyle w:val="SubtleEmphasis"/>
            <w:rPrChange w:id="888" w:author="Pedro Oliveira" w:date="2019-10-24T00:08:00Z">
              <w:rPr>
                <w:rFonts w:ascii="Times New Roman" w:eastAsia="Times New Roman" w:hAnsi="Times New Roman" w:cs="Times New Roman"/>
                <w:color w:val="000000"/>
                <w:sz w:val="20"/>
                <w:szCs w:val="20"/>
              </w:rPr>
            </w:rPrChange>
          </w:rPr>
          <w:t>figure1 = figure(1);</w:t>
        </w:r>
      </w:ins>
    </w:p>
    <w:p w14:paraId="41DB238B" w14:textId="77777777" w:rsidR="002A069A" w:rsidRPr="002A069A" w:rsidRDefault="002A069A" w:rsidP="002A069A">
      <w:pPr>
        <w:spacing w:before="0" w:after="0" w:line="240" w:lineRule="auto"/>
        <w:rPr>
          <w:ins w:id="889" w:author="Pedro Oliveira" w:date="2019-10-24T00:08:00Z"/>
          <w:rStyle w:val="SubtleEmphasis"/>
          <w:rPrChange w:id="890" w:author="Pedro Oliveira" w:date="2019-10-24T00:08:00Z">
            <w:rPr>
              <w:ins w:id="891" w:author="Pedro Oliveira" w:date="2019-10-24T00:08:00Z"/>
              <w:rFonts w:ascii="Times New Roman" w:eastAsia="Times New Roman" w:hAnsi="Times New Roman" w:cs="Times New Roman"/>
              <w:szCs w:val="24"/>
            </w:rPr>
          </w:rPrChange>
        </w:rPr>
      </w:pPr>
      <w:ins w:id="892" w:author="Pedro Oliveira" w:date="2019-10-24T00:08:00Z">
        <w:r w:rsidRPr="002A069A">
          <w:rPr>
            <w:rStyle w:val="SubtleEmphasis"/>
            <w:rPrChange w:id="893" w:author="Pedro Oliveira" w:date="2019-10-24T00:08:00Z">
              <w:rPr>
                <w:rFonts w:ascii="Times New Roman" w:eastAsia="Times New Roman" w:hAnsi="Times New Roman" w:cs="Times New Roman"/>
                <w:color w:val="000000"/>
                <w:sz w:val="20"/>
                <w:szCs w:val="20"/>
              </w:rPr>
            </w:rPrChange>
          </w:rPr>
          <w:t xml:space="preserve">figure1.Position = [0 0 </w:t>
        </w:r>
        <w:proofErr w:type="spellStart"/>
        <w:r w:rsidRPr="002A069A">
          <w:rPr>
            <w:rStyle w:val="SubtleEmphasis"/>
            <w:rPrChange w:id="894" w:author="Pedro Oliveira" w:date="2019-10-24T00:08:00Z">
              <w:rPr>
                <w:rFonts w:ascii="Times New Roman" w:eastAsia="Times New Roman" w:hAnsi="Times New Roman" w:cs="Times New Roman"/>
                <w:color w:val="000000"/>
                <w:sz w:val="20"/>
                <w:szCs w:val="20"/>
              </w:rPr>
            </w:rPrChange>
          </w:rPr>
          <w:t>size_screen</w:t>
        </w:r>
        <w:proofErr w:type="spellEnd"/>
        <w:r w:rsidRPr="002A069A">
          <w:rPr>
            <w:rStyle w:val="SubtleEmphasis"/>
            <w:rPrChange w:id="895" w:author="Pedro Oliveira" w:date="2019-10-24T00:08:00Z">
              <w:rPr>
                <w:rFonts w:ascii="Times New Roman" w:eastAsia="Times New Roman" w:hAnsi="Times New Roman" w:cs="Times New Roman"/>
                <w:color w:val="000000"/>
                <w:sz w:val="20"/>
                <w:szCs w:val="20"/>
              </w:rPr>
            </w:rPrChange>
          </w:rPr>
          <w:t xml:space="preserve">(3) </w:t>
        </w:r>
        <w:proofErr w:type="spellStart"/>
        <w:r w:rsidRPr="002A069A">
          <w:rPr>
            <w:rStyle w:val="SubtleEmphasis"/>
            <w:rPrChange w:id="896" w:author="Pedro Oliveira" w:date="2019-10-24T00:08:00Z">
              <w:rPr>
                <w:rFonts w:ascii="Times New Roman" w:eastAsia="Times New Roman" w:hAnsi="Times New Roman" w:cs="Times New Roman"/>
                <w:color w:val="000000"/>
                <w:sz w:val="20"/>
                <w:szCs w:val="20"/>
              </w:rPr>
            </w:rPrChange>
          </w:rPr>
          <w:t>size_screen</w:t>
        </w:r>
        <w:proofErr w:type="spellEnd"/>
        <w:r w:rsidRPr="002A069A">
          <w:rPr>
            <w:rStyle w:val="SubtleEmphasis"/>
            <w:rPrChange w:id="897" w:author="Pedro Oliveira" w:date="2019-10-24T00:08:00Z">
              <w:rPr>
                <w:rFonts w:ascii="Times New Roman" w:eastAsia="Times New Roman" w:hAnsi="Times New Roman" w:cs="Times New Roman"/>
                <w:color w:val="000000"/>
                <w:sz w:val="20"/>
                <w:szCs w:val="20"/>
              </w:rPr>
            </w:rPrChange>
          </w:rPr>
          <w:t>(4)];</w:t>
        </w:r>
      </w:ins>
    </w:p>
    <w:p w14:paraId="0EEF6AF5" w14:textId="77777777" w:rsidR="002A069A" w:rsidRPr="002A069A" w:rsidRDefault="002A069A" w:rsidP="002A069A">
      <w:pPr>
        <w:spacing w:before="0" w:after="0" w:line="240" w:lineRule="auto"/>
        <w:rPr>
          <w:ins w:id="898" w:author="Pedro Oliveira" w:date="2019-10-24T00:08:00Z"/>
          <w:rStyle w:val="SubtleEmphasis"/>
          <w:rPrChange w:id="899" w:author="Pedro Oliveira" w:date="2019-10-24T00:08:00Z">
            <w:rPr>
              <w:ins w:id="900" w:author="Pedro Oliveira" w:date="2019-10-24T00:08:00Z"/>
              <w:rFonts w:ascii="Times New Roman" w:eastAsia="Times New Roman" w:hAnsi="Times New Roman" w:cs="Times New Roman"/>
              <w:szCs w:val="24"/>
            </w:rPr>
          </w:rPrChange>
        </w:rPr>
      </w:pPr>
      <w:ins w:id="901" w:author="Pedro Oliveira" w:date="2019-10-24T00:08:00Z">
        <w:r w:rsidRPr="002A069A">
          <w:rPr>
            <w:rStyle w:val="SubtleEmphasis"/>
            <w:rPrChange w:id="902" w:author="Pedro Oliveira" w:date="2019-10-24T00:08:00Z">
              <w:rPr>
                <w:rFonts w:ascii="Times New Roman" w:eastAsia="Times New Roman" w:hAnsi="Times New Roman" w:cs="Times New Roman"/>
                <w:color w:val="000000"/>
                <w:sz w:val="20"/>
                <w:szCs w:val="20"/>
              </w:rPr>
            </w:rPrChange>
          </w:rPr>
          <w:t>figure1.Units = 'pixels';</w:t>
        </w:r>
      </w:ins>
    </w:p>
    <w:p w14:paraId="11E6FC38" w14:textId="77777777" w:rsidR="002A069A" w:rsidRPr="002A069A" w:rsidRDefault="002A069A" w:rsidP="002A069A">
      <w:pPr>
        <w:spacing w:before="0" w:after="0" w:line="240" w:lineRule="auto"/>
        <w:rPr>
          <w:ins w:id="903" w:author="Pedro Oliveira" w:date="2019-10-24T00:08:00Z"/>
          <w:rStyle w:val="SubtleEmphasis"/>
          <w:rPrChange w:id="904" w:author="Pedro Oliveira" w:date="2019-10-24T00:08:00Z">
            <w:rPr>
              <w:ins w:id="905" w:author="Pedro Oliveira" w:date="2019-10-24T00:08:00Z"/>
              <w:rFonts w:ascii="Times New Roman" w:eastAsia="Times New Roman" w:hAnsi="Times New Roman" w:cs="Times New Roman"/>
              <w:szCs w:val="24"/>
            </w:rPr>
          </w:rPrChange>
        </w:rPr>
      </w:pPr>
      <w:ins w:id="906" w:author="Pedro Oliveira" w:date="2019-10-24T00:08:00Z">
        <w:r w:rsidRPr="002A069A">
          <w:rPr>
            <w:rStyle w:val="SubtleEmphasis"/>
            <w:rPrChange w:id="907" w:author="Pedro Oliveira" w:date="2019-10-24T00:08:00Z">
              <w:rPr>
                <w:rFonts w:ascii="Times New Roman" w:eastAsia="Times New Roman" w:hAnsi="Times New Roman" w:cs="Times New Roman"/>
                <w:color w:val="000000"/>
                <w:sz w:val="20"/>
                <w:szCs w:val="20"/>
              </w:rPr>
            </w:rPrChange>
          </w:rPr>
          <w:t>axes1 = axes('Parent',figure1);</w:t>
        </w:r>
      </w:ins>
    </w:p>
    <w:p w14:paraId="6566A132" w14:textId="77777777" w:rsidR="002A069A" w:rsidRPr="002A069A" w:rsidRDefault="002A069A" w:rsidP="002A069A">
      <w:pPr>
        <w:spacing w:before="0" w:after="0" w:line="240" w:lineRule="auto"/>
        <w:jc w:val="left"/>
        <w:rPr>
          <w:ins w:id="908" w:author="Pedro Oliveira" w:date="2019-10-24T00:08:00Z"/>
          <w:rStyle w:val="SubtleEmphasis"/>
          <w:rPrChange w:id="909" w:author="Pedro Oliveira" w:date="2019-10-24T00:08:00Z">
            <w:rPr>
              <w:ins w:id="910" w:author="Pedro Oliveira" w:date="2019-10-24T00:08:00Z"/>
              <w:rFonts w:ascii="Times New Roman" w:eastAsia="Times New Roman" w:hAnsi="Times New Roman" w:cs="Times New Roman"/>
              <w:szCs w:val="24"/>
            </w:rPr>
          </w:rPrChange>
        </w:rPr>
      </w:pPr>
    </w:p>
    <w:p w14:paraId="2D42E57D" w14:textId="77777777" w:rsidR="002A069A" w:rsidRPr="002A069A" w:rsidRDefault="002A069A" w:rsidP="002A069A">
      <w:pPr>
        <w:spacing w:before="0" w:after="0" w:line="240" w:lineRule="auto"/>
        <w:rPr>
          <w:ins w:id="911" w:author="Pedro Oliveira" w:date="2019-10-24T00:08:00Z"/>
          <w:rStyle w:val="SubtleEmphasis"/>
          <w:rPrChange w:id="912" w:author="Pedro Oliveira" w:date="2019-10-24T00:08:00Z">
            <w:rPr>
              <w:ins w:id="913" w:author="Pedro Oliveira" w:date="2019-10-24T00:08:00Z"/>
              <w:rFonts w:ascii="Times New Roman" w:eastAsia="Times New Roman" w:hAnsi="Times New Roman" w:cs="Times New Roman"/>
              <w:szCs w:val="24"/>
            </w:rPr>
          </w:rPrChange>
        </w:rPr>
      </w:pPr>
      <w:ins w:id="914" w:author="Pedro Oliveira" w:date="2019-10-24T00:08:00Z">
        <w:r w:rsidRPr="002A069A">
          <w:rPr>
            <w:rStyle w:val="SubtleEmphasis"/>
            <w:rPrChange w:id="915" w:author="Pedro Oliveira" w:date="2019-10-24T00:08:00Z">
              <w:rPr>
                <w:rFonts w:ascii="Times New Roman" w:eastAsia="Times New Roman" w:hAnsi="Times New Roman" w:cs="Times New Roman"/>
                <w:color w:val="000000"/>
                <w:sz w:val="20"/>
                <w:szCs w:val="20"/>
              </w:rPr>
            </w:rPrChange>
          </w:rPr>
          <w:t>subplot(241);</w:t>
        </w:r>
      </w:ins>
    </w:p>
    <w:p w14:paraId="7A6ABC95" w14:textId="77777777" w:rsidR="002A069A" w:rsidRPr="002A069A" w:rsidRDefault="002A069A" w:rsidP="002A069A">
      <w:pPr>
        <w:spacing w:before="0" w:after="0" w:line="240" w:lineRule="auto"/>
        <w:rPr>
          <w:ins w:id="916" w:author="Pedro Oliveira" w:date="2019-10-24T00:08:00Z"/>
          <w:rStyle w:val="SubtleEmphasis"/>
          <w:rPrChange w:id="917" w:author="Pedro Oliveira" w:date="2019-10-24T00:08:00Z">
            <w:rPr>
              <w:ins w:id="918" w:author="Pedro Oliveira" w:date="2019-10-24T00:08:00Z"/>
              <w:rFonts w:ascii="Times New Roman" w:eastAsia="Times New Roman" w:hAnsi="Times New Roman" w:cs="Times New Roman"/>
              <w:szCs w:val="24"/>
            </w:rPr>
          </w:rPrChange>
        </w:rPr>
      </w:pPr>
      <w:ins w:id="919" w:author="Pedro Oliveira" w:date="2019-10-24T00:08:00Z">
        <w:r w:rsidRPr="002A069A">
          <w:rPr>
            <w:rStyle w:val="SubtleEmphasis"/>
            <w:rPrChange w:id="920" w:author="Pedro Oliveira" w:date="2019-10-24T00:08:00Z">
              <w:rPr>
                <w:rFonts w:ascii="Times New Roman" w:eastAsia="Times New Roman" w:hAnsi="Times New Roman" w:cs="Times New Roman"/>
                <w:color w:val="000000"/>
                <w:sz w:val="20"/>
                <w:szCs w:val="20"/>
              </w:rPr>
            </w:rPrChange>
          </w:rPr>
          <w:t>p1 = plot(B,'-*g','MarkerSize',4,'LineWidth',2);</w:t>
        </w:r>
      </w:ins>
    </w:p>
    <w:p w14:paraId="6BD1879A" w14:textId="77777777" w:rsidR="002A069A" w:rsidRPr="002A069A" w:rsidRDefault="002A069A" w:rsidP="002A069A">
      <w:pPr>
        <w:spacing w:before="0" w:after="0" w:line="240" w:lineRule="auto"/>
        <w:jc w:val="left"/>
        <w:rPr>
          <w:ins w:id="921" w:author="Pedro Oliveira" w:date="2019-10-24T00:08:00Z"/>
          <w:rStyle w:val="SubtleEmphasis"/>
          <w:rPrChange w:id="922" w:author="Pedro Oliveira" w:date="2019-10-24T00:08:00Z">
            <w:rPr>
              <w:ins w:id="923" w:author="Pedro Oliveira" w:date="2019-10-24T00:08:00Z"/>
              <w:rFonts w:ascii="Times New Roman" w:eastAsia="Times New Roman" w:hAnsi="Times New Roman" w:cs="Times New Roman"/>
              <w:szCs w:val="24"/>
            </w:rPr>
          </w:rPrChange>
        </w:rPr>
      </w:pPr>
    </w:p>
    <w:p w14:paraId="604C194D" w14:textId="77777777" w:rsidR="002A069A" w:rsidRPr="002A069A" w:rsidRDefault="002A069A" w:rsidP="002A069A">
      <w:pPr>
        <w:spacing w:before="0" w:after="0" w:line="240" w:lineRule="auto"/>
        <w:rPr>
          <w:ins w:id="924" w:author="Pedro Oliveira" w:date="2019-10-24T00:08:00Z"/>
          <w:rStyle w:val="SubtleEmphasis"/>
          <w:rPrChange w:id="925" w:author="Pedro Oliveira" w:date="2019-10-24T00:08:00Z">
            <w:rPr>
              <w:ins w:id="926" w:author="Pedro Oliveira" w:date="2019-10-24T00:08:00Z"/>
              <w:rFonts w:ascii="Times New Roman" w:eastAsia="Times New Roman" w:hAnsi="Times New Roman" w:cs="Times New Roman"/>
              <w:szCs w:val="24"/>
            </w:rPr>
          </w:rPrChange>
        </w:rPr>
      </w:pPr>
      <w:ins w:id="927" w:author="Pedro Oliveira" w:date="2019-10-24T00:08:00Z">
        <w:r w:rsidRPr="002A069A">
          <w:rPr>
            <w:rStyle w:val="SubtleEmphasis"/>
            <w:rPrChange w:id="928" w:author="Pedro Oliveira" w:date="2019-10-24T00:08:00Z">
              <w:rPr>
                <w:rFonts w:ascii="Times New Roman" w:eastAsia="Times New Roman" w:hAnsi="Times New Roman" w:cs="Times New Roman"/>
                <w:color w:val="000000"/>
                <w:sz w:val="20"/>
                <w:szCs w:val="20"/>
              </w:rPr>
            </w:rPrChange>
          </w:rPr>
          <w:t>subplot(242);</w:t>
        </w:r>
      </w:ins>
    </w:p>
    <w:p w14:paraId="627390A3" w14:textId="77777777" w:rsidR="002A069A" w:rsidRPr="002A069A" w:rsidRDefault="002A069A" w:rsidP="002A069A">
      <w:pPr>
        <w:spacing w:before="0" w:after="0" w:line="240" w:lineRule="auto"/>
        <w:rPr>
          <w:ins w:id="929" w:author="Pedro Oliveira" w:date="2019-10-24T00:08:00Z"/>
          <w:rStyle w:val="SubtleEmphasis"/>
          <w:rPrChange w:id="930" w:author="Pedro Oliveira" w:date="2019-10-24T00:08:00Z">
            <w:rPr>
              <w:ins w:id="931" w:author="Pedro Oliveira" w:date="2019-10-24T00:08:00Z"/>
              <w:rFonts w:ascii="Times New Roman" w:eastAsia="Times New Roman" w:hAnsi="Times New Roman" w:cs="Times New Roman"/>
              <w:szCs w:val="24"/>
            </w:rPr>
          </w:rPrChange>
        </w:rPr>
      </w:pPr>
      <w:ins w:id="932" w:author="Pedro Oliveira" w:date="2019-10-24T00:08:00Z">
        <w:r w:rsidRPr="002A069A">
          <w:rPr>
            <w:rStyle w:val="SubtleEmphasis"/>
            <w:rPrChange w:id="933" w:author="Pedro Oliveira" w:date="2019-10-24T00:08:00Z">
              <w:rPr>
                <w:rFonts w:ascii="Times New Roman" w:eastAsia="Times New Roman" w:hAnsi="Times New Roman" w:cs="Times New Roman"/>
                <w:color w:val="000000"/>
                <w:sz w:val="20"/>
                <w:szCs w:val="20"/>
              </w:rPr>
            </w:rPrChange>
          </w:rPr>
          <w:t>p2 = plot(C,'-*b', 'MarkerSize',4,'LineWidth',2);</w:t>
        </w:r>
      </w:ins>
    </w:p>
    <w:p w14:paraId="0680AC1D" w14:textId="77777777" w:rsidR="002A069A" w:rsidRPr="002A069A" w:rsidRDefault="002A069A" w:rsidP="002A069A">
      <w:pPr>
        <w:spacing w:before="0" w:after="0" w:line="240" w:lineRule="auto"/>
        <w:jc w:val="left"/>
        <w:rPr>
          <w:ins w:id="934" w:author="Pedro Oliveira" w:date="2019-10-24T00:08:00Z"/>
          <w:rStyle w:val="SubtleEmphasis"/>
          <w:rPrChange w:id="935" w:author="Pedro Oliveira" w:date="2019-10-24T00:08:00Z">
            <w:rPr>
              <w:ins w:id="936" w:author="Pedro Oliveira" w:date="2019-10-24T00:08:00Z"/>
              <w:rFonts w:ascii="Times New Roman" w:eastAsia="Times New Roman" w:hAnsi="Times New Roman" w:cs="Times New Roman"/>
              <w:szCs w:val="24"/>
            </w:rPr>
          </w:rPrChange>
        </w:rPr>
      </w:pPr>
    </w:p>
    <w:p w14:paraId="1157816C" w14:textId="77777777" w:rsidR="002A069A" w:rsidRPr="002A069A" w:rsidRDefault="002A069A" w:rsidP="002A069A">
      <w:pPr>
        <w:spacing w:before="0" w:after="0" w:line="240" w:lineRule="auto"/>
        <w:rPr>
          <w:ins w:id="937" w:author="Pedro Oliveira" w:date="2019-10-24T00:08:00Z"/>
          <w:rStyle w:val="SubtleEmphasis"/>
          <w:rPrChange w:id="938" w:author="Pedro Oliveira" w:date="2019-10-24T00:08:00Z">
            <w:rPr>
              <w:ins w:id="939" w:author="Pedro Oliveira" w:date="2019-10-24T00:08:00Z"/>
              <w:rFonts w:ascii="Times New Roman" w:eastAsia="Times New Roman" w:hAnsi="Times New Roman" w:cs="Times New Roman"/>
              <w:szCs w:val="24"/>
            </w:rPr>
          </w:rPrChange>
        </w:rPr>
      </w:pPr>
      <w:ins w:id="940" w:author="Pedro Oliveira" w:date="2019-10-24T00:08:00Z">
        <w:r w:rsidRPr="002A069A">
          <w:rPr>
            <w:rStyle w:val="SubtleEmphasis"/>
            <w:rPrChange w:id="941" w:author="Pedro Oliveira" w:date="2019-10-24T00:08:00Z">
              <w:rPr>
                <w:rFonts w:ascii="Times New Roman" w:eastAsia="Times New Roman" w:hAnsi="Times New Roman" w:cs="Times New Roman"/>
                <w:color w:val="000000"/>
                <w:sz w:val="20"/>
                <w:szCs w:val="20"/>
              </w:rPr>
            </w:rPrChange>
          </w:rPr>
          <w:t>subplot(243);</w:t>
        </w:r>
      </w:ins>
    </w:p>
    <w:p w14:paraId="650CB824" w14:textId="77777777" w:rsidR="002A069A" w:rsidRPr="002A069A" w:rsidRDefault="002A069A" w:rsidP="002A069A">
      <w:pPr>
        <w:spacing w:before="0" w:after="0" w:line="240" w:lineRule="auto"/>
        <w:rPr>
          <w:ins w:id="942" w:author="Pedro Oliveira" w:date="2019-10-24T00:08:00Z"/>
          <w:rStyle w:val="SubtleEmphasis"/>
          <w:rPrChange w:id="943" w:author="Pedro Oliveira" w:date="2019-10-24T00:08:00Z">
            <w:rPr>
              <w:ins w:id="944" w:author="Pedro Oliveira" w:date="2019-10-24T00:08:00Z"/>
              <w:rFonts w:ascii="Times New Roman" w:eastAsia="Times New Roman" w:hAnsi="Times New Roman" w:cs="Times New Roman"/>
              <w:szCs w:val="24"/>
            </w:rPr>
          </w:rPrChange>
        </w:rPr>
      </w:pPr>
      <w:ins w:id="945" w:author="Pedro Oliveira" w:date="2019-10-24T00:08:00Z">
        <w:r w:rsidRPr="002A069A">
          <w:rPr>
            <w:rStyle w:val="SubtleEmphasis"/>
            <w:rPrChange w:id="946" w:author="Pedro Oliveira" w:date="2019-10-24T00:08:00Z">
              <w:rPr>
                <w:rFonts w:ascii="Times New Roman" w:eastAsia="Times New Roman" w:hAnsi="Times New Roman" w:cs="Times New Roman"/>
                <w:color w:val="000000"/>
                <w:sz w:val="20"/>
                <w:szCs w:val="20"/>
              </w:rPr>
            </w:rPrChange>
          </w:rPr>
          <w:t>p3 = plot(D,'-*r', 'MarkerSize',4,'LineWidth',2);</w:t>
        </w:r>
      </w:ins>
    </w:p>
    <w:p w14:paraId="340127DA" w14:textId="77777777" w:rsidR="002A069A" w:rsidRPr="002A069A" w:rsidRDefault="002A069A" w:rsidP="002A069A">
      <w:pPr>
        <w:spacing w:before="0" w:after="0" w:line="240" w:lineRule="auto"/>
        <w:jc w:val="left"/>
        <w:rPr>
          <w:ins w:id="947" w:author="Pedro Oliveira" w:date="2019-10-24T00:08:00Z"/>
          <w:rStyle w:val="SubtleEmphasis"/>
          <w:rPrChange w:id="948" w:author="Pedro Oliveira" w:date="2019-10-24T00:08:00Z">
            <w:rPr>
              <w:ins w:id="949" w:author="Pedro Oliveira" w:date="2019-10-24T00:08:00Z"/>
              <w:rFonts w:ascii="Times New Roman" w:eastAsia="Times New Roman" w:hAnsi="Times New Roman" w:cs="Times New Roman"/>
              <w:szCs w:val="24"/>
            </w:rPr>
          </w:rPrChange>
        </w:rPr>
      </w:pPr>
    </w:p>
    <w:p w14:paraId="2B62A9D1" w14:textId="77777777" w:rsidR="002A069A" w:rsidRPr="002A069A" w:rsidRDefault="002A069A" w:rsidP="002A069A">
      <w:pPr>
        <w:spacing w:before="0" w:after="0" w:line="240" w:lineRule="auto"/>
        <w:rPr>
          <w:ins w:id="950" w:author="Pedro Oliveira" w:date="2019-10-24T00:08:00Z"/>
          <w:rStyle w:val="SubtleEmphasis"/>
          <w:rPrChange w:id="951" w:author="Pedro Oliveira" w:date="2019-10-24T00:08:00Z">
            <w:rPr>
              <w:ins w:id="952" w:author="Pedro Oliveira" w:date="2019-10-24T00:08:00Z"/>
              <w:rFonts w:ascii="Times New Roman" w:eastAsia="Times New Roman" w:hAnsi="Times New Roman" w:cs="Times New Roman"/>
              <w:szCs w:val="24"/>
            </w:rPr>
          </w:rPrChange>
        </w:rPr>
      </w:pPr>
      <w:ins w:id="953" w:author="Pedro Oliveira" w:date="2019-10-24T00:08:00Z">
        <w:r w:rsidRPr="002A069A">
          <w:rPr>
            <w:rStyle w:val="SubtleEmphasis"/>
            <w:rPrChange w:id="954" w:author="Pedro Oliveira" w:date="2019-10-24T00:08:00Z">
              <w:rPr>
                <w:rFonts w:ascii="Times New Roman" w:eastAsia="Times New Roman" w:hAnsi="Times New Roman" w:cs="Times New Roman"/>
                <w:color w:val="000000"/>
                <w:sz w:val="20"/>
                <w:szCs w:val="20"/>
              </w:rPr>
            </w:rPrChange>
          </w:rPr>
          <w:t>subplot(244);</w:t>
        </w:r>
      </w:ins>
    </w:p>
    <w:p w14:paraId="031985AE" w14:textId="77777777" w:rsidR="002A069A" w:rsidRPr="002A069A" w:rsidRDefault="002A069A" w:rsidP="002A069A">
      <w:pPr>
        <w:spacing w:before="0" w:after="0" w:line="240" w:lineRule="auto"/>
        <w:rPr>
          <w:ins w:id="955" w:author="Pedro Oliveira" w:date="2019-10-24T00:08:00Z"/>
          <w:rStyle w:val="SubtleEmphasis"/>
          <w:rPrChange w:id="956" w:author="Pedro Oliveira" w:date="2019-10-24T00:08:00Z">
            <w:rPr>
              <w:ins w:id="957" w:author="Pedro Oliveira" w:date="2019-10-24T00:08:00Z"/>
              <w:rFonts w:ascii="Times New Roman" w:eastAsia="Times New Roman" w:hAnsi="Times New Roman" w:cs="Times New Roman"/>
              <w:szCs w:val="24"/>
            </w:rPr>
          </w:rPrChange>
        </w:rPr>
      </w:pPr>
      <w:ins w:id="958" w:author="Pedro Oliveira" w:date="2019-10-24T00:08:00Z">
        <w:r w:rsidRPr="002A069A">
          <w:rPr>
            <w:rStyle w:val="SubtleEmphasis"/>
            <w:rPrChange w:id="959" w:author="Pedro Oliveira" w:date="2019-10-24T00:08:00Z">
              <w:rPr>
                <w:rFonts w:ascii="Times New Roman" w:eastAsia="Times New Roman" w:hAnsi="Times New Roman" w:cs="Times New Roman"/>
                <w:color w:val="000000"/>
                <w:sz w:val="20"/>
                <w:szCs w:val="20"/>
              </w:rPr>
            </w:rPrChange>
          </w:rPr>
          <w:t>p4 = plot(E,'-*y', 'MarkerSize',4,'LineWidth',2);</w:t>
        </w:r>
      </w:ins>
    </w:p>
    <w:p w14:paraId="052A1405" w14:textId="77777777" w:rsidR="002A069A" w:rsidRPr="002A069A" w:rsidRDefault="002A069A" w:rsidP="002A069A">
      <w:pPr>
        <w:spacing w:before="0" w:after="0" w:line="240" w:lineRule="auto"/>
        <w:jc w:val="left"/>
        <w:rPr>
          <w:ins w:id="960" w:author="Pedro Oliveira" w:date="2019-10-24T00:08:00Z"/>
          <w:rStyle w:val="SubtleEmphasis"/>
          <w:rPrChange w:id="961" w:author="Pedro Oliveira" w:date="2019-10-24T00:08:00Z">
            <w:rPr>
              <w:ins w:id="962" w:author="Pedro Oliveira" w:date="2019-10-24T00:08:00Z"/>
              <w:rFonts w:ascii="Times New Roman" w:eastAsia="Times New Roman" w:hAnsi="Times New Roman" w:cs="Times New Roman"/>
              <w:szCs w:val="24"/>
            </w:rPr>
          </w:rPrChange>
        </w:rPr>
      </w:pPr>
    </w:p>
    <w:p w14:paraId="3A4EB2F3" w14:textId="77777777" w:rsidR="002A069A" w:rsidRPr="002A069A" w:rsidRDefault="002A069A" w:rsidP="002A069A">
      <w:pPr>
        <w:spacing w:before="0" w:after="0" w:line="240" w:lineRule="auto"/>
        <w:rPr>
          <w:ins w:id="963" w:author="Pedro Oliveira" w:date="2019-10-24T00:08:00Z"/>
          <w:rStyle w:val="SubtleEmphasis"/>
          <w:rPrChange w:id="964" w:author="Pedro Oliveira" w:date="2019-10-24T00:08:00Z">
            <w:rPr>
              <w:ins w:id="965" w:author="Pedro Oliveira" w:date="2019-10-24T00:08:00Z"/>
              <w:rFonts w:ascii="Times New Roman" w:eastAsia="Times New Roman" w:hAnsi="Times New Roman" w:cs="Times New Roman"/>
              <w:szCs w:val="24"/>
            </w:rPr>
          </w:rPrChange>
        </w:rPr>
      </w:pPr>
      <w:ins w:id="966" w:author="Pedro Oliveira" w:date="2019-10-24T00:08:00Z">
        <w:r w:rsidRPr="002A069A">
          <w:rPr>
            <w:rStyle w:val="SubtleEmphasis"/>
            <w:rPrChange w:id="967" w:author="Pedro Oliveira" w:date="2019-10-24T00:08:00Z">
              <w:rPr>
                <w:rFonts w:ascii="Times New Roman" w:eastAsia="Times New Roman" w:hAnsi="Times New Roman" w:cs="Times New Roman"/>
                <w:color w:val="000000"/>
                <w:sz w:val="20"/>
                <w:szCs w:val="20"/>
              </w:rPr>
            </w:rPrChange>
          </w:rPr>
          <w:t>subplot(245);</w:t>
        </w:r>
      </w:ins>
    </w:p>
    <w:p w14:paraId="7833E869" w14:textId="77777777" w:rsidR="002A069A" w:rsidRPr="002A069A" w:rsidRDefault="002A069A" w:rsidP="002A069A">
      <w:pPr>
        <w:spacing w:before="0" w:after="0" w:line="240" w:lineRule="auto"/>
        <w:rPr>
          <w:ins w:id="968" w:author="Pedro Oliveira" w:date="2019-10-24T00:08:00Z"/>
          <w:rStyle w:val="SubtleEmphasis"/>
          <w:rPrChange w:id="969" w:author="Pedro Oliveira" w:date="2019-10-24T00:08:00Z">
            <w:rPr>
              <w:ins w:id="970" w:author="Pedro Oliveira" w:date="2019-10-24T00:08:00Z"/>
              <w:rFonts w:ascii="Times New Roman" w:eastAsia="Times New Roman" w:hAnsi="Times New Roman" w:cs="Times New Roman"/>
              <w:szCs w:val="24"/>
            </w:rPr>
          </w:rPrChange>
        </w:rPr>
      </w:pPr>
      <w:ins w:id="971" w:author="Pedro Oliveira" w:date="2019-10-24T00:08:00Z">
        <w:r w:rsidRPr="002A069A">
          <w:rPr>
            <w:rStyle w:val="SubtleEmphasis"/>
            <w:rPrChange w:id="972" w:author="Pedro Oliveira" w:date="2019-10-24T00:08:00Z">
              <w:rPr>
                <w:rFonts w:ascii="Times New Roman" w:eastAsia="Times New Roman" w:hAnsi="Times New Roman" w:cs="Times New Roman"/>
                <w:color w:val="000000"/>
                <w:sz w:val="20"/>
                <w:szCs w:val="20"/>
              </w:rPr>
            </w:rPrChange>
          </w:rPr>
          <w:t>p5 = plot(F,'-*k', 'MarkerSize',4,'LineWidth',2);</w:t>
        </w:r>
      </w:ins>
    </w:p>
    <w:p w14:paraId="7A67F462" w14:textId="77777777" w:rsidR="002A069A" w:rsidRPr="002A069A" w:rsidRDefault="002A069A" w:rsidP="002A069A">
      <w:pPr>
        <w:spacing w:before="0" w:after="0" w:line="240" w:lineRule="auto"/>
        <w:jc w:val="left"/>
        <w:rPr>
          <w:ins w:id="973" w:author="Pedro Oliveira" w:date="2019-10-24T00:08:00Z"/>
          <w:rStyle w:val="SubtleEmphasis"/>
          <w:rPrChange w:id="974" w:author="Pedro Oliveira" w:date="2019-10-24T00:08:00Z">
            <w:rPr>
              <w:ins w:id="975" w:author="Pedro Oliveira" w:date="2019-10-24T00:08:00Z"/>
              <w:rFonts w:ascii="Times New Roman" w:eastAsia="Times New Roman" w:hAnsi="Times New Roman" w:cs="Times New Roman"/>
              <w:szCs w:val="24"/>
            </w:rPr>
          </w:rPrChange>
        </w:rPr>
      </w:pPr>
    </w:p>
    <w:p w14:paraId="011757B4" w14:textId="77777777" w:rsidR="002A069A" w:rsidRPr="002A069A" w:rsidRDefault="002A069A" w:rsidP="002A069A">
      <w:pPr>
        <w:spacing w:before="0" w:after="0" w:line="240" w:lineRule="auto"/>
        <w:rPr>
          <w:ins w:id="976" w:author="Pedro Oliveira" w:date="2019-10-24T00:08:00Z"/>
          <w:rStyle w:val="SubtleEmphasis"/>
          <w:rPrChange w:id="977" w:author="Pedro Oliveira" w:date="2019-10-24T00:08:00Z">
            <w:rPr>
              <w:ins w:id="978" w:author="Pedro Oliveira" w:date="2019-10-24T00:08:00Z"/>
              <w:rFonts w:ascii="Times New Roman" w:eastAsia="Times New Roman" w:hAnsi="Times New Roman" w:cs="Times New Roman"/>
              <w:szCs w:val="24"/>
            </w:rPr>
          </w:rPrChange>
        </w:rPr>
      </w:pPr>
      <w:ins w:id="979" w:author="Pedro Oliveira" w:date="2019-10-24T00:08:00Z">
        <w:r w:rsidRPr="002A069A">
          <w:rPr>
            <w:rStyle w:val="SubtleEmphasis"/>
            <w:rPrChange w:id="980" w:author="Pedro Oliveira" w:date="2019-10-24T00:08:00Z">
              <w:rPr>
                <w:rFonts w:ascii="Times New Roman" w:eastAsia="Times New Roman" w:hAnsi="Times New Roman" w:cs="Times New Roman"/>
                <w:color w:val="000000"/>
                <w:sz w:val="20"/>
                <w:szCs w:val="20"/>
              </w:rPr>
            </w:rPrChange>
          </w:rPr>
          <w:t>subplot(246);</w:t>
        </w:r>
      </w:ins>
    </w:p>
    <w:p w14:paraId="778C50DB" w14:textId="77777777" w:rsidR="002A069A" w:rsidRPr="002A069A" w:rsidRDefault="002A069A" w:rsidP="002A069A">
      <w:pPr>
        <w:spacing w:before="0" w:after="0" w:line="240" w:lineRule="auto"/>
        <w:rPr>
          <w:ins w:id="981" w:author="Pedro Oliveira" w:date="2019-10-24T00:08:00Z"/>
          <w:rStyle w:val="SubtleEmphasis"/>
          <w:rPrChange w:id="982" w:author="Pedro Oliveira" w:date="2019-10-24T00:08:00Z">
            <w:rPr>
              <w:ins w:id="983" w:author="Pedro Oliveira" w:date="2019-10-24T00:08:00Z"/>
              <w:rFonts w:ascii="Times New Roman" w:eastAsia="Times New Roman" w:hAnsi="Times New Roman" w:cs="Times New Roman"/>
              <w:szCs w:val="24"/>
            </w:rPr>
          </w:rPrChange>
        </w:rPr>
      </w:pPr>
      <w:ins w:id="984" w:author="Pedro Oliveira" w:date="2019-10-24T00:08:00Z">
        <w:r w:rsidRPr="002A069A">
          <w:rPr>
            <w:rStyle w:val="SubtleEmphasis"/>
            <w:rPrChange w:id="985" w:author="Pedro Oliveira" w:date="2019-10-24T00:08:00Z">
              <w:rPr>
                <w:rFonts w:ascii="Times New Roman" w:eastAsia="Times New Roman" w:hAnsi="Times New Roman" w:cs="Times New Roman"/>
                <w:color w:val="000000"/>
                <w:sz w:val="20"/>
                <w:szCs w:val="20"/>
              </w:rPr>
            </w:rPrChange>
          </w:rPr>
          <w:t>p6 = plot(G,'-*m', 'MarkerSize',4,'LineWidth',2);</w:t>
        </w:r>
      </w:ins>
    </w:p>
    <w:p w14:paraId="5D06D1CD" w14:textId="77777777" w:rsidR="002A069A" w:rsidRPr="002A069A" w:rsidRDefault="002A069A" w:rsidP="002A069A">
      <w:pPr>
        <w:spacing w:before="0" w:after="0" w:line="240" w:lineRule="auto"/>
        <w:jc w:val="left"/>
        <w:rPr>
          <w:ins w:id="986" w:author="Pedro Oliveira" w:date="2019-10-24T00:08:00Z"/>
          <w:rStyle w:val="SubtleEmphasis"/>
          <w:rPrChange w:id="987" w:author="Pedro Oliveira" w:date="2019-10-24T00:08:00Z">
            <w:rPr>
              <w:ins w:id="988" w:author="Pedro Oliveira" w:date="2019-10-24T00:08:00Z"/>
              <w:rFonts w:ascii="Times New Roman" w:eastAsia="Times New Roman" w:hAnsi="Times New Roman" w:cs="Times New Roman"/>
              <w:szCs w:val="24"/>
            </w:rPr>
          </w:rPrChange>
        </w:rPr>
      </w:pPr>
    </w:p>
    <w:p w14:paraId="69AB8E98" w14:textId="77777777" w:rsidR="002A069A" w:rsidRPr="002A069A" w:rsidRDefault="002A069A" w:rsidP="002A069A">
      <w:pPr>
        <w:spacing w:before="0" w:after="0" w:line="240" w:lineRule="auto"/>
        <w:rPr>
          <w:ins w:id="989" w:author="Pedro Oliveira" w:date="2019-10-24T00:08:00Z"/>
          <w:rStyle w:val="SubtleEmphasis"/>
          <w:rPrChange w:id="990" w:author="Pedro Oliveira" w:date="2019-10-24T00:08:00Z">
            <w:rPr>
              <w:ins w:id="991" w:author="Pedro Oliveira" w:date="2019-10-24T00:08:00Z"/>
              <w:rFonts w:ascii="Times New Roman" w:eastAsia="Times New Roman" w:hAnsi="Times New Roman" w:cs="Times New Roman"/>
              <w:szCs w:val="24"/>
            </w:rPr>
          </w:rPrChange>
        </w:rPr>
      </w:pPr>
      <w:ins w:id="992" w:author="Pedro Oliveira" w:date="2019-10-24T00:08:00Z">
        <w:r w:rsidRPr="002A069A">
          <w:rPr>
            <w:rStyle w:val="SubtleEmphasis"/>
            <w:rPrChange w:id="993" w:author="Pedro Oliveira" w:date="2019-10-24T00:08:00Z">
              <w:rPr>
                <w:rFonts w:ascii="Times New Roman" w:eastAsia="Times New Roman" w:hAnsi="Times New Roman" w:cs="Times New Roman"/>
                <w:color w:val="000000"/>
                <w:sz w:val="20"/>
                <w:szCs w:val="20"/>
              </w:rPr>
            </w:rPrChange>
          </w:rPr>
          <w:t>subplot(247);</w:t>
        </w:r>
      </w:ins>
    </w:p>
    <w:p w14:paraId="758A5759" w14:textId="77777777" w:rsidR="002A069A" w:rsidRPr="002A069A" w:rsidRDefault="002A069A" w:rsidP="002A069A">
      <w:pPr>
        <w:spacing w:before="0" w:after="0" w:line="240" w:lineRule="auto"/>
        <w:rPr>
          <w:ins w:id="994" w:author="Pedro Oliveira" w:date="2019-10-24T00:08:00Z"/>
          <w:rStyle w:val="SubtleEmphasis"/>
          <w:rPrChange w:id="995" w:author="Pedro Oliveira" w:date="2019-10-24T00:08:00Z">
            <w:rPr>
              <w:ins w:id="996" w:author="Pedro Oliveira" w:date="2019-10-24T00:08:00Z"/>
              <w:rFonts w:ascii="Times New Roman" w:eastAsia="Times New Roman" w:hAnsi="Times New Roman" w:cs="Times New Roman"/>
              <w:szCs w:val="24"/>
            </w:rPr>
          </w:rPrChange>
        </w:rPr>
      </w:pPr>
      <w:ins w:id="997" w:author="Pedro Oliveira" w:date="2019-10-24T00:08:00Z">
        <w:r w:rsidRPr="002A069A">
          <w:rPr>
            <w:rStyle w:val="SubtleEmphasis"/>
            <w:rPrChange w:id="998" w:author="Pedro Oliveira" w:date="2019-10-24T00:08:00Z">
              <w:rPr>
                <w:rFonts w:ascii="Times New Roman" w:eastAsia="Times New Roman" w:hAnsi="Times New Roman" w:cs="Times New Roman"/>
                <w:color w:val="000000"/>
                <w:sz w:val="20"/>
                <w:szCs w:val="20"/>
              </w:rPr>
            </w:rPrChange>
          </w:rPr>
          <w:t>p7 = plot(H,'-*c', 'MarkerSize',4,'LineWidth',2);</w:t>
        </w:r>
      </w:ins>
    </w:p>
    <w:p w14:paraId="5745F461" w14:textId="77777777" w:rsidR="002A069A" w:rsidRPr="002A069A" w:rsidRDefault="002A069A" w:rsidP="002A069A">
      <w:pPr>
        <w:spacing w:before="0" w:after="0" w:line="240" w:lineRule="auto"/>
        <w:jc w:val="left"/>
        <w:rPr>
          <w:ins w:id="999" w:author="Pedro Oliveira" w:date="2019-10-24T00:08:00Z"/>
          <w:rStyle w:val="SubtleEmphasis"/>
          <w:rPrChange w:id="1000" w:author="Pedro Oliveira" w:date="2019-10-24T00:08:00Z">
            <w:rPr>
              <w:ins w:id="1001" w:author="Pedro Oliveira" w:date="2019-10-24T00:08:00Z"/>
              <w:rFonts w:ascii="Times New Roman" w:eastAsia="Times New Roman" w:hAnsi="Times New Roman" w:cs="Times New Roman"/>
              <w:szCs w:val="24"/>
            </w:rPr>
          </w:rPrChange>
        </w:rPr>
      </w:pPr>
    </w:p>
    <w:p w14:paraId="31BD219A" w14:textId="77777777" w:rsidR="002A069A" w:rsidRPr="002A069A" w:rsidRDefault="002A069A" w:rsidP="002A069A">
      <w:pPr>
        <w:spacing w:before="0" w:after="0" w:line="240" w:lineRule="auto"/>
        <w:rPr>
          <w:ins w:id="1002" w:author="Pedro Oliveira" w:date="2019-10-24T00:08:00Z"/>
          <w:rStyle w:val="SubtleEmphasis"/>
          <w:rPrChange w:id="1003" w:author="Pedro Oliveira" w:date="2019-10-24T00:08:00Z">
            <w:rPr>
              <w:ins w:id="1004" w:author="Pedro Oliveira" w:date="2019-10-24T00:08:00Z"/>
              <w:rFonts w:ascii="Times New Roman" w:eastAsia="Times New Roman" w:hAnsi="Times New Roman" w:cs="Times New Roman"/>
              <w:szCs w:val="24"/>
            </w:rPr>
          </w:rPrChange>
        </w:rPr>
      </w:pPr>
      <w:ins w:id="1005" w:author="Pedro Oliveira" w:date="2019-10-24T00:08:00Z">
        <w:r w:rsidRPr="002A069A">
          <w:rPr>
            <w:rStyle w:val="SubtleEmphasis"/>
            <w:rPrChange w:id="100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007" w:author="Pedro Oliveira" w:date="2019-10-24T00:08:00Z">
              <w:rPr>
                <w:rFonts w:ascii="Times New Roman" w:eastAsia="Times New Roman" w:hAnsi="Times New Roman" w:cs="Times New Roman"/>
                <w:color w:val="000000"/>
                <w:sz w:val="20"/>
                <w:szCs w:val="20"/>
              </w:rPr>
            </w:rPrChange>
          </w:rPr>
          <w:t>Informações</w:t>
        </w:r>
        <w:proofErr w:type="spellEnd"/>
        <w:r w:rsidRPr="002A069A">
          <w:rPr>
            <w:rStyle w:val="SubtleEmphasis"/>
            <w:rPrChange w:id="1008" w:author="Pedro Oliveira" w:date="2019-10-24T00:08:00Z">
              <w:rPr>
                <w:rFonts w:ascii="Times New Roman" w:eastAsia="Times New Roman" w:hAnsi="Times New Roman" w:cs="Times New Roman"/>
                <w:color w:val="000000"/>
                <w:sz w:val="20"/>
                <w:szCs w:val="20"/>
              </w:rPr>
            </w:rPrChange>
          </w:rPr>
          <w:t xml:space="preserve"> para o </w:t>
        </w:r>
        <w:proofErr w:type="spellStart"/>
        <w:r w:rsidRPr="002A069A">
          <w:rPr>
            <w:rStyle w:val="SubtleEmphasis"/>
            <w:rPrChange w:id="1009" w:author="Pedro Oliveira" w:date="2019-10-24T00:08:00Z">
              <w:rPr>
                <w:rFonts w:ascii="Times New Roman" w:eastAsia="Times New Roman" w:hAnsi="Times New Roman" w:cs="Times New Roman"/>
                <w:color w:val="000000"/>
                <w:sz w:val="20"/>
                <w:szCs w:val="20"/>
              </w:rPr>
            </w:rPrChange>
          </w:rPr>
          <w:t>usuário</w:t>
        </w:r>
        <w:proofErr w:type="spellEnd"/>
      </w:ins>
    </w:p>
    <w:p w14:paraId="3FBEEE28" w14:textId="77777777" w:rsidR="002A069A" w:rsidRPr="002A069A" w:rsidRDefault="002A069A" w:rsidP="002A069A">
      <w:pPr>
        <w:spacing w:before="0" w:after="0" w:line="240" w:lineRule="auto"/>
        <w:rPr>
          <w:ins w:id="1010" w:author="Pedro Oliveira" w:date="2019-10-24T00:08:00Z"/>
          <w:rStyle w:val="SubtleEmphasis"/>
          <w:rPrChange w:id="1011" w:author="Pedro Oliveira" w:date="2019-10-24T00:08:00Z">
            <w:rPr>
              <w:ins w:id="1012" w:author="Pedro Oliveira" w:date="2019-10-24T00:08:00Z"/>
              <w:rFonts w:ascii="Times New Roman" w:eastAsia="Times New Roman" w:hAnsi="Times New Roman" w:cs="Times New Roman"/>
              <w:szCs w:val="24"/>
            </w:rPr>
          </w:rPrChange>
        </w:rPr>
      </w:pPr>
      <w:proofErr w:type="spellStart"/>
      <w:ins w:id="1013" w:author="Pedro Oliveira" w:date="2019-10-24T00:08:00Z">
        <w:r w:rsidRPr="002A069A">
          <w:rPr>
            <w:rStyle w:val="SubtleEmphasis"/>
            <w:rPrChange w:id="1014"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015" w:author="Pedro Oliveira" w:date="2019-10-24T00:08:00Z">
              <w:rPr>
                <w:rFonts w:ascii="Times New Roman" w:eastAsia="Times New Roman" w:hAnsi="Times New Roman" w:cs="Times New Roman"/>
                <w:color w:val="000000"/>
                <w:sz w:val="20"/>
                <w:szCs w:val="20"/>
              </w:rPr>
            </w:rPrChange>
          </w:rPr>
          <w:t xml:space="preserve">(['ID do </w:t>
        </w:r>
        <w:proofErr w:type="spellStart"/>
        <w:r w:rsidRPr="002A069A">
          <w:rPr>
            <w:rStyle w:val="SubtleEmphasis"/>
            <w:rPrChange w:id="1016" w:author="Pedro Oliveira" w:date="2019-10-24T00:08:00Z">
              <w:rPr>
                <w:rFonts w:ascii="Times New Roman" w:eastAsia="Times New Roman" w:hAnsi="Times New Roman" w:cs="Times New Roman"/>
                <w:color w:val="000000"/>
                <w:sz w:val="20"/>
                <w:szCs w:val="20"/>
              </w:rPr>
            </w:rPrChange>
          </w:rPr>
          <w:t>arquivo</w:t>
        </w:r>
        <w:proofErr w:type="spellEnd"/>
        <w:r w:rsidRPr="002A069A">
          <w:rPr>
            <w:rStyle w:val="SubtleEmphasis"/>
            <w:rPrChange w:id="1017" w:author="Pedro Oliveira" w:date="2019-10-24T00:08:00Z">
              <w:rPr>
                <w:rFonts w:ascii="Times New Roman" w:eastAsia="Times New Roman" w:hAnsi="Times New Roman" w:cs="Times New Roman"/>
                <w:color w:val="000000"/>
                <w:sz w:val="20"/>
                <w:szCs w:val="20"/>
              </w:rPr>
            </w:rPrChange>
          </w:rPr>
          <w:t>: ' file])</w:t>
        </w:r>
      </w:ins>
    </w:p>
    <w:p w14:paraId="1AC34CE0" w14:textId="77777777" w:rsidR="002A069A" w:rsidRPr="002A069A" w:rsidRDefault="002A069A" w:rsidP="002A069A">
      <w:pPr>
        <w:spacing w:before="0" w:after="0" w:line="240" w:lineRule="auto"/>
        <w:rPr>
          <w:ins w:id="1018" w:author="Pedro Oliveira" w:date="2019-10-24T00:08:00Z"/>
          <w:rStyle w:val="SubtleEmphasis"/>
          <w:rPrChange w:id="1019" w:author="Pedro Oliveira" w:date="2019-10-24T00:08:00Z">
            <w:rPr>
              <w:ins w:id="1020" w:author="Pedro Oliveira" w:date="2019-10-24T00:08:00Z"/>
              <w:rFonts w:ascii="Times New Roman" w:eastAsia="Times New Roman" w:hAnsi="Times New Roman" w:cs="Times New Roman"/>
              <w:szCs w:val="24"/>
            </w:rPr>
          </w:rPrChange>
        </w:rPr>
      </w:pPr>
      <w:ins w:id="1021" w:author="Pedro Oliveira" w:date="2019-10-24T00:08:00Z">
        <w:r w:rsidRPr="002A069A">
          <w:rPr>
            <w:rStyle w:val="SubtleEmphasis"/>
            <w:rPrChange w:id="1022"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023"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024" w:author="Pedro Oliveira" w:date="2019-10-24T00:08:00Z">
              <w:rPr>
                <w:rFonts w:ascii="Times New Roman" w:eastAsia="Times New Roman" w:hAnsi="Times New Roman" w:cs="Times New Roman"/>
                <w:color w:val="000000"/>
                <w:sz w:val="20"/>
                <w:szCs w:val="20"/>
              </w:rPr>
            </w:rPrChange>
          </w:rPr>
          <w:t>(['Samples: ' num2str(samples)])</w:t>
        </w:r>
      </w:ins>
    </w:p>
    <w:p w14:paraId="5168E6C5" w14:textId="77777777" w:rsidR="002A069A" w:rsidRPr="002A069A" w:rsidRDefault="002A069A" w:rsidP="002A069A">
      <w:pPr>
        <w:spacing w:before="0" w:after="0" w:line="240" w:lineRule="auto"/>
        <w:rPr>
          <w:ins w:id="1025" w:author="Pedro Oliveira" w:date="2019-10-24T00:08:00Z"/>
          <w:rStyle w:val="SubtleEmphasis"/>
          <w:rPrChange w:id="1026" w:author="Pedro Oliveira" w:date="2019-10-24T00:08:00Z">
            <w:rPr>
              <w:ins w:id="1027" w:author="Pedro Oliveira" w:date="2019-10-24T00:08:00Z"/>
              <w:rFonts w:ascii="Times New Roman" w:eastAsia="Times New Roman" w:hAnsi="Times New Roman" w:cs="Times New Roman"/>
              <w:szCs w:val="24"/>
            </w:rPr>
          </w:rPrChange>
        </w:rPr>
      </w:pPr>
      <w:proofErr w:type="spellStart"/>
      <w:ins w:id="1028" w:author="Pedro Oliveira" w:date="2019-10-24T00:08:00Z">
        <w:r w:rsidRPr="002A069A">
          <w:rPr>
            <w:rStyle w:val="SubtleEmphasis"/>
            <w:rPrChange w:id="1029"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030"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031" w:author="Pedro Oliveira" w:date="2019-10-24T00:08:00Z">
              <w:rPr>
                <w:rFonts w:ascii="Times New Roman" w:eastAsia="Times New Roman" w:hAnsi="Times New Roman" w:cs="Times New Roman"/>
                <w:color w:val="000000"/>
                <w:sz w:val="20"/>
                <w:szCs w:val="20"/>
              </w:rPr>
            </w:rPrChange>
          </w:rPr>
          <w:t>Duração</w:t>
        </w:r>
        <w:proofErr w:type="spellEnd"/>
        <w:r w:rsidRPr="002A069A">
          <w:rPr>
            <w:rStyle w:val="SubtleEmphasis"/>
            <w:rPrChange w:id="1032" w:author="Pedro Oliveira" w:date="2019-10-24T00:08:00Z">
              <w:rPr>
                <w:rFonts w:ascii="Times New Roman" w:eastAsia="Times New Roman" w:hAnsi="Times New Roman" w:cs="Times New Roman"/>
                <w:color w:val="000000"/>
                <w:sz w:val="20"/>
                <w:szCs w:val="20"/>
              </w:rPr>
            </w:rPrChange>
          </w:rPr>
          <w:t xml:space="preserve"> da </w:t>
        </w:r>
        <w:proofErr w:type="spellStart"/>
        <w:r w:rsidRPr="002A069A">
          <w:rPr>
            <w:rStyle w:val="SubtleEmphasis"/>
            <w:rPrChange w:id="1033" w:author="Pedro Oliveira" w:date="2019-10-24T00:08:00Z">
              <w:rPr>
                <w:rFonts w:ascii="Times New Roman" w:eastAsia="Times New Roman" w:hAnsi="Times New Roman" w:cs="Times New Roman"/>
                <w:color w:val="000000"/>
                <w:sz w:val="20"/>
                <w:szCs w:val="20"/>
              </w:rPr>
            </w:rPrChange>
          </w:rPr>
          <w:t>aquisição</w:t>
        </w:r>
        <w:proofErr w:type="spellEnd"/>
        <w:r w:rsidRPr="002A069A">
          <w:rPr>
            <w:rStyle w:val="SubtleEmphasis"/>
            <w:rPrChange w:id="1034" w:author="Pedro Oliveira" w:date="2019-10-24T00:08:00Z">
              <w:rPr>
                <w:rFonts w:ascii="Times New Roman" w:eastAsia="Times New Roman" w:hAnsi="Times New Roman" w:cs="Times New Roman"/>
                <w:color w:val="000000"/>
                <w:sz w:val="20"/>
                <w:szCs w:val="20"/>
              </w:rPr>
            </w:rPrChange>
          </w:rPr>
          <w:t xml:space="preserve">: ' num2str(loops*time) ' </w:t>
        </w:r>
        <w:proofErr w:type="spellStart"/>
        <w:r w:rsidRPr="002A069A">
          <w:rPr>
            <w:rStyle w:val="SubtleEmphasis"/>
            <w:rPrChange w:id="1035" w:author="Pedro Oliveira" w:date="2019-10-24T00:08:00Z">
              <w:rPr>
                <w:rFonts w:ascii="Times New Roman" w:eastAsia="Times New Roman" w:hAnsi="Times New Roman" w:cs="Times New Roman"/>
                <w:color w:val="000000"/>
                <w:sz w:val="20"/>
                <w:szCs w:val="20"/>
              </w:rPr>
            </w:rPrChange>
          </w:rPr>
          <w:t>segundos</w:t>
        </w:r>
        <w:proofErr w:type="spellEnd"/>
        <w:r w:rsidRPr="002A069A">
          <w:rPr>
            <w:rStyle w:val="SubtleEmphasis"/>
            <w:rPrChange w:id="1036" w:author="Pedro Oliveira" w:date="2019-10-24T00:08:00Z">
              <w:rPr>
                <w:rFonts w:ascii="Times New Roman" w:eastAsia="Times New Roman" w:hAnsi="Times New Roman" w:cs="Times New Roman"/>
                <w:color w:val="000000"/>
                <w:sz w:val="20"/>
                <w:szCs w:val="20"/>
              </w:rPr>
            </w:rPrChange>
          </w:rPr>
          <w:t>'])</w:t>
        </w:r>
      </w:ins>
    </w:p>
    <w:p w14:paraId="4069F2A7" w14:textId="77777777" w:rsidR="002A069A" w:rsidRPr="002A069A" w:rsidRDefault="002A069A" w:rsidP="002A069A">
      <w:pPr>
        <w:spacing w:before="0" w:after="0" w:line="240" w:lineRule="auto"/>
        <w:rPr>
          <w:ins w:id="1037" w:author="Pedro Oliveira" w:date="2019-10-24T00:08:00Z"/>
          <w:rStyle w:val="SubtleEmphasis"/>
          <w:rPrChange w:id="1038" w:author="Pedro Oliveira" w:date="2019-10-24T00:08:00Z">
            <w:rPr>
              <w:ins w:id="1039" w:author="Pedro Oliveira" w:date="2019-10-24T00:08:00Z"/>
              <w:rFonts w:ascii="Times New Roman" w:eastAsia="Times New Roman" w:hAnsi="Times New Roman" w:cs="Times New Roman"/>
              <w:szCs w:val="24"/>
            </w:rPr>
          </w:rPrChange>
        </w:rPr>
      </w:pPr>
      <w:proofErr w:type="spellStart"/>
      <w:ins w:id="1040" w:author="Pedro Oliveira" w:date="2019-10-24T00:08:00Z">
        <w:r w:rsidRPr="002A069A">
          <w:rPr>
            <w:rStyle w:val="SubtleEmphasis"/>
            <w:rPrChange w:id="1041"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042" w:author="Pedro Oliveira" w:date="2019-10-24T00:08:00Z">
              <w:rPr>
                <w:rFonts w:ascii="Times New Roman" w:eastAsia="Times New Roman" w:hAnsi="Times New Roman" w:cs="Times New Roman"/>
                <w:color w:val="000000"/>
                <w:sz w:val="20"/>
                <w:szCs w:val="20"/>
              </w:rPr>
            </w:rPrChange>
          </w:rPr>
          <w:t xml:space="preserve">(['Tempo </w:t>
        </w:r>
        <w:proofErr w:type="spellStart"/>
        <w:r w:rsidRPr="002A069A">
          <w:rPr>
            <w:rStyle w:val="SubtleEmphasis"/>
            <w:rPrChange w:id="1043" w:author="Pedro Oliveira" w:date="2019-10-24T00:08:00Z">
              <w:rPr>
                <w:rFonts w:ascii="Times New Roman" w:eastAsia="Times New Roman" w:hAnsi="Times New Roman" w:cs="Times New Roman"/>
                <w:color w:val="000000"/>
                <w:sz w:val="20"/>
                <w:szCs w:val="20"/>
              </w:rPr>
            </w:rPrChange>
          </w:rPr>
          <w:t>estimado</w:t>
        </w:r>
        <w:proofErr w:type="spellEnd"/>
        <w:r w:rsidRPr="002A069A">
          <w:rPr>
            <w:rStyle w:val="SubtleEmphasis"/>
            <w:rPrChange w:id="1044" w:author="Pedro Oliveira" w:date="2019-10-24T00:08:00Z">
              <w:rPr>
                <w:rFonts w:ascii="Times New Roman" w:eastAsia="Times New Roman" w:hAnsi="Times New Roman" w:cs="Times New Roman"/>
                <w:color w:val="000000"/>
                <w:sz w:val="20"/>
                <w:szCs w:val="20"/>
              </w:rPr>
            </w:rPrChange>
          </w:rPr>
          <w:t>: ' char(duration(seconds(loops*time), 'Format','</w:t>
        </w:r>
        <w:proofErr w:type="spellStart"/>
        <w:r w:rsidRPr="002A069A">
          <w:rPr>
            <w:rStyle w:val="SubtleEmphasis"/>
            <w:rPrChange w:id="1045" w:author="Pedro Oliveira" w:date="2019-10-24T00:08:00Z">
              <w:rPr>
                <w:rFonts w:ascii="Times New Roman" w:eastAsia="Times New Roman" w:hAnsi="Times New Roman" w:cs="Times New Roman"/>
                <w:color w:val="000000"/>
                <w:sz w:val="20"/>
                <w:szCs w:val="20"/>
              </w:rPr>
            </w:rPrChange>
          </w:rPr>
          <w:t>hh:mm:ss</w:t>
        </w:r>
        <w:proofErr w:type="spellEnd"/>
        <w:r w:rsidRPr="002A069A">
          <w:rPr>
            <w:rStyle w:val="SubtleEmphasis"/>
            <w:rPrChange w:id="1046" w:author="Pedro Oliveira" w:date="2019-10-24T00:08:00Z">
              <w:rPr>
                <w:rFonts w:ascii="Times New Roman" w:eastAsia="Times New Roman" w:hAnsi="Times New Roman" w:cs="Times New Roman"/>
                <w:color w:val="000000"/>
                <w:sz w:val="20"/>
                <w:szCs w:val="20"/>
              </w:rPr>
            </w:rPrChange>
          </w:rPr>
          <w:t>'))]);</w:t>
        </w:r>
      </w:ins>
    </w:p>
    <w:p w14:paraId="3B8EB767" w14:textId="77777777" w:rsidR="002A069A" w:rsidRPr="002A069A" w:rsidRDefault="002A069A" w:rsidP="002A069A">
      <w:pPr>
        <w:spacing w:before="0" w:after="0" w:line="240" w:lineRule="auto"/>
        <w:jc w:val="left"/>
        <w:rPr>
          <w:ins w:id="1047" w:author="Pedro Oliveira" w:date="2019-10-24T00:08:00Z"/>
          <w:rStyle w:val="SubtleEmphasis"/>
          <w:rPrChange w:id="1048" w:author="Pedro Oliveira" w:date="2019-10-24T00:08:00Z">
            <w:rPr>
              <w:ins w:id="1049" w:author="Pedro Oliveira" w:date="2019-10-24T00:08:00Z"/>
              <w:rFonts w:ascii="Times New Roman" w:eastAsia="Times New Roman" w:hAnsi="Times New Roman" w:cs="Times New Roman"/>
              <w:szCs w:val="24"/>
            </w:rPr>
          </w:rPrChange>
        </w:rPr>
      </w:pPr>
    </w:p>
    <w:p w14:paraId="6D1EAFE0" w14:textId="77777777" w:rsidR="002A069A" w:rsidRPr="002A069A" w:rsidRDefault="002A069A" w:rsidP="002A069A">
      <w:pPr>
        <w:spacing w:before="0" w:after="0" w:line="240" w:lineRule="auto"/>
        <w:rPr>
          <w:ins w:id="1050" w:author="Pedro Oliveira" w:date="2019-10-24T00:08:00Z"/>
          <w:rStyle w:val="SubtleEmphasis"/>
          <w:rPrChange w:id="1051" w:author="Pedro Oliveira" w:date="2019-10-24T00:08:00Z">
            <w:rPr>
              <w:ins w:id="1052" w:author="Pedro Oliveira" w:date="2019-10-24T00:08:00Z"/>
              <w:rFonts w:ascii="Times New Roman" w:eastAsia="Times New Roman" w:hAnsi="Times New Roman" w:cs="Times New Roman"/>
              <w:szCs w:val="24"/>
            </w:rPr>
          </w:rPrChange>
        </w:rPr>
      </w:pPr>
      <w:proofErr w:type="spellStart"/>
      <w:ins w:id="1053" w:author="Pedro Oliveira" w:date="2019-10-24T00:08:00Z">
        <w:r w:rsidRPr="002A069A">
          <w:rPr>
            <w:rStyle w:val="SubtleEmphasis"/>
            <w:rPrChange w:id="1054" w:author="Pedro Oliveira" w:date="2019-10-24T00:08:00Z">
              <w:rPr>
                <w:rFonts w:ascii="Times New Roman" w:eastAsia="Times New Roman" w:hAnsi="Times New Roman" w:cs="Times New Roman"/>
                <w:color w:val="000000"/>
                <w:sz w:val="20"/>
                <w:szCs w:val="20"/>
              </w:rPr>
            </w:rPrChange>
          </w:rPr>
          <w:lastRenderedPageBreak/>
          <w:t>disp</w:t>
        </w:r>
        <w:proofErr w:type="spellEnd"/>
        <w:r w:rsidRPr="002A069A">
          <w:rPr>
            <w:rStyle w:val="SubtleEmphasis"/>
            <w:rPrChange w:id="1055"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056" w:author="Pedro Oliveira" w:date="2019-10-24T00:08:00Z">
              <w:rPr>
                <w:rFonts w:ascii="Times New Roman" w:eastAsia="Times New Roman" w:hAnsi="Times New Roman" w:cs="Times New Roman"/>
                <w:color w:val="000000"/>
                <w:sz w:val="20"/>
                <w:szCs w:val="20"/>
              </w:rPr>
            </w:rPrChange>
          </w:rPr>
          <w:t>Não</w:t>
        </w:r>
        <w:proofErr w:type="spellEnd"/>
        <w:r w:rsidRPr="002A069A">
          <w:rPr>
            <w:rStyle w:val="SubtleEmphasis"/>
            <w:rPrChange w:id="1057"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058" w:author="Pedro Oliveira" w:date="2019-10-24T00:08:00Z">
              <w:rPr>
                <w:rFonts w:ascii="Times New Roman" w:eastAsia="Times New Roman" w:hAnsi="Times New Roman" w:cs="Times New Roman"/>
                <w:color w:val="000000"/>
                <w:sz w:val="20"/>
                <w:szCs w:val="20"/>
              </w:rPr>
            </w:rPrChange>
          </w:rPr>
          <w:t>desligue</w:t>
        </w:r>
        <w:proofErr w:type="spellEnd"/>
        <w:r w:rsidRPr="002A069A">
          <w:rPr>
            <w:rStyle w:val="SubtleEmphasis"/>
            <w:rPrChange w:id="1059"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060" w:author="Pedro Oliveira" w:date="2019-10-24T00:08:00Z">
              <w:rPr>
                <w:rFonts w:ascii="Times New Roman" w:eastAsia="Times New Roman" w:hAnsi="Times New Roman" w:cs="Times New Roman"/>
                <w:color w:val="000000"/>
                <w:sz w:val="20"/>
                <w:szCs w:val="20"/>
              </w:rPr>
            </w:rPrChange>
          </w:rPr>
          <w:t>este</w:t>
        </w:r>
        <w:proofErr w:type="spellEnd"/>
        <w:r w:rsidRPr="002A069A">
          <w:rPr>
            <w:rStyle w:val="SubtleEmphasis"/>
            <w:rPrChange w:id="1061"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062" w:author="Pedro Oliveira" w:date="2019-10-24T00:08:00Z">
              <w:rPr>
                <w:rFonts w:ascii="Times New Roman" w:eastAsia="Times New Roman" w:hAnsi="Times New Roman" w:cs="Times New Roman"/>
                <w:color w:val="000000"/>
                <w:sz w:val="20"/>
                <w:szCs w:val="20"/>
              </w:rPr>
            </w:rPrChange>
          </w:rPr>
          <w:t>computador</w:t>
        </w:r>
        <w:proofErr w:type="spellEnd"/>
        <w:r w:rsidRPr="002A069A">
          <w:rPr>
            <w:rStyle w:val="SubtleEmphasis"/>
            <w:rPrChange w:id="1063" w:author="Pedro Oliveira" w:date="2019-10-24T00:08:00Z">
              <w:rPr>
                <w:rFonts w:ascii="Times New Roman" w:eastAsia="Times New Roman" w:hAnsi="Times New Roman" w:cs="Times New Roman"/>
                <w:color w:val="000000"/>
                <w:sz w:val="20"/>
                <w:szCs w:val="20"/>
              </w:rPr>
            </w:rPrChange>
          </w:rPr>
          <w:t>.')</w:t>
        </w:r>
      </w:ins>
    </w:p>
    <w:p w14:paraId="4D4E0CD3" w14:textId="77777777" w:rsidR="002A069A" w:rsidRPr="002A069A" w:rsidRDefault="002A069A" w:rsidP="002A069A">
      <w:pPr>
        <w:spacing w:before="0" w:after="0" w:line="240" w:lineRule="auto"/>
        <w:rPr>
          <w:ins w:id="1064" w:author="Pedro Oliveira" w:date="2019-10-24T00:08:00Z"/>
          <w:rStyle w:val="SubtleEmphasis"/>
          <w:rPrChange w:id="1065" w:author="Pedro Oliveira" w:date="2019-10-24T00:08:00Z">
            <w:rPr>
              <w:ins w:id="1066" w:author="Pedro Oliveira" w:date="2019-10-24T00:08:00Z"/>
              <w:rFonts w:ascii="Times New Roman" w:eastAsia="Times New Roman" w:hAnsi="Times New Roman" w:cs="Times New Roman"/>
              <w:szCs w:val="24"/>
            </w:rPr>
          </w:rPrChange>
        </w:rPr>
      </w:pPr>
      <w:proofErr w:type="spellStart"/>
      <w:ins w:id="1067" w:author="Pedro Oliveira" w:date="2019-10-24T00:08:00Z">
        <w:r w:rsidRPr="002A069A">
          <w:rPr>
            <w:rStyle w:val="SubtleEmphasis"/>
            <w:rPrChange w:id="1068"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069"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070" w:author="Pedro Oliveira" w:date="2019-10-24T00:08:00Z">
              <w:rPr>
                <w:rFonts w:ascii="Times New Roman" w:eastAsia="Times New Roman" w:hAnsi="Times New Roman" w:cs="Times New Roman"/>
                <w:color w:val="000000"/>
                <w:sz w:val="20"/>
                <w:szCs w:val="20"/>
              </w:rPr>
            </w:rPrChange>
          </w:rPr>
          <w:t>Contagem</w:t>
        </w:r>
        <w:proofErr w:type="spellEnd"/>
        <w:r w:rsidRPr="002A069A">
          <w:rPr>
            <w:rStyle w:val="SubtleEmphasis"/>
            <w:rPrChange w:id="1071"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072"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1073"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074" w:author="Pedro Oliveira" w:date="2019-10-24T00:08:00Z">
              <w:rPr>
                <w:rFonts w:ascii="Times New Roman" w:eastAsia="Times New Roman" w:hAnsi="Times New Roman" w:cs="Times New Roman"/>
                <w:color w:val="000000"/>
                <w:sz w:val="20"/>
                <w:szCs w:val="20"/>
              </w:rPr>
            </w:rPrChange>
          </w:rPr>
          <w:t>progresso</w:t>
        </w:r>
        <w:proofErr w:type="spellEnd"/>
        <w:r w:rsidRPr="002A069A">
          <w:rPr>
            <w:rStyle w:val="SubtleEmphasis"/>
            <w:rPrChange w:id="1075" w:author="Pedro Oliveira" w:date="2019-10-24T00:08:00Z">
              <w:rPr>
                <w:rFonts w:ascii="Times New Roman" w:eastAsia="Times New Roman" w:hAnsi="Times New Roman" w:cs="Times New Roman"/>
                <w:color w:val="000000"/>
                <w:sz w:val="20"/>
                <w:szCs w:val="20"/>
              </w:rPr>
            </w:rPrChange>
          </w:rPr>
          <w:t>...')</w:t>
        </w:r>
      </w:ins>
    </w:p>
    <w:p w14:paraId="464EDC95" w14:textId="77777777" w:rsidR="002A069A" w:rsidRPr="002A069A" w:rsidRDefault="002A069A" w:rsidP="002A069A">
      <w:pPr>
        <w:spacing w:before="0" w:after="0" w:line="240" w:lineRule="auto"/>
        <w:jc w:val="left"/>
        <w:rPr>
          <w:ins w:id="1076" w:author="Pedro Oliveira" w:date="2019-10-24T00:08:00Z"/>
          <w:rStyle w:val="SubtleEmphasis"/>
          <w:rPrChange w:id="1077" w:author="Pedro Oliveira" w:date="2019-10-24T00:08:00Z">
            <w:rPr>
              <w:ins w:id="1078" w:author="Pedro Oliveira" w:date="2019-10-24T00:08:00Z"/>
              <w:rFonts w:ascii="Times New Roman" w:eastAsia="Times New Roman" w:hAnsi="Times New Roman" w:cs="Times New Roman"/>
              <w:szCs w:val="24"/>
            </w:rPr>
          </w:rPrChange>
        </w:rPr>
      </w:pPr>
    </w:p>
    <w:p w14:paraId="5A71297A" w14:textId="77777777" w:rsidR="002A069A" w:rsidRPr="002A069A" w:rsidRDefault="002A069A" w:rsidP="002A069A">
      <w:pPr>
        <w:spacing w:before="0" w:after="0" w:line="240" w:lineRule="auto"/>
        <w:rPr>
          <w:ins w:id="1079" w:author="Pedro Oliveira" w:date="2019-10-24T00:08:00Z"/>
          <w:rStyle w:val="SubtleEmphasis"/>
          <w:rPrChange w:id="1080" w:author="Pedro Oliveira" w:date="2019-10-24T00:08:00Z">
            <w:rPr>
              <w:ins w:id="1081" w:author="Pedro Oliveira" w:date="2019-10-24T00:08:00Z"/>
              <w:rFonts w:ascii="Times New Roman" w:eastAsia="Times New Roman" w:hAnsi="Times New Roman" w:cs="Times New Roman"/>
              <w:szCs w:val="24"/>
            </w:rPr>
          </w:rPrChange>
        </w:rPr>
      </w:pPr>
      <w:ins w:id="1082" w:author="Pedro Oliveira" w:date="2019-10-24T00:08:00Z">
        <w:r w:rsidRPr="002A069A">
          <w:rPr>
            <w:rStyle w:val="SubtleEmphasis"/>
            <w:rPrChange w:id="1083" w:author="Pedro Oliveira" w:date="2019-10-24T00:08:00Z">
              <w:rPr>
                <w:rFonts w:ascii="Times New Roman" w:eastAsia="Times New Roman" w:hAnsi="Times New Roman" w:cs="Times New Roman"/>
                <w:color w:val="000000"/>
                <w:sz w:val="20"/>
                <w:szCs w:val="20"/>
              </w:rPr>
            </w:rPrChange>
          </w:rPr>
          <w:t>%%</w:t>
        </w:r>
      </w:ins>
    </w:p>
    <w:p w14:paraId="425115FF" w14:textId="77777777" w:rsidR="002A069A" w:rsidRPr="002A069A" w:rsidRDefault="002A069A" w:rsidP="002A069A">
      <w:pPr>
        <w:spacing w:before="0" w:after="0" w:line="240" w:lineRule="auto"/>
        <w:rPr>
          <w:ins w:id="1084" w:author="Pedro Oliveira" w:date="2019-10-24T00:08:00Z"/>
          <w:rStyle w:val="SubtleEmphasis"/>
          <w:rPrChange w:id="1085" w:author="Pedro Oliveira" w:date="2019-10-24T00:08:00Z">
            <w:rPr>
              <w:ins w:id="1086" w:author="Pedro Oliveira" w:date="2019-10-24T00:08:00Z"/>
              <w:rFonts w:ascii="Times New Roman" w:eastAsia="Times New Roman" w:hAnsi="Times New Roman" w:cs="Times New Roman"/>
              <w:szCs w:val="24"/>
            </w:rPr>
          </w:rPrChange>
        </w:rPr>
      </w:pPr>
      <w:ins w:id="1087" w:author="Pedro Oliveira" w:date="2019-10-24T00:08:00Z">
        <w:r w:rsidRPr="002A069A">
          <w:rPr>
            <w:rStyle w:val="SubtleEmphasis"/>
            <w:rPrChange w:id="1088" w:author="Pedro Oliveira" w:date="2019-10-24T00:08:00Z">
              <w:rPr>
                <w:rFonts w:ascii="Times New Roman" w:eastAsia="Times New Roman" w:hAnsi="Times New Roman" w:cs="Times New Roman"/>
                <w:color w:val="000000"/>
                <w:sz w:val="20"/>
                <w:szCs w:val="20"/>
              </w:rPr>
            </w:rPrChange>
          </w:rPr>
          <w:t>if ~</w:t>
        </w:r>
        <w:proofErr w:type="spellStart"/>
        <w:r w:rsidRPr="002A069A">
          <w:rPr>
            <w:rStyle w:val="SubtleEmphasis"/>
            <w:rPrChange w:id="1089" w:author="Pedro Oliveira" w:date="2019-10-24T00:08:00Z">
              <w:rPr>
                <w:rFonts w:ascii="Times New Roman" w:eastAsia="Times New Roman" w:hAnsi="Times New Roman" w:cs="Times New Roman"/>
                <w:color w:val="000000"/>
                <w:sz w:val="20"/>
                <w:szCs w:val="20"/>
              </w:rPr>
            </w:rPrChange>
          </w:rPr>
          <w:t>isempty</w:t>
        </w:r>
        <w:proofErr w:type="spellEnd"/>
        <w:r w:rsidRPr="002A069A">
          <w:rPr>
            <w:rStyle w:val="SubtleEmphasis"/>
            <w:rPrChange w:id="1090"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091" w:author="Pedro Oliveira" w:date="2019-10-24T00:08:00Z">
              <w:rPr>
                <w:rFonts w:ascii="Times New Roman" w:eastAsia="Times New Roman" w:hAnsi="Times New Roman" w:cs="Times New Roman"/>
                <w:color w:val="000000"/>
                <w:sz w:val="20"/>
                <w:szCs w:val="20"/>
              </w:rPr>
            </w:rPrChange>
          </w:rPr>
          <w:t>instrfind</w:t>
        </w:r>
        <w:proofErr w:type="spellEnd"/>
        <w:r w:rsidRPr="002A069A">
          <w:rPr>
            <w:rStyle w:val="SubtleEmphasis"/>
            <w:rPrChange w:id="1092" w:author="Pedro Oliveira" w:date="2019-10-24T00:08:00Z">
              <w:rPr>
                <w:rFonts w:ascii="Times New Roman" w:eastAsia="Times New Roman" w:hAnsi="Times New Roman" w:cs="Times New Roman"/>
                <w:color w:val="000000"/>
                <w:sz w:val="20"/>
                <w:szCs w:val="20"/>
              </w:rPr>
            </w:rPrChange>
          </w:rPr>
          <w:t>)</w:t>
        </w:r>
      </w:ins>
    </w:p>
    <w:p w14:paraId="3BC5A7F6" w14:textId="77777777" w:rsidR="002A069A" w:rsidRPr="002A069A" w:rsidRDefault="002A069A" w:rsidP="002A069A">
      <w:pPr>
        <w:spacing w:before="0" w:after="0" w:line="240" w:lineRule="auto"/>
        <w:rPr>
          <w:ins w:id="1093" w:author="Pedro Oliveira" w:date="2019-10-24T00:08:00Z"/>
          <w:rStyle w:val="SubtleEmphasis"/>
          <w:rPrChange w:id="1094" w:author="Pedro Oliveira" w:date="2019-10-24T00:08:00Z">
            <w:rPr>
              <w:ins w:id="1095" w:author="Pedro Oliveira" w:date="2019-10-24T00:08:00Z"/>
              <w:rFonts w:ascii="Times New Roman" w:eastAsia="Times New Roman" w:hAnsi="Times New Roman" w:cs="Times New Roman"/>
              <w:szCs w:val="24"/>
            </w:rPr>
          </w:rPrChange>
        </w:rPr>
      </w:pPr>
      <w:ins w:id="1096" w:author="Pedro Oliveira" w:date="2019-10-24T00:08:00Z">
        <w:r w:rsidRPr="002A069A">
          <w:rPr>
            <w:rStyle w:val="SubtleEmphasis"/>
            <w:rPrChange w:id="1097"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098" w:author="Pedro Oliveira" w:date="2019-10-24T00:08:00Z">
              <w:rPr>
                <w:rFonts w:ascii="Times New Roman" w:eastAsia="Times New Roman" w:hAnsi="Times New Roman" w:cs="Times New Roman"/>
                <w:color w:val="000000"/>
                <w:sz w:val="20"/>
                <w:szCs w:val="20"/>
              </w:rPr>
            </w:rPrChange>
          </w:rPr>
          <w:t>fclose</w:t>
        </w:r>
        <w:proofErr w:type="spellEnd"/>
        <w:r w:rsidRPr="002A069A">
          <w:rPr>
            <w:rStyle w:val="SubtleEmphasis"/>
            <w:rPrChange w:id="1099"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100" w:author="Pedro Oliveira" w:date="2019-10-24T00:08:00Z">
              <w:rPr>
                <w:rFonts w:ascii="Times New Roman" w:eastAsia="Times New Roman" w:hAnsi="Times New Roman" w:cs="Times New Roman"/>
                <w:color w:val="000000"/>
                <w:sz w:val="20"/>
                <w:szCs w:val="20"/>
              </w:rPr>
            </w:rPrChange>
          </w:rPr>
          <w:t>instrfindall</w:t>
        </w:r>
        <w:proofErr w:type="spellEnd"/>
        <w:r w:rsidRPr="002A069A">
          <w:rPr>
            <w:rStyle w:val="SubtleEmphasis"/>
            <w:rPrChange w:id="1101" w:author="Pedro Oliveira" w:date="2019-10-24T00:08:00Z">
              <w:rPr>
                <w:rFonts w:ascii="Times New Roman" w:eastAsia="Times New Roman" w:hAnsi="Times New Roman" w:cs="Times New Roman"/>
                <w:color w:val="000000"/>
                <w:sz w:val="20"/>
                <w:szCs w:val="20"/>
              </w:rPr>
            </w:rPrChange>
          </w:rPr>
          <w:t>)</w:t>
        </w:r>
      </w:ins>
    </w:p>
    <w:p w14:paraId="28C9576B" w14:textId="77777777" w:rsidR="002A069A" w:rsidRPr="002A069A" w:rsidRDefault="002A069A" w:rsidP="002A069A">
      <w:pPr>
        <w:spacing w:before="0" w:after="0" w:line="240" w:lineRule="auto"/>
        <w:rPr>
          <w:ins w:id="1102" w:author="Pedro Oliveira" w:date="2019-10-24T00:08:00Z"/>
          <w:rStyle w:val="SubtleEmphasis"/>
          <w:rPrChange w:id="1103" w:author="Pedro Oliveira" w:date="2019-10-24T00:08:00Z">
            <w:rPr>
              <w:ins w:id="1104" w:author="Pedro Oliveira" w:date="2019-10-24T00:08:00Z"/>
              <w:rFonts w:ascii="Times New Roman" w:eastAsia="Times New Roman" w:hAnsi="Times New Roman" w:cs="Times New Roman"/>
              <w:szCs w:val="24"/>
            </w:rPr>
          </w:rPrChange>
        </w:rPr>
      </w:pPr>
      <w:ins w:id="1105" w:author="Pedro Oliveira" w:date="2019-10-24T00:08:00Z">
        <w:r w:rsidRPr="002A069A">
          <w:rPr>
            <w:rStyle w:val="SubtleEmphasis"/>
            <w:rPrChange w:id="1106" w:author="Pedro Oliveira" w:date="2019-10-24T00:08:00Z">
              <w:rPr>
                <w:rFonts w:ascii="Times New Roman" w:eastAsia="Times New Roman" w:hAnsi="Times New Roman" w:cs="Times New Roman"/>
                <w:color w:val="000000"/>
                <w:sz w:val="20"/>
                <w:szCs w:val="20"/>
              </w:rPr>
            </w:rPrChange>
          </w:rPr>
          <w:t>    delete(</w:t>
        </w:r>
        <w:proofErr w:type="spellStart"/>
        <w:r w:rsidRPr="002A069A">
          <w:rPr>
            <w:rStyle w:val="SubtleEmphasis"/>
            <w:rPrChange w:id="1107" w:author="Pedro Oliveira" w:date="2019-10-24T00:08:00Z">
              <w:rPr>
                <w:rFonts w:ascii="Times New Roman" w:eastAsia="Times New Roman" w:hAnsi="Times New Roman" w:cs="Times New Roman"/>
                <w:color w:val="000000"/>
                <w:sz w:val="20"/>
                <w:szCs w:val="20"/>
              </w:rPr>
            </w:rPrChange>
          </w:rPr>
          <w:t>instrfindall</w:t>
        </w:r>
        <w:proofErr w:type="spellEnd"/>
        <w:r w:rsidRPr="002A069A">
          <w:rPr>
            <w:rStyle w:val="SubtleEmphasis"/>
            <w:rPrChange w:id="1108" w:author="Pedro Oliveira" w:date="2019-10-24T00:08:00Z">
              <w:rPr>
                <w:rFonts w:ascii="Times New Roman" w:eastAsia="Times New Roman" w:hAnsi="Times New Roman" w:cs="Times New Roman"/>
                <w:color w:val="000000"/>
                <w:sz w:val="20"/>
                <w:szCs w:val="20"/>
              </w:rPr>
            </w:rPrChange>
          </w:rPr>
          <w:t>)</w:t>
        </w:r>
      </w:ins>
    </w:p>
    <w:p w14:paraId="4F2B6F8C" w14:textId="77777777" w:rsidR="002A069A" w:rsidRPr="002A069A" w:rsidRDefault="002A069A" w:rsidP="002A069A">
      <w:pPr>
        <w:spacing w:before="0" w:after="0" w:line="240" w:lineRule="auto"/>
        <w:rPr>
          <w:ins w:id="1109" w:author="Pedro Oliveira" w:date="2019-10-24T00:08:00Z"/>
          <w:rStyle w:val="SubtleEmphasis"/>
          <w:rPrChange w:id="1110" w:author="Pedro Oliveira" w:date="2019-10-24T00:08:00Z">
            <w:rPr>
              <w:ins w:id="1111" w:author="Pedro Oliveira" w:date="2019-10-24T00:08:00Z"/>
              <w:rFonts w:ascii="Times New Roman" w:eastAsia="Times New Roman" w:hAnsi="Times New Roman" w:cs="Times New Roman"/>
              <w:szCs w:val="24"/>
            </w:rPr>
          </w:rPrChange>
        </w:rPr>
      </w:pPr>
      <w:ins w:id="1112" w:author="Pedro Oliveira" w:date="2019-10-24T00:08:00Z">
        <w:r w:rsidRPr="002A069A">
          <w:rPr>
            <w:rStyle w:val="SubtleEmphasis"/>
            <w:rPrChange w:id="1113" w:author="Pedro Oliveira" w:date="2019-10-24T00:08:00Z">
              <w:rPr>
                <w:rFonts w:ascii="Times New Roman" w:eastAsia="Times New Roman" w:hAnsi="Times New Roman" w:cs="Times New Roman"/>
                <w:color w:val="000000"/>
                <w:sz w:val="20"/>
                <w:szCs w:val="20"/>
              </w:rPr>
            </w:rPrChange>
          </w:rPr>
          <w:t>end</w:t>
        </w:r>
      </w:ins>
    </w:p>
    <w:p w14:paraId="5063393B" w14:textId="77777777" w:rsidR="002A069A" w:rsidRPr="002A069A" w:rsidRDefault="002A069A" w:rsidP="002A069A">
      <w:pPr>
        <w:spacing w:before="0" w:after="0" w:line="240" w:lineRule="auto"/>
        <w:jc w:val="left"/>
        <w:rPr>
          <w:ins w:id="1114" w:author="Pedro Oliveira" w:date="2019-10-24T00:08:00Z"/>
          <w:rStyle w:val="SubtleEmphasis"/>
          <w:rPrChange w:id="1115" w:author="Pedro Oliveira" w:date="2019-10-24T00:08:00Z">
            <w:rPr>
              <w:ins w:id="1116" w:author="Pedro Oliveira" w:date="2019-10-24T00:08:00Z"/>
              <w:rFonts w:ascii="Times New Roman" w:eastAsia="Times New Roman" w:hAnsi="Times New Roman" w:cs="Times New Roman"/>
              <w:szCs w:val="24"/>
            </w:rPr>
          </w:rPrChange>
        </w:rPr>
      </w:pPr>
    </w:p>
    <w:p w14:paraId="09977171" w14:textId="77777777" w:rsidR="002A069A" w:rsidRPr="002A069A" w:rsidRDefault="002A069A" w:rsidP="002A069A">
      <w:pPr>
        <w:spacing w:before="0" w:after="0" w:line="240" w:lineRule="auto"/>
        <w:rPr>
          <w:ins w:id="1117" w:author="Pedro Oliveira" w:date="2019-10-24T00:08:00Z"/>
          <w:rStyle w:val="SubtleEmphasis"/>
          <w:rPrChange w:id="1118" w:author="Pedro Oliveira" w:date="2019-10-24T00:08:00Z">
            <w:rPr>
              <w:ins w:id="1119" w:author="Pedro Oliveira" w:date="2019-10-24T00:08:00Z"/>
              <w:rFonts w:ascii="Times New Roman" w:eastAsia="Times New Roman" w:hAnsi="Times New Roman" w:cs="Times New Roman"/>
              <w:szCs w:val="24"/>
            </w:rPr>
          </w:rPrChange>
        </w:rPr>
      </w:pPr>
      <w:ins w:id="1120" w:author="Pedro Oliveira" w:date="2019-10-24T00:08:00Z">
        <w:r w:rsidRPr="002A069A">
          <w:rPr>
            <w:rStyle w:val="SubtleEmphasis"/>
            <w:rPrChange w:id="1121" w:author="Pedro Oliveira" w:date="2019-10-24T00:08:00Z">
              <w:rPr>
                <w:rFonts w:ascii="Times New Roman" w:eastAsia="Times New Roman" w:hAnsi="Times New Roman" w:cs="Times New Roman"/>
                <w:color w:val="000000"/>
                <w:sz w:val="20"/>
                <w:szCs w:val="20"/>
              </w:rPr>
            </w:rPrChange>
          </w:rPr>
          <w:t>s = serial(PORT, '</w:t>
        </w:r>
        <w:proofErr w:type="spellStart"/>
        <w:r w:rsidRPr="002A069A">
          <w:rPr>
            <w:rStyle w:val="SubtleEmphasis"/>
            <w:rPrChange w:id="1122" w:author="Pedro Oliveira" w:date="2019-10-24T00:08:00Z">
              <w:rPr>
                <w:rFonts w:ascii="Times New Roman" w:eastAsia="Times New Roman" w:hAnsi="Times New Roman" w:cs="Times New Roman"/>
                <w:color w:val="000000"/>
                <w:sz w:val="20"/>
                <w:szCs w:val="20"/>
              </w:rPr>
            </w:rPrChange>
          </w:rPr>
          <w:t>BaudRate</w:t>
        </w:r>
        <w:proofErr w:type="spellEnd"/>
        <w:r w:rsidRPr="002A069A">
          <w:rPr>
            <w:rStyle w:val="SubtleEmphasis"/>
            <w:rPrChange w:id="1123" w:author="Pedro Oliveira" w:date="2019-10-24T00:08:00Z">
              <w:rPr>
                <w:rFonts w:ascii="Times New Roman" w:eastAsia="Times New Roman" w:hAnsi="Times New Roman" w:cs="Times New Roman"/>
                <w:color w:val="000000"/>
                <w:sz w:val="20"/>
                <w:szCs w:val="20"/>
              </w:rPr>
            </w:rPrChange>
          </w:rPr>
          <w:t>', BAUD,'DataBits',8,'Parity','none');</w:t>
        </w:r>
      </w:ins>
    </w:p>
    <w:p w14:paraId="11E7A9D6" w14:textId="77777777" w:rsidR="002A069A" w:rsidRPr="002A069A" w:rsidRDefault="002A069A" w:rsidP="002A069A">
      <w:pPr>
        <w:spacing w:before="0" w:after="0" w:line="240" w:lineRule="auto"/>
        <w:rPr>
          <w:ins w:id="1124" w:author="Pedro Oliveira" w:date="2019-10-24T00:08:00Z"/>
          <w:rStyle w:val="SubtleEmphasis"/>
          <w:rPrChange w:id="1125" w:author="Pedro Oliveira" w:date="2019-10-24T00:08:00Z">
            <w:rPr>
              <w:ins w:id="1126" w:author="Pedro Oliveira" w:date="2019-10-24T00:08:00Z"/>
              <w:rFonts w:ascii="Times New Roman" w:eastAsia="Times New Roman" w:hAnsi="Times New Roman" w:cs="Times New Roman"/>
              <w:szCs w:val="24"/>
            </w:rPr>
          </w:rPrChange>
        </w:rPr>
      </w:pPr>
      <w:proofErr w:type="spellStart"/>
      <w:ins w:id="1127" w:author="Pedro Oliveira" w:date="2019-10-24T00:08:00Z">
        <w:r w:rsidRPr="002A069A">
          <w:rPr>
            <w:rStyle w:val="SubtleEmphasis"/>
            <w:rPrChange w:id="1128" w:author="Pedro Oliveira" w:date="2019-10-24T00:08:00Z">
              <w:rPr>
                <w:rFonts w:ascii="Times New Roman" w:eastAsia="Times New Roman" w:hAnsi="Times New Roman" w:cs="Times New Roman"/>
                <w:color w:val="000000"/>
                <w:sz w:val="20"/>
                <w:szCs w:val="20"/>
              </w:rPr>
            </w:rPrChange>
          </w:rPr>
          <w:t>s.BytesAvailableFcnCount</w:t>
        </w:r>
        <w:proofErr w:type="spellEnd"/>
        <w:r w:rsidRPr="002A069A">
          <w:rPr>
            <w:rStyle w:val="SubtleEmphasis"/>
            <w:rPrChange w:id="1129" w:author="Pedro Oliveira" w:date="2019-10-24T00:08:00Z">
              <w:rPr>
                <w:rFonts w:ascii="Times New Roman" w:eastAsia="Times New Roman" w:hAnsi="Times New Roman" w:cs="Times New Roman"/>
                <w:color w:val="000000"/>
                <w:sz w:val="20"/>
                <w:szCs w:val="20"/>
              </w:rPr>
            </w:rPrChange>
          </w:rPr>
          <w:t xml:space="preserve"> = 40;</w:t>
        </w:r>
      </w:ins>
    </w:p>
    <w:p w14:paraId="7F6B298A" w14:textId="77777777" w:rsidR="002A069A" w:rsidRPr="002A069A" w:rsidRDefault="002A069A" w:rsidP="002A069A">
      <w:pPr>
        <w:spacing w:before="0" w:after="0" w:line="240" w:lineRule="auto"/>
        <w:rPr>
          <w:ins w:id="1130" w:author="Pedro Oliveira" w:date="2019-10-24T00:08:00Z"/>
          <w:rStyle w:val="SubtleEmphasis"/>
          <w:rPrChange w:id="1131" w:author="Pedro Oliveira" w:date="2019-10-24T00:08:00Z">
            <w:rPr>
              <w:ins w:id="1132" w:author="Pedro Oliveira" w:date="2019-10-24T00:08:00Z"/>
              <w:rFonts w:ascii="Times New Roman" w:eastAsia="Times New Roman" w:hAnsi="Times New Roman" w:cs="Times New Roman"/>
              <w:szCs w:val="24"/>
            </w:rPr>
          </w:rPrChange>
        </w:rPr>
      </w:pPr>
      <w:proofErr w:type="spellStart"/>
      <w:ins w:id="1133" w:author="Pedro Oliveira" w:date="2019-10-24T00:08:00Z">
        <w:r w:rsidRPr="002A069A">
          <w:rPr>
            <w:rStyle w:val="SubtleEmphasis"/>
            <w:rPrChange w:id="1134" w:author="Pedro Oliveira" w:date="2019-10-24T00:08:00Z">
              <w:rPr>
                <w:rFonts w:ascii="Times New Roman" w:eastAsia="Times New Roman" w:hAnsi="Times New Roman" w:cs="Times New Roman"/>
                <w:color w:val="000000"/>
                <w:sz w:val="20"/>
                <w:szCs w:val="20"/>
              </w:rPr>
            </w:rPrChange>
          </w:rPr>
          <w:t>s.BytesAvailableFcnMode</w:t>
        </w:r>
        <w:proofErr w:type="spellEnd"/>
        <w:r w:rsidRPr="002A069A">
          <w:rPr>
            <w:rStyle w:val="SubtleEmphasis"/>
            <w:rPrChange w:id="1135" w:author="Pedro Oliveira" w:date="2019-10-24T00:08:00Z">
              <w:rPr>
                <w:rFonts w:ascii="Times New Roman" w:eastAsia="Times New Roman" w:hAnsi="Times New Roman" w:cs="Times New Roman"/>
                <w:color w:val="000000"/>
                <w:sz w:val="20"/>
                <w:szCs w:val="20"/>
              </w:rPr>
            </w:rPrChange>
          </w:rPr>
          <w:t xml:space="preserve"> = 'byte';</w:t>
        </w:r>
      </w:ins>
    </w:p>
    <w:p w14:paraId="4D25992E" w14:textId="77777777" w:rsidR="002A069A" w:rsidRPr="002A069A" w:rsidRDefault="002A069A" w:rsidP="002A069A">
      <w:pPr>
        <w:spacing w:before="0" w:after="0" w:line="240" w:lineRule="auto"/>
        <w:rPr>
          <w:ins w:id="1136" w:author="Pedro Oliveira" w:date="2019-10-24T00:08:00Z"/>
          <w:rStyle w:val="SubtleEmphasis"/>
          <w:rPrChange w:id="1137" w:author="Pedro Oliveira" w:date="2019-10-24T00:08:00Z">
            <w:rPr>
              <w:ins w:id="1138" w:author="Pedro Oliveira" w:date="2019-10-24T00:08:00Z"/>
              <w:rFonts w:ascii="Times New Roman" w:eastAsia="Times New Roman" w:hAnsi="Times New Roman" w:cs="Times New Roman"/>
              <w:szCs w:val="24"/>
            </w:rPr>
          </w:rPrChange>
        </w:rPr>
      </w:pPr>
      <w:proofErr w:type="spellStart"/>
      <w:ins w:id="1139" w:author="Pedro Oliveira" w:date="2019-10-24T00:08:00Z">
        <w:r w:rsidRPr="002A069A">
          <w:rPr>
            <w:rStyle w:val="SubtleEmphasis"/>
            <w:rPrChange w:id="1140" w:author="Pedro Oliveira" w:date="2019-10-24T00:08:00Z">
              <w:rPr>
                <w:rFonts w:ascii="Times New Roman" w:eastAsia="Times New Roman" w:hAnsi="Times New Roman" w:cs="Times New Roman"/>
                <w:color w:val="000000"/>
                <w:sz w:val="20"/>
                <w:szCs w:val="20"/>
              </w:rPr>
            </w:rPrChange>
          </w:rPr>
          <w:t>s.BytesAvailableFcn</w:t>
        </w:r>
        <w:proofErr w:type="spellEnd"/>
        <w:r w:rsidRPr="002A069A">
          <w:rPr>
            <w:rStyle w:val="SubtleEmphasis"/>
            <w:rPrChange w:id="1141"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142" w:author="Pedro Oliveira" w:date="2019-10-24T00:08:00Z">
              <w:rPr>
                <w:rFonts w:ascii="Times New Roman" w:eastAsia="Times New Roman" w:hAnsi="Times New Roman" w:cs="Times New Roman"/>
                <w:color w:val="000000"/>
                <w:sz w:val="20"/>
                <w:szCs w:val="20"/>
              </w:rPr>
            </w:rPrChange>
          </w:rPr>
          <w:t>instrcallback</w:t>
        </w:r>
        <w:proofErr w:type="spellEnd"/>
        <w:r w:rsidRPr="002A069A">
          <w:rPr>
            <w:rStyle w:val="SubtleEmphasis"/>
            <w:rPrChange w:id="1143" w:author="Pedro Oliveira" w:date="2019-10-24T00:08:00Z">
              <w:rPr>
                <w:rFonts w:ascii="Times New Roman" w:eastAsia="Times New Roman" w:hAnsi="Times New Roman" w:cs="Times New Roman"/>
                <w:color w:val="000000"/>
                <w:sz w:val="20"/>
                <w:szCs w:val="20"/>
              </w:rPr>
            </w:rPrChange>
          </w:rPr>
          <w:t>;</w:t>
        </w:r>
      </w:ins>
    </w:p>
    <w:p w14:paraId="367251E7" w14:textId="77777777" w:rsidR="002A069A" w:rsidRPr="002A069A" w:rsidRDefault="002A069A" w:rsidP="002A069A">
      <w:pPr>
        <w:spacing w:before="0" w:after="0" w:line="240" w:lineRule="auto"/>
        <w:rPr>
          <w:ins w:id="1144" w:author="Pedro Oliveira" w:date="2019-10-24T00:08:00Z"/>
          <w:rStyle w:val="SubtleEmphasis"/>
          <w:rPrChange w:id="1145" w:author="Pedro Oliveira" w:date="2019-10-24T00:08:00Z">
            <w:rPr>
              <w:ins w:id="1146" w:author="Pedro Oliveira" w:date="2019-10-24T00:08:00Z"/>
              <w:rFonts w:ascii="Times New Roman" w:eastAsia="Times New Roman" w:hAnsi="Times New Roman" w:cs="Times New Roman"/>
              <w:szCs w:val="24"/>
            </w:rPr>
          </w:rPrChange>
        </w:rPr>
      </w:pPr>
      <w:proofErr w:type="spellStart"/>
      <w:ins w:id="1147" w:author="Pedro Oliveira" w:date="2019-10-24T00:08:00Z">
        <w:r w:rsidRPr="002A069A">
          <w:rPr>
            <w:rStyle w:val="SubtleEmphasis"/>
            <w:rPrChange w:id="1148" w:author="Pedro Oliveira" w:date="2019-10-24T00:08:00Z">
              <w:rPr>
                <w:rFonts w:ascii="Times New Roman" w:eastAsia="Times New Roman" w:hAnsi="Times New Roman" w:cs="Times New Roman"/>
                <w:color w:val="000000"/>
                <w:sz w:val="20"/>
                <w:szCs w:val="20"/>
              </w:rPr>
            </w:rPrChange>
          </w:rPr>
          <w:t>s.InputBufferSize</w:t>
        </w:r>
        <w:proofErr w:type="spellEnd"/>
        <w:r w:rsidRPr="002A069A">
          <w:rPr>
            <w:rStyle w:val="SubtleEmphasis"/>
            <w:rPrChange w:id="1149" w:author="Pedro Oliveira" w:date="2019-10-24T00:08:00Z">
              <w:rPr>
                <w:rFonts w:ascii="Times New Roman" w:eastAsia="Times New Roman" w:hAnsi="Times New Roman" w:cs="Times New Roman"/>
                <w:color w:val="000000"/>
                <w:sz w:val="20"/>
                <w:szCs w:val="20"/>
              </w:rPr>
            </w:rPrChange>
          </w:rPr>
          <w:t xml:space="preserve"> = 512;</w:t>
        </w:r>
      </w:ins>
    </w:p>
    <w:p w14:paraId="5ABCDCBD" w14:textId="77777777" w:rsidR="002A069A" w:rsidRPr="002A069A" w:rsidRDefault="002A069A" w:rsidP="002A069A">
      <w:pPr>
        <w:spacing w:before="0" w:after="0" w:line="240" w:lineRule="auto"/>
        <w:rPr>
          <w:ins w:id="1150" w:author="Pedro Oliveira" w:date="2019-10-24T00:08:00Z"/>
          <w:rStyle w:val="SubtleEmphasis"/>
          <w:rPrChange w:id="1151" w:author="Pedro Oliveira" w:date="2019-10-24T00:08:00Z">
            <w:rPr>
              <w:ins w:id="1152" w:author="Pedro Oliveira" w:date="2019-10-24T00:08:00Z"/>
              <w:rFonts w:ascii="Times New Roman" w:eastAsia="Times New Roman" w:hAnsi="Times New Roman" w:cs="Times New Roman"/>
              <w:szCs w:val="24"/>
            </w:rPr>
          </w:rPrChange>
        </w:rPr>
      </w:pPr>
      <w:proofErr w:type="spellStart"/>
      <w:ins w:id="1153" w:author="Pedro Oliveira" w:date="2019-10-24T00:08:00Z">
        <w:r w:rsidRPr="002A069A">
          <w:rPr>
            <w:rStyle w:val="SubtleEmphasis"/>
            <w:rPrChange w:id="1154" w:author="Pedro Oliveira" w:date="2019-10-24T00:08:00Z">
              <w:rPr>
                <w:rFonts w:ascii="Times New Roman" w:eastAsia="Times New Roman" w:hAnsi="Times New Roman" w:cs="Times New Roman"/>
                <w:color w:val="000000"/>
                <w:sz w:val="20"/>
                <w:szCs w:val="20"/>
              </w:rPr>
            </w:rPrChange>
          </w:rPr>
          <w:t>fopen</w:t>
        </w:r>
        <w:proofErr w:type="spellEnd"/>
        <w:r w:rsidRPr="002A069A">
          <w:rPr>
            <w:rStyle w:val="SubtleEmphasis"/>
            <w:rPrChange w:id="1155" w:author="Pedro Oliveira" w:date="2019-10-24T00:08:00Z">
              <w:rPr>
                <w:rFonts w:ascii="Times New Roman" w:eastAsia="Times New Roman" w:hAnsi="Times New Roman" w:cs="Times New Roman"/>
                <w:color w:val="000000"/>
                <w:sz w:val="20"/>
                <w:szCs w:val="20"/>
              </w:rPr>
            </w:rPrChange>
          </w:rPr>
          <w:t>(s);</w:t>
        </w:r>
      </w:ins>
    </w:p>
    <w:p w14:paraId="1A6D25FD" w14:textId="77777777" w:rsidR="002A069A" w:rsidRPr="002A069A" w:rsidRDefault="002A069A" w:rsidP="002A069A">
      <w:pPr>
        <w:spacing w:before="0" w:after="0" w:line="240" w:lineRule="auto"/>
        <w:jc w:val="left"/>
        <w:rPr>
          <w:ins w:id="1156" w:author="Pedro Oliveira" w:date="2019-10-24T00:08:00Z"/>
          <w:rStyle w:val="SubtleEmphasis"/>
          <w:rPrChange w:id="1157" w:author="Pedro Oliveira" w:date="2019-10-24T00:08:00Z">
            <w:rPr>
              <w:ins w:id="1158" w:author="Pedro Oliveira" w:date="2019-10-24T00:08:00Z"/>
              <w:rFonts w:ascii="Times New Roman" w:eastAsia="Times New Roman" w:hAnsi="Times New Roman" w:cs="Times New Roman"/>
              <w:szCs w:val="24"/>
            </w:rPr>
          </w:rPrChange>
        </w:rPr>
      </w:pPr>
    </w:p>
    <w:p w14:paraId="685720E4" w14:textId="77777777" w:rsidR="002A069A" w:rsidRPr="002A069A" w:rsidRDefault="002A069A" w:rsidP="002A069A">
      <w:pPr>
        <w:spacing w:before="0" w:after="0" w:line="240" w:lineRule="auto"/>
        <w:rPr>
          <w:ins w:id="1159" w:author="Pedro Oliveira" w:date="2019-10-24T00:08:00Z"/>
          <w:rStyle w:val="SubtleEmphasis"/>
          <w:rPrChange w:id="1160" w:author="Pedro Oliveira" w:date="2019-10-24T00:08:00Z">
            <w:rPr>
              <w:ins w:id="1161" w:author="Pedro Oliveira" w:date="2019-10-24T00:08:00Z"/>
              <w:rFonts w:ascii="Times New Roman" w:eastAsia="Times New Roman" w:hAnsi="Times New Roman" w:cs="Times New Roman"/>
              <w:szCs w:val="24"/>
            </w:rPr>
          </w:rPrChange>
        </w:rPr>
      </w:pPr>
      <w:ins w:id="1162" w:author="Pedro Oliveira" w:date="2019-10-24T00:08:00Z">
        <w:r w:rsidRPr="002A069A">
          <w:rPr>
            <w:rStyle w:val="SubtleEmphasis"/>
            <w:rPrChange w:id="1163" w:author="Pedro Oliveira" w:date="2019-10-24T00:08:00Z">
              <w:rPr>
                <w:rFonts w:ascii="Times New Roman" w:eastAsia="Times New Roman" w:hAnsi="Times New Roman" w:cs="Times New Roman"/>
                <w:color w:val="000000"/>
                <w:sz w:val="20"/>
                <w:szCs w:val="20"/>
              </w:rPr>
            </w:rPrChange>
          </w:rPr>
          <w:t>%%</w:t>
        </w:r>
      </w:ins>
    </w:p>
    <w:p w14:paraId="7195BDB1" w14:textId="77777777" w:rsidR="002A069A" w:rsidRPr="002A069A" w:rsidRDefault="002A069A" w:rsidP="002A069A">
      <w:pPr>
        <w:spacing w:before="0" w:after="0" w:line="240" w:lineRule="auto"/>
        <w:rPr>
          <w:ins w:id="1164" w:author="Pedro Oliveira" w:date="2019-10-24T00:08:00Z"/>
          <w:rStyle w:val="SubtleEmphasis"/>
          <w:rPrChange w:id="1165" w:author="Pedro Oliveira" w:date="2019-10-24T00:08:00Z">
            <w:rPr>
              <w:ins w:id="1166" w:author="Pedro Oliveira" w:date="2019-10-24T00:08:00Z"/>
              <w:rFonts w:ascii="Times New Roman" w:eastAsia="Times New Roman" w:hAnsi="Times New Roman" w:cs="Times New Roman"/>
              <w:szCs w:val="24"/>
            </w:rPr>
          </w:rPrChange>
        </w:rPr>
      </w:pPr>
      <w:ins w:id="1167" w:author="Pedro Oliveira" w:date="2019-10-24T00:08:00Z">
        <w:r w:rsidRPr="002A069A">
          <w:rPr>
            <w:rStyle w:val="SubtleEmphasis"/>
            <w:rPrChange w:id="1168" w:author="Pedro Oliveira" w:date="2019-10-24T00:08:00Z">
              <w:rPr>
                <w:rFonts w:ascii="Times New Roman" w:eastAsia="Times New Roman" w:hAnsi="Times New Roman" w:cs="Times New Roman"/>
                <w:color w:val="000000"/>
                <w:sz w:val="20"/>
                <w:szCs w:val="20"/>
              </w:rPr>
            </w:rPrChange>
          </w:rPr>
          <w:t>if verbose</w:t>
        </w:r>
      </w:ins>
    </w:p>
    <w:p w14:paraId="189B1A9A" w14:textId="77777777" w:rsidR="002A069A" w:rsidRPr="002A069A" w:rsidRDefault="002A069A" w:rsidP="002A069A">
      <w:pPr>
        <w:spacing w:before="0" w:after="0" w:line="240" w:lineRule="auto"/>
        <w:rPr>
          <w:ins w:id="1169" w:author="Pedro Oliveira" w:date="2019-10-24T00:08:00Z"/>
          <w:rStyle w:val="SubtleEmphasis"/>
          <w:rPrChange w:id="1170" w:author="Pedro Oliveira" w:date="2019-10-24T00:08:00Z">
            <w:rPr>
              <w:ins w:id="1171" w:author="Pedro Oliveira" w:date="2019-10-24T00:08:00Z"/>
              <w:rFonts w:ascii="Times New Roman" w:eastAsia="Times New Roman" w:hAnsi="Times New Roman" w:cs="Times New Roman"/>
              <w:szCs w:val="24"/>
            </w:rPr>
          </w:rPrChange>
        </w:rPr>
      </w:pPr>
      <w:ins w:id="1172" w:author="Pedro Oliveira" w:date="2019-10-24T00:08:00Z">
        <w:r w:rsidRPr="002A069A">
          <w:rPr>
            <w:rStyle w:val="SubtleEmphasis"/>
            <w:rPrChange w:id="1173"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174"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175" w:author="Pedro Oliveira" w:date="2019-10-24T00:08:00Z">
              <w:rPr>
                <w:rFonts w:ascii="Times New Roman" w:eastAsia="Times New Roman" w:hAnsi="Times New Roman" w:cs="Times New Roman"/>
                <w:color w:val="000000"/>
                <w:sz w:val="20"/>
                <w:szCs w:val="20"/>
              </w:rPr>
            </w:rPrChange>
          </w:rPr>
          <w:t>(s)</w:t>
        </w:r>
      </w:ins>
    </w:p>
    <w:p w14:paraId="11583D9F" w14:textId="77777777" w:rsidR="002A069A" w:rsidRPr="002A069A" w:rsidRDefault="002A069A" w:rsidP="002A069A">
      <w:pPr>
        <w:spacing w:before="0" w:after="0" w:line="240" w:lineRule="auto"/>
        <w:rPr>
          <w:ins w:id="1176" w:author="Pedro Oliveira" w:date="2019-10-24T00:08:00Z"/>
          <w:rStyle w:val="SubtleEmphasis"/>
          <w:rPrChange w:id="1177" w:author="Pedro Oliveira" w:date="2019-10-24T00:08:00Z">
            <w:rPr>
              <w:ins w:id="1178" w:author="Pedro Oliveira" w:date="2019-10-24T00:08:00Z"/>
              <w:rFonts w:ascii="Times New Roman" w:eastAsia="Times New Roman" w:hAnsi="Times New Roman" w:cs="Times New Roman"/>
              <w:szCs w:val="24"/>
            </w:rPr>
          </w:rPrChange>
        </w:rPr>
      </w:pPr>
      <w:ins w:id="1179" w:author="Pedro Oliveira" w:date="2019-10-24T00:08:00Z">
        <w:r w:rsidRPr="002A069A">
          <w:rPr>
            <w:rStyle w:val="SubtleEmphasis"/>
            <w:rPrChange w:id="1180" w:author="Pedro Oliveira" w:date="2019-10-24T00:08:00Z">
              <w:rPr>
                <w:rFonts w:ascii="Times New Roman" w:eastAsia="Times New Roman" w:hAnsi="Times New Roman" w:cs="Times New Roman"/>
                <w:color w:val="000000"/>
                <w:sz w:val="20"/>
                <w:szCs w:val="20"/>
              </w:rPr>
            </w:rPrChange>
          </w:rPr>
          <w:t>end</w:t>
        </w:r>
      </w:ins>
    </w:p>
    <w:p w14:paraId="0140AEAB" w14:textId="77777777" w:rsidR="002A069A" w:rsidRPr="002A069A" w:rsidRDefault="002A069A" w:rsidP="002A069A">
      <w:pPr>
        <w:spacing w:before="0" w:after="0" w:line="240" w:lineRule="auto"/>
        <w:rPr>
          <w:ins w:id="1181" w:author="Pedro Oliveira" w:date="2019-10-24T00:08:00Z"/>
          <w:rStyle w:val="SubtleEmphasis"/>
          <w:rPrChange w:id="1182" w:author="Pedro Oliveira" w:date="2019-10-24T00:08:00Z">
            <w:rPr>
              <w:ins w:id="1183" w:author="Pedro Oliveira" w:date="2019-10-24T00:08:00Z"/>
              <w:rFonts w:ascii="Times New Roman" w:eastAsia="Times New Roman" w:hAnsi="Times New Roman" w:cs="Times New Roman"/>
              <w:szCs w:val="24"/>
            </w:rPr>
          </w:rPrChange>
        </w:rPr>
      </w:pPr>
      <w:proofErr w:type="spellStart"/>
      <w:ins w:id="1184" w:author="Pedro Oliveira" w:date="2019-10-24T00:08:00Z">
        <w:r w:rsidRPr="002A069A">
          <w:rPr>
            <w:rStyle w:val="SubtleEmphasis"/>
            <w:rPrChange w:id="1185" w:author="Pedro Oliveira" w:date="2019-10-24T00:08:00Z">
              <w:rPr>
                <w:rFonts w:ascii="Times New Roman" w:eastAsia="Times New Roman" w:hAnsi="Times New Roman" w:cs="Times New Roman"/>
                <w:color w:val="000000"/>
                <w:sz w:val="20"/>
                <w:szCs w:val="20"/>
              </w:rPr>
            </w:rPrChange>
          </w:rPr>
          <w:t>flushinput</w:t>
        </w:r>
        <w:proofErr w:type="spellEnd"/>
        <w:r w:rsidRPr="002A069A">
          <w:rPr>
            <w:rStyle w:val="SubtleEmphasis"/>
            <w:rPrChange w:id="1186" w:author="Pedro Oliveira" w:date="2019-10-24T00:08:00Z">
              <w:rPr>
                <w:rFonts w:ascii="Times New Roman" w:eastAsia="Times New Roman" w:hAnsi="Times New Roman" w:cs="Times New Roman"/>
                <w:color w:val="000000"/>
                <w:sz w:val="20"/>
                <w:szCs w:val="20"/>
              </w:rPr>
            </w:rPrChange>
          </w:rPr>
          <w:t>(s);</w:t>
        </w:r>
      </w:ins>
    </w:p>
    <w:p w14:paraId="2979888D" w14:textId="77777777" w:rsidR="002A069A" w:rsidRPr="002A069A" w:rsidRDefault="002A069A" w:rsidP="002A069A">
      <w:pPr>
        <w:spacing w:before="0" w:after="0" w:line="240" w:lineRule="auto"/>
        <w:jc w:val="left"/>
        <w:rPr>
          <w:ins w:id="1187" w:author="Pedro Oliveira" w:date="2019-10-24T00:08:00Z"/>
          <w:rStyle w:val="SubtleEmphasis"/>
          <w:rPrChange w:id="1188" w:author="Pedro Oliveira" w:date="2019-10-24T00:08:00Z">
            <w:rPr>
              <w:ins w:id="1189" w:author="Pedro Oliveira" w:date="2019-10-24T00:08:00Z"/>
              <w:rFonts w:ascii="Times New Roman" w:eastAsia="Times New Roman" w:hAnsi="Times New Roman" w:cs="Times New Roman"/>
              <w:szCs w:val="24"/>
            </w:rPr>
          </w:rPrChange>
        </w:rPr>
      </w:pPr>
    </w:p>
    <w:p w14:paraId="36784611" w14:textId="77777777" w:rsidR="002A069A" w:rsidRPr="002A069A" w:rsidRDefault="002A069A" w:rsidP="002A069A">
      <w:pPr>
        <w:spacing w:before="0" w:after="0" w:line="240" w:lineRule="auto"/>
        <w:rPr>
          <w:ins w:id="1190" w:author="Pedro Oliveira" w:date="2019-10-24T00:08:00Z"/>
          <w:rStyle w:val="SubtleEmphasis"/>
          <w:rPrChange w:id="1191" w:author="Pedro Oliveira" w:date="2019-10-24T00:08:00Z">
            <w:rPr>
              <w:ins w:id="1192" w:author="Pedro Oliveira" w:date="2019-10-24T00:08:00Z"/>
              <w:rFonts w:ascii="Times New Roman" w:eastAsia="Times New Roman" w:hAnsi="Times New Roman" w:cs="Times New Roman"/>
              <w:szCs w:val="24"/>
            </w:rPr>
          </w:rPrChange>
        </w:rPr>
      </w:pPr>
      <w:ins w:id="1193" w:author="Pedro Oliveira" w:date="2019-10-24T00:08:00Z">
        <w:r w:rsidRPr="002A069A">
          <w:rPr>
            <w:rStyle w:val="SubtleEmphasis"/>
            <w:rPrChange w:id="1194" w:author="Pedro Oliveira" w:date="2019-10-24T00:08:00Z">
              <w:rPr>
                <w:rFonts w:ascii="Times New Roman" w:eastAsia="Times New Roman" w:hAnsi="Times New Roman" w:cs="Times New Roman"/>
                <w:color w:val="000000"/>
                <w:sz w:val="20"/>
                <w:szCs w:val="20"/>
              </w:rPr>
            </w:rPrChange>
          </w:rPr>
          <w:t>%%</w:t>
        </w:r>
      </w:ins>
    </w:p>
    <w:p w14:paraId="3F24CC09" w14:textId="77777777" w:rsidR="002A069A" w:rsidRPr="002A069A" w:rsidRDefault="002A069A" w:rsidP="002A069A">
      <w:pPr>
        <w:spacing w:before="0" w:after="0" w:line="240" w:lineRule="auto"/>
        <w:rPr>
          <w:ins w:id="1195" w:author="Pedro Oliveira" w:date="2019-10-24T00:08:00Z"/>
          <w:rStyle w:val="SubtleEmphasis"/>
          <w:rPrChange w:id="1196" w:author="Pedro Oliveira" w:date="2019-10-24T00:08:00Z">
            <w:rPr>
              <w:ins w:id="1197" w:author="Pedro Oliveira" w:date="2019-10-24T00:08:00Z"/>
              <w:rFonts w:ascii="Times New Roman" w:eastAsia="Times New Roman" w:hAnsi="Times New Roman" w:cs="Times New Roman"/>
              <w:szCs w:val="24"/>
            </w:rPr>
          </w:rPrChange>
        </w:rPr>
      </w:pPr>
      <w:ins w:id="1198" w:author="Pedro Oliveira" w:date="2019-10-24T00:08:00Z">
        <w:r w:rsidRPr="002A069A">
          <w:rPr>
            <w:rStyle w:val="SubtleEmphasis"/>
            <w:rPrChange w:id="1199" w:author="Pedro Oliveira" w:date="2019-10-24T00:08:00Z">
              <w:rPr>
                <w:rFonts w:ascii="Times New Roman" w:eastAsia="Times New Roman" w:hAnsi="Times New Roman" w:cs="Times New Roman"/>
                <w:color w:val="000000"/>
                <w:sz w:val="20"/>
                <w:szCs w:val="20"/>
              </w:rPr>
            </w:rPrChange>
          </w:rPr>
          <w:t>tic</w:t>
        </w:r>
      </w:ins>
    </w:p>
    <w:p w14:paraId="01B44CF1" w14:textId="77777777" w:rsidR="002A069A" w:rsidRPr="002A069A" w:rsidRDefault="002A069A" w:rsidP="002A069A">
      <w:pPr>
        <w:spacing w:before="0" w:after="0" w:line="240" w:lineRule="auto"/>
        <w:jc w:val="left"/>
        <w:rPr>
          <w:ins w:id="1200" w:author="Pedro Oliveira" w:date="2019-10-24T00:08:00Z"/>
          <w:rStyle w:val="SubtleEmphasis"/>
          <w:rPrChange w:id="1201" w:author="Pedro Oliveira" w:date="2019-10-24T00:08:00Z">
            <w:rPr>
              <w:ins w:id="1202" w:author="Pedro Oliveira" w:date="2019-10-24T00:08:00Z"/>
              <w:rFonts w:ascii="Times New Roman" w:eastAsia="Times New Roman" w:hAnsi="Times New Roman" w:cs="Times New Roman"/>
              <w:szCs w:val="24"/>
            </w:rPr>
          </w:rPrChange>
        </w:rPr>
      </w:pPr>
    </w:p>
    <w:p w14:paraId="7CF85A97" w14:textId="77777777" w:rsidR="002A069A" w:rsidRPr="002A069A" w:rsidRDefault="002A069A" w:rsidP="002A069A">
      <w:pPr>
        <w:spacing w:before="0" w:after="0" w:line="240" w:lineRule="auto"/>
        <w:rPr>
          <w:ins w:id="1203" w:author="Pedro Oliveira" w:date="2019-10-24T00:08:00Z"/>
          <w:rStyle w:val="SubtleEmphasis"/>
          <w:rPrChange w:id="1204" w:author="Pedro Oliveira" w:date="2019-10-24T00:08:00Z">
            <w:rPr>
              <w:ins w:id="1205" w:author="Pedro Oliveira" w:date="2019-10-24T00:08:00Z"/>
              <w:rFonts w:ascii="Times New Roman" w:eastAsia="Times New Roman" w:hAnsi="Times New Roman" w:cs="Times New Roman"/>
              <w:szCs w:val="24"/>
            </w:rPr>
          </w:rPrChange>
        </w:rPr>
      </w:pPr>
      <w:ins w:id="1206" w:author="Pedro Oliveira" w:date="2019-10-24T00:08:00Z">
        <w:r w:rsidRPr="002A069A">
          <w:rPr>
            <w:rStyle w:val="SubtleEmphasis"/>
            <w:rPrChange w:id="1207" w:author="Pedro Oliveira" w:date="2019-10-24T00:08:00Z">
              <w:rPr>
                <w:rFonts w:ascii="Times New Roman" w:eastAsia="Times New Roman" w:hAnsi="Times New Roman" w:cs="Times New Roman"/>
                <w:color w:val="000000"/>
                <w:sz w:val="20"/>
                <w:szCs w:val="20"/>
              </w:rPr>
            </w:rPrChange>
          </w:rPr>
          <w:t xml:space="preserve">for </w:t>
        </w:r>
        <w:proofErr w:type="spellStart"/>
        <w:r w:rsidRPr="002A069A">
          <w:rPr>
            <w:rStyle w:val="SubtleEmphasis"/>
            <w:rPrChange w:id="1208"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209" w:author="Pedro Oliveira" w:date="2019-10-24T00:08:00Z">
              <w:rPr>
                <w:rFonts w:ascii="Times New Roman" w:eastAsia="Times New Roman" w:hAnsi="Times New Roman" w:cs="Times New Roman"/>
                <w:color w:val="000000"/>
                <w:sz w:val="20"/>
                <w:szCs w:val="20"/>
              </w:rPr>
            </w:rPrChange>
          </w:rPr>
          <w:t xml:space="preserve"> = 1:loops</w:t>
        </w:r>
      </w:ins>
    </w:p>
    <w:p w14:paraId="5EB85708" w14:textId="77777777" w:rsidR="002A069A" w:rsidRPr="002A069A" w:rsidRDefault="002A069A" w:rsidP="002A069A">
      <w:pPr>
        <w:spacing w:before="0" w:after="0" w:line="240" w:lineRule="auto"/>
        <w:rPr>
          <w:ins w:id="1210" w:author="Pedro Oliveira" w:date="2019-10-24T00:08:00Z"/>
          <w:rStyle w:val="SubtleEmphasis"/>
          <w:rPrChange w:id="1211" w:author="Pedro Oliveira" w:date="2019-10-24T00:08:00Z">
            <w:rPr>
              <w:ins w:id="1212" w:author="Pedro Oliveira" w:date="2019-10-24T00:08:00Z"/>
              <w:rFonts w:ascii="Times New Roman" w:eastAsia="Times New Roman" w:hAnsi="Times New Roman" w:cs="Times New Roman"/>
              <w:szCs w:val="24"/>
            </w:rPr>
          </w:rPrChange>
        </w:rPr>
      </w:pPr>
      <w:ins w:id="1213" w:author="Pedro Oliveira" w:date="2019-10-24T00:08:00Z">
        <w:r w:rsidRPr="002A069A">
          <w:rPr>
            <w:rStyle w:val="SubtleEmphasis"/>
            <w:rPrChange w:id="1214" w:author="Pedro Oliveira" w:date="2019-10-24T00:08:00Z">
              <w:rPr>
                <w:rFonts w:ascii="Times New Roman" w:eastAsia="Times New Roman" w:hAnsi="Times New Roman" w:cs="Times New Roman"/>
                <w:color w:val="000000"/>
                <w:sz w:val="20"/>
                <w:szCs w:val="20"/>
              </w:rPr>
            </w:rPrChange>
          </w:rPr>
          <w:t>    while(</w:t>
        </w:r>
        <w:proofErr w:type="spellStart"/>
        <w:r w:rsidRPr="002A069A">
          <w:rPr>
            <w:rStyle w:val="SubtleEmphasis"/>
            <w:rPrChange w:id="1215" w:author="Pedro Oliveira" w:date="2019-10-24T00:08:00Z">
              <w:rPr>
                <w:rFonts w:ascii="Times New Roman" w:eastAsia="Times New Roman" w:hAnsi="Times New Roman" w:cs="Times New Roman"/>
                <w:color w:val="000000"/>
                <w:sz w:val="20"/>
                <w:szCs w:val="20"/>
              </w:rPr>
            </w:rPrChange>
          </w:rPr>
          <w:t>set_iter</w:t>
        </w:r>
        <w:proofErr w:type="spellEnd"/>
        <w:r w:rsidRPr="002A069A">
          <w:rPr>
            <w:rStyle w:val="SubtleEmphasis"/>
            <w:rPrChange w:id="1216" w:author="Pedro Oliveira" w:date="2019-10-24T00:08:00Z">
              <w:rPr>
                <w:rFonts w:ascii="Times New Roman" w:eastAsia="Times New Roman" w:hAnsi="Times New Roman" w:cs="Times New Roman"/>
                <w:color w:val="000000"/>
                <w:sz w:val="20"/>
                <w:szCs w:val="20"/>
              </w:rPr>
            </w:rPrChange>
          </w:rPr>
          <w:t xml:space="preserve"> &lt;= samples)</w:t>
        </w:r>
      </w:ins>
    </w:p>
    <w:p w14:paraId="60EFA858" w14:textId="77777777" w:rsidR="002A069A" w:rsidRPr="002A069A" w:rsidRDefault="002A069A" w:rsidP="002A069A">
      <w:pPr>
        <w:spacing w:before="0" w:after="0" w:line="240" w:lineRule="auto"/>
        <w:rPr>
          <w:ins w:id="1217" w:author="Pedro Oliveira" w:date="2019-10-24T00:08:00Z"/>
          <w:rStyle w:val="SubtleEmphasis"/>
          <w:rPrChange w:id="1218" w:author="Pedro Oliveira" w:date="2019-10-24T00:08:00Z">
            <w:rPr>
              <w:ins w:id="1219" w:author="Pedro Oliveira" w:date="2019-10-24T00:08:00Z"/>
              <w:rFonts w:ascii="Times New Roman" w:eastAsia="Times New Roman" w:hAnsi="Times New Roman" w:cs="Times New Roman"/>
              <w:szCs w:val="24"/>
            </w:rPr>
          </w:rPrChange>
        </w:rPr>
      </w:pPr>
      <w:ins w:id="1220" w:author="Pedro Oliveira" w:date="2019-10-24T00:08:00Z">
        <w:r w:rsidRPr="002A069A">
          <w:rPr>
            <w:rStyle w:val="SubtleEmphasis"/>
            <w:rPrChange w:id="1221" w:author="Pedro Oliveira" w:date="2019-10-24T00:08:00Z">
              <w:rPr>
                <w:rFonts w:ascii="Times New Roman" w:eastAsia="Times New Roman" w:hAnsi="Times New Roman" w:cs="Times New Roman"/>
                <w:color w:val="000000"/>
                <w:sz w:val="20"/>
                <w:szCs w:val="20"/>
              </w:rPr>
            </w:rPrChange>
          </w:rPr>
          <w:t>       </w:t>
        </w:r>
      </w:ins>
    </w:p>
    <w:p w14:paraId="651A1B06" w14:textId="77777777" w:rsidR="002A069A" w:rsidRPr="002A069A" w:rsidRDefault="002A069A" w:rsidP="002A069A">
      <w:pPr>
        <w:spacing w:before="0" w:after="0" w:line="240" w:lineRule="auto"/>
        <w:rPr>
          <w:ins w:id="1222" w:author="Pedro Oliveira" w:date="2019-10-24T00:08:00Z"/>
          <w:rStyle w:val="SubtleEmphasis"/>
          <w:rPrChange w:id="1223" w:author="Pedro Oliveira" w:date="2019-10-24T00:08:00Z">
            <w:rPr>
              <w:ins w:id="1224" w:author="Pedro Oliveira" w:date="2019-10-24T00:08:00Z"/>
              <w:rFonts w:ascii="Times New Roman" w:eastAsia="Times New Roman" w:hAnsi="Times New Roman" w:cs="Times New Roman"/>
              <w:szCs w:val="24"/>
            </w:rPr>
          </w:rPrChange>
        </w:rPr>
      </w:pPr>
      <w:ins w:id="1225" w:author="Pedro Oliveira" w:date="2019-10-24T00:08:00Z">
        <w:r w:rsidRPr="002A069A">
          <w:rPr>
            <w:rStyle w:val="SubtleEmphasis"/>
            <w:rPrChange w:id="1226"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227" w:author="Pedro Oliveira" w:date="2019-10-24T00:08:00Z">
              <w:rPr>
                <w:rFonts w:ascii="Times New Roman" w:eastAsia="Times New Roman" w:hAnsi="Times New Roman" w:cs="Times New Roman"/>
                <w:color w:val="000000"/>
                <w:sz w:val="20"/>
                <w:szCs w:val="20"/>
              </w:rPr>
            </w:rPrChange>
          </w:rPr>
          <w:t>rd</w:t>
        </w:r>
        <w:proofErr w:type="spellEnd"/>
        <w:r w:rsidRPr="002A069A">
          <w:rPr>
            <w:rStyle w:val="SubtleEmphasis"/>
            <w:rPrChange w:id="1228"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229" w:author="Pedro Oliveira" w:date="2019-10-24T00:08:00Z">
              <w:rPr>
                <w:rFonts w:ascii="Times New Roman" w:eastAsia="Times New Roman" w:hAnsi="Times New Roman" w:cs="Times New Roman"/>
                <w:color w:val="000000"/>
                <w:sz w:val="20"/>
                <w:szCs w:val="20"/>
              </w:rPr>
            </w:rPrChange>
          </w:rPr>
          <w:t>fread</w:t>
        </w:r>
        <w:proofErr w:type="spellEnd"/>
        <w:r w:rsidRPr="002A069A">
          <w:rPr>
            <w:rStyle w:val="SubtleEmphasis"/>
            <w:rPrChange w:id="1230" w:author="Pedro Oliveira" w:date="2019-10-24T00:08:00Z">
              <w:rPr>
                <w:rFonts w:ascii="Times New Roman" w:eastAsia="Times New Roman" w:hAnsi="Times New Roman" w:cs="Times New Roman"/>
                <w:color w:val="000000"/>
                <w:sz w:val="20"/>
                <w:szCs w:val="20"/>
              </w:rPr>
            </w:rPrChange>
          </w:rPr>
          <w:t>(s, 1); % N=1 element into a column vector</w:t>
        </w:r>
      </w:ins>
    </w:p>
    <w:p w14:paraId="358B93F7" w14:textId="77777777" w:rsidR="002A069A" w:rsidRPr="002A069A" w:rsidRDefault="002A069A" w:rsidP="002A069A">
      <w:pPr>
        <w:spacing w:before="0" w:after="0" w:line="240" w:lineRule="auto"/>
        <w:rPr>
          <w:ins w:id="1231" w:author="Pedro Oliveira" w:date="2019-10-24T00:08:00Z"/>
          <w:rStyle w:val="SubtleEmphasis"/>
          <w:rPrChange w:id="1232" w:author="Pedro Oliveira" w:date="2019-10-24T00:08:00Z">
            <w:rPr>
              <w:ins w:id="1233" w:author="Pedro Oliveira" w:date="2019-10-24T00:08:00Z"/>
              <w:rFonts w:ascii="Times New Roman" w:eastAsia="Times New Roman" w:hAnsi="Times New Roman" w:cs="Times New Roman"/>
              <w:szCs w:val="24"/>
            </w:rPr>
          </w:rPrChange>
        </w:rPr>
      </w:pPr>
      <w:ins w:id="1234" w:author="Pedro Oliveira" w:date="2019-10-24T00:08:00Z">
        <w:r w:rsidRPr="002A069A">
          <w:rPr>
            <w:rStyle w:val="SubtleEmphasis"/>
            <w:rPrChange w:id="1235" w:author="Pedro Oliveira" w:date="2019-10-24T00:08:00Z">
              <w:rPr>
                <w:rFonts w:ascii="Times New Roman" w:eastAsia="Times New Roman" w:hAnsi="Times New Roman" w:cs="Times New Roman"/>
                <w:color w:val="000000"/>
                <w:sz w:val="20"/>
                <w:szCs w:val="20"/>
              </w:rPr>
            </w:rPrChange>
          </w:rPr>
          <w:t>        </w:t>
        </w:r>
      </w:ins>
    </w:p>
    <w:p w14:paraId="46B83BF4" w14:textId="77777777" w:rsidR="002A069A" w:rsidRPr="002A069A" w:rsidRDefault="002A069A" w:rsidP="002A069A">
      <w:pPr>
        <w:spacing w:before="0" w:after="0" w:line="240" w:lineRule="auto"/>
        <w:rPr>
          <w:ins w:id="1236" w:author="Pedro Oliveira" w:date="2019-10-24T00:08:00Z"/>
          <w:rStyle w:val="SubtleEmphasis"/>
          <w:rPrChange w:id="1237" w:author="Pedro Oliveira" w:date="2019-10-24T00:08:00Z">
            <w:rPr>
              <w:ins w:id="1238" w:author="Pedro Oliveira" w:date="2019-10-24T00:08:00Z"/>
              <w:rFonts w:ascii="Times New Roman" w:eastAsia="Times New Roman" w:hAnsi="Times New Roman" w:cs="Times New Roman"/>
              <w:szCs w:val="24"/>
            </w:rPr>
          </w:rPrChange>
        </w:rPr>
      </w:pPr>
      <w:ins w:id="1239" w:author="Pedro Oliveira" w:date="2019-10-24T00:08:00Z">
        <w:r w:rsidRPr="002A069A">
          <w:rPr>
            <w:rStyle w:val="SubtleEmphasis"/>
            <w:rPrChange w:id="1240" w:author="Pedro Oliveira" w:date="2019-10-24T00:08:00Z">
              <w:rPr>
                <w:rFonts w:ascii="Times New Roman" w:eastAsia="Times New Roman" w:hAnsi="Times New Roman" w:cs="Times New Roman"/>
                <w:color w:val="000000"/>
                <w:sz w:val="20"/>
                <w:szCs w:val="20"/>
              </w:rPr>
            </w:rPrChange>
          </w:rPr>
          <w:t>        if (size(rd,1) == 1)</w:t>
        </w:r>
      </w:ins>
    </w:p>
    <w:p w14:paraId="24E0D596" w14:textId="77777777" w:rsidR="002A069A" w:rsidRPr="002A069A" w:rsidRDefault="002A069A" w:rsidP="002A069A">
      <w:pPr>
        <w:spacing w:before="0" w:after="0" w:line="240" w:lineRule="auto"/>
        <w:rPr>
          <w:ins w:id="1241" w:author="Pedro Oliveira" w:date="2019-10-24T00:08:00Z"/>
          <w:rStyle w:val="SubtleEmphasis"/>
          <w:rPrChange w:id="1242" w:author="Pedro Oliveira" w:date="2019-10-24T00:08:00Z">
            <w:rPr>
              <w:ins w:id="1243" w:author="Pedro Oliveira" w:date="2019-10-24T00:08:00Z"/>
              <w:rFonts w:ascii="Times New Roman" w:eastAsia="Times New Roman" w:hAnsi="Times New Roman" w:cs="Times New Roman"/>
              <w:szCs w:val="24"/>
            </w:rPr>
          </w:rPrChange>
        </w:rPr>
      </w:pPr>
      <w:ins w:id="1244" w:author="Pedro Oliveira" w:date="2019-10-24T00:08:00Z">
        <w:r w:rsidRPr="002A069A">
          <w:rPr>
            <w:rStyle w:val="SubtleEmphasis"/>
            <w:rPrChange w:id="1245" w:author="Pedro Oliveira" w:date="2019-10-24T00:08:00Z">
              <w:rPr>
                <w:rFonts w:ascii="Times New Roman" w:eastAsia="Times New Roman" w:hAnsi="Times New Roman" w:cs="Times New Roman"/>
                <w:color w:val="000000"/>
                <w:sz w:val="20"/>
                <w:szCs w:val="20"/>
              </w:rPr>
            </w:rPrChange>
          </w:rPr>
          <w:t>            </w:t>
        </w:r>
      </w:ins>
    </w:p>
    <w:p w14:paraId="606E9C14" w14:textId="77777777" w:rsidR="002A069A" w:rsidRPr="002A069A" w:rsidRDefault="002A069A" w:rsidP="002A069A">
      <w:pPr>
        <w:spacing w:before="0" w:after="0" w:line="240" w:lineRule="auto"/>
        <w:rPr>
          <w:ins w:id="1246" w:author="Pedro Oliveira" w:date="2019-10-24T00:08:00Z"/>
          <w:rStyle w:val="SubtleEmphasis"/>
          <w:rPrChange w:id="1247" w:author="Pedro Oliveira" w:date="2019-10-24T00:08:00Z">
            <w:rPr>
              <w:ins w:id="1248" w:author="Pedro Oliveira" w:date="2019-10-24T00:08:00Z"/>
              <w:rFonts w:ascii="Times New Roman" w:eastAsia="Times New Roman" w:hAnsi="Times New Roman" w:cs="Times New Roman"/>
              <w:szCs w:val="24"/>
            </w:rPr>
          </w:rPrChange>
        </w:rPr>
      </w:pPr>
      <w:ins w:id="1249" w:author="Pedro Oliveira" w:date="2019-10-24T00:08:00Z">
        <w:r w:rsidRPr="002A069A">
          <w:rPr>
            <w:rStyle w:val="SubtleEmphasis"/>
            <w:rPrChange w:id="1250"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251" w:author="Pedro Oliveira" w:date="2019-10-24T00:08:00Z">
              <w:rPr>
                <w:rFonts w:ascii="Times New Roman" w:eastAsia="Times New Roman" w:hAnsi="Times New Roman" w:cs="Times New Roman"/>
                <w:color w:val="000000"/>
                <w:sz w:val="20"/>
                <w:szCs w:val="20"/>
              </w:rPr>
            </w:rPrChange>
          </w:rPr>
          <w:t>data_iter</w:t>
        </w:r>
        <w:proofErr w:type="spellEnd"/>
        <w:r w:rsidRPr="002A069A">
          <w:rPr>
            <w:rStyle w:val="SubtleEmphasis"/>
            <w:rPrChange w:id="1252"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253" w:author="Pedro Oliveira" w:date="2019-10-24T00:08:00Z">
              <w:rPr>
                <w:rFonts w:ascii="Times New Roman" w:eastAsia="Times New Roman" w:hAnsi="Times New Roman" w:cs="Times New Roman"/>
                <w:color w:val="000000"/>
                <w:sz w:val="20"/>
                <w:szCs w:val="20"/>
              </w:rPr>
            </w:rPrChange>
          </w:rPr>
          <w:t>data_iter</w:t>
        </w:r>
        <w:proofErr w:type="spellEnd"/>
        <w:r w:rsidRPr="002A069A">
          <w:rPr>
            <w:rStyle w:val="SubtleEmphasis"/>
            <w:rPrChange w:id="1254" w:author="Pedro Oliveira" w:date="2019-10-24T00:08:00Z">
              <w:rPr>
                <w:rFonts w:ascii="Times New Roman" w:eastAsia="Times New Roman" w:hAnsi="Times New Roman" w:cs="Times New Roman"/>
                <w:color w:val="000000"/>
                <w:sz w:val="20"/>
                <w:szCs w:val="20"/>
              </w:rPr>
            </w:rPrChange>
          </w:rPr>
          <w:t xml:space="preserve"> +1;</w:t>
        </w:r>
      </w:ins>
    </w:p>
    <w:p w14:paraId="0E669B23" w14:textId="77777777" w:rsidR="002A069A" w:rsidRPr="002A069A" w:rsidRDefault="002A069A" w:rsidP="002A069A">
      <w:pPr>
        <w:spacing w:before="0" w:after="0" w:line="240" w:lineRule="auto"/>
        <w:rPr>
          <w:ins w:id="1255" w:author="Pedro Oliveira" w:date="2019-10-24T00:08:00Z"/>
          <w:rStyle w:val="SubtleEmphasis"/>
          <w:rPrChange w:id="1256" w:author="Pedro Oliveira" w:date="2019-10-24T00:08:00Z">
            <w:rPr>
              <w:ins w:id="1257" w:author="Pedro Oliveira" w:date="2019-10-24T00:08:00Z"/>
              <w:rFonts w:ascii="Times New Roman" w:eastAsia="Times New Roman" w:hAnsi="Times New Roman" w:cs="Times New Roman"/>
              <w:szCs w:val="24"/>
            </w:rPr>
          </w:rPrChange>
        </w:rPr>
      </w:pPr>
      <w:ins w:id="1258" w:author="Pedro Oliveira" w:date="2019-10-24T00:08:00Z">
        <w:r w:rsidRPr="002A069A">
          <w:rPr>
            <w:rStyle w:val="SubtleEmphasis"/>
            <w:rPrChange w:id="1259" w:author="Pedro Oliveira" w:date="2019-10-24T00:08:00Z">
              <w:rPr>
                <w:rFonts w:ascii="Times New Roman" w:eastAsia="Times New Roman" w:hAnsi="Times New Roman" w:cs="Times New Roman"/>
                <w:color w:val="000000"/>
                <w:sz w:val="20"/>
                <w:szCs w:val="20"/>
              </w:rPr>
            </w:rPrChange>
          </w:rPr>
          <w:t>            </w:t>
        </w:r>
      </w:ins>
    </w:p>
    <w:p w14:paraId="115A4876" w14:textId="77777777" w:rsidR="002A069A" w:rsidRPr="002A069A" w:rsidRDefault="002A069A" w:rsidP="002A069A">
      <w:pPr>
        <w:spacing w:before="0" w:after="0" w:line="240" w:lineRule="auto"/>
        <w:rPr>
          <w:ins w:id="1260" w:author="Pedro Oliveira" w:date="2019-10-24T00:08:00Z"/>
          <w:rStyle w:val="SubtleEmphasis"/>
          <w:rPrChange w:id="1261" w:author="Pedro Oliveira" w:date="2019-10-24T00:08:00Z">
            <w:rPr>
              <w:ins w:id="1262" w:author="Pedro Oliveira" w:date="2019-10-24T00:08:00Z"/>
              <w:rFonts w:ascii="Times New Roman" w:eastAsia="Times New Roman" w:hAnsi="Times New Roman" w:cs="Times New Roman"/>
              <w:szCs w:val="24"/>
            </w:rPr>
          </w:rPrChange>
        </w:rPr>
      </w:pPr>
      <w:ins w:id="1263" w:author="Pedro Oliveira" w:date="2019-10-24T00:08:00Z">
        <w:r w:rsidRPr="002A069A">
          <w:rPr>
            <w:rStyle w:val="SubtleEmphasis"/>
            <w:rPrChange w:id="1264" w:author="Pedro Oliveira" w:date="2019-10-24T00:08:00Z">
              <w:rPr>
                <w:rFonts w:ascii="Times New Roman" w:eastAsia="Times New Roman" w:hAnsi="Times New Roman" w:cs="Times New Roman"/>
                <w:color w:val="000000"/>
                <w:sz w:val="20"/>
                <w:szCs w:val="20"/>
              </w:rPr>
            </w:rPrChange>
          </w:rPr>
          <w:t xml:space="preserve">            data( </w:t>
        </w:r>
        <w:proofErr w:type="spellStart"/>
        <w:r w:rsidRPr="002A069A">
          <w:rPr>
            <w:rStyle w:val="SubtleEmphasis"/>
            <w:rPrChange w:id="1265" w:author="Pedro Oliveira" w:date="2019-10-24T00:08:00Z">
              <w:rPr>
                <w:rFonts w:ascii="Times New Roman" w:eastAsia="Times New Roman" w:hAnsi="Times New Roman" w:cs="Times New Roman"/>
                <w:color w:val="000000"/>
                <w:sz w:val="20"/>
                <w:szCs w:val="20"/>
              </w:rPr>
            </w:rPrChange>
          </w:rPr>
          <w:t>data_iter</w:t>
        </w:r>
        <w:proofErr w:type="spellEnd"/>
        <w:r w:rsidRPr="002A069A">
          <w:rPr>
            <w:rStyle w:val="SubtleEmphasis"/>
            <w:rPrChange w:id="1266" w:author="Pedro Oliveira" w:date="2019-10-24T00:08:00Z">
              <w:rPr>
                <w:rFonts w:ascii="Times New Roman" w:eastAsia="Times New Roman" w:hAnsi="Times New Roman" w:cs="Times New Roman"/>
                <w:color w:val="000000"/>
                <w:sz w:val="20"/>
                <w:szCs w:val="20"/>
              </w:rPr>
            </w:rPrChange>
          </w:rPr>
          <w:t xml:space="preserve"> ) = bin2dec( </w:t>
        </w:r>
        <w:proofErr w:type="spellStart"/>
        <w:r w:rsidRPr="002A069A">
          <w:rPr>
            <w:rStyle w:val="SubtleEmphasis"/>
            <w:rPrChange w:id="1267" w:author="Pedro Oliveira" w:date="2019-10-24T00:08:00Z">
              <w:rPr>
                <w:rFonts w:ascii="Times New Roman" w:eastAsia="Times New Roman" w:hAnsi="Times New Roman" w:cs="Times New Roman"/>
                <w:color w:val="000000"/>
                <w:sz w:val="20"/>
                <w:szCs w:val="20"/>
              </w:rPr>
            </w:rPrChange>
          </w:rPr>
          <w:t>strcat</w:t>
        </w:r>
        <w:proofErr w:type="spellEnd"/>
        <w:r w:rsidRPr="002A069A">
          <w:rPr>
            <w:rStyle w:val="SubtleEmphasis"/>
            <w:rPrChange w:id="1268" w:author="Pedro Oliveira" w:date="2019-10-24T00:08:00Z">
              <w:rPr>
                <w:rFonts w:ascii="Times New Roman" w:eastAsia="Times New Roman" w:hAnsi="Times New Roman" w:cs="Times New Roman"/>
                <w:color w:val="000000"/>
                <w:sz w:val="20"/>
                <w:szCs w:val="20"/>
              </w:rPr>
            </w:rPrChange>
          </w:rPr>
          <w:t xml:space="preserve">('0', dec2bin( </w:t>
        </w:r>
        <w:proofErr w:type="spellStart"/>
        <w:r w:rsidRPr="002A069A">
          <w:rPr>
            <w:rStyle w:val="SubtleEmphasis"/>
            <w:rPrChange w:id="1269" w:author="Pedro Oliveira" w:date="2019-10-24T00:08:00Z">
              <w:rPr>
                <w:rFonts w:ascii="Times New Roman" w:eastAsia="Times New Roman" w:hAnsi="Times New Roman" w:cs="Times New Roman"/>
                <w:color w:val="000000"/>
                <w:sz w:val="20"/>
                <w:szCs w:val="20"/>
              </w:rPr>
            </w:rPrChange>
          </w:rPr>
          <w:t>rd</w:t>
        </w:r>
        <w:proofErr w:type="spellEnd"/>
        <w:r w:rsidRPr="002A069A">
          <w:rPr>
            <w:rStyle w:val="SubtleEmphasis"/>
            <w:rPrChange w:id="1270" w:author="Pedro Oliveira" w:date="2019-10-24T00:08:00Z">
              <w:rPr>
                <w:rFonts w:ascii="Times New Roman" w:eastAsia="Times New Roman" w:hAnsi="Times New Roman" w:cs="Times New Roman"/>
                <w:color w:val="000000"/>
                <w:sz w:val="20"/>
                <w:szCs w:val="20"/>
              </w:rPr>
            </w:rPrChange>
          </w:rPr>
          <w:t xml:space="preserve"> ) ) ); % </w:t>
        </w:r>
        <w:proofErr w:type="spellStart"/>
        <w:r w:rsidRPr="002A069A">
          <w:rPr>
            <w:rStyle w:val="SubtleEmphasis"/>
            <w:rPrChange w:id="1271" w:author="Pedro Oliveira" w:date="2019-10-24T00:08:00Z">
              <w:rPr>
                <w:rFonts w:ascii="Times New Roman" w:eastAsia="Times New Roman" w:hAnsi="Times New Roman" w:cs="Times New Roman"/>
                <w:color w:val="000000"/>
                <w:sz w:val="20"/>
                <w:szCs w:val="20"/>
              </w:rPr>
            </w:rPrChange>
          </w:rPr>
          <w:t>cada</w:t>
        </w:r>
        <w:proofErr w:type="spellEnd"/>
        <w:r w:rsidRPr="002A069A">
          <w:rPr>
            <w:rStyle w:val="SubtleEmphasis"/>
            <w:rPrChange w:id="1272" w:author="Pedro Oliveira" w:date="2019-10-24T00:08:00Z">
              <w:rPr>
                <w:rFonts w:ascii="Times New Roman" w:eastAsia="Times New Roman" w:hAnsi="Times New Roman" w:cs="Times New Roman"/>
                <w:color w:val="000000"/>
                <w:sz w:val="20"/>
                <w:szCs w:val="20"/>
              </w:rPr>
            </w:rPrChange>
          </w:rPr>
          <w:t xml:space="preserve"> byte lido, </w:t>
        </w:r>
        <w:proofErr w:type="spellStart"/>
        <w:r w:rsidRPr="002A069A">
          <w:rPr>
            <w:rStyle w:val="SubtleEmphasis"/>
            <w:rPrChange w:id="1273" w:author="Pedro Oliveira" w:date="2019-10-24T00:08:00Z">
              <w:rPr>
                <w:rFonts w:ascii="Times New Roman" w:eastAsia="Times New Roman" w:hAnsi="Times New Roman" w:cs="Times New Roman"/>
                <w:color w:val="000000"/>
                <w:sz w:val="20"/>
                <w:szCs w:val="20"/>
              </w:rPr>
            </w:rPrChange>
          </w:rPr>
          <w:t>adiciona</w:t>
        </w:r>
        <w:proofErr w:type="spellEnd"/>
        <w:r w:rsidRPr="002A069A">
          <w:rPr>
            <w:rStyle w:val="SubtleEmphasis"/>
            <w:rPrChange w:id="1274" w:author="Pedro Oliveira" w:date="2019-10-24T00:08:00Z">
              <w:rPr>
                <w:rFonts w:ascii="Times New Roman" w:eastAsia="Times New Roman" w:hAnsi="Times New Roman" w:cs="Times New Roman"/>
                <w:color w:val="000000"/>
                <w:sz w:val="20"/>
                <w:szCs w:val="20"/>
              </w:rPr>
            </w:rPrChange>
          </w:rPr>
          <w:t xml:space="preserve"> 1 </w:t>
        </w:r>
        <w:proofErr w:type="spellStart"/>
        <w:r w:rsidRPr="002A069A">
          <w:rPr>
            <w:rStyle w:val="SubtleEmphasis"/>
            <w:rPrChange w:id="1275"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127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277" w:author="Pedro Oliveira" w:date="2019-10-24T00:08:00Z">
              <w:rPr>
                <w:rFonts w:ascii="Times New Roman" w:eastAsia="Times New Roman" w:hAnsi="Times New Roman" w:cs="Times New Roman"/>
                <w:color w:val="000000"/>
                <w:sz w:val="20"/>
                <w:szCs w:val="20"/>
              </w:rPr>
            </w:rPrChange>
          </w:rPr>
          <w:t>data_iter</w:t>
        </w:r>
        <w:proofErr w:type="spellEnd"/>
      </w:ins>
    </w:p>
    <w:p w14:paraId="4F9A99ED" w14:textId="77777777" w:rsidR="002A069A" w:rsidRPr="002A069A" w:rsidRDefault="002A069A" w:rsidP="002A069A">
      <w:pPr>
        <w:spacing w:before="0" w:after="0" w:line="240" w:lineRule="auto"/>
        <w:rPr>
          <w:ins w:id="1278" w:author="Pedro Oliveira" w:date="2019-10-24T00:08:00Z"/>
          <w:rStyle w:val="SubtleEmphasis"/>
          <w:rPrChange w:id="1279" w:author="Pedro Oliveira" w:date="2019-10-24T00:08:00Z">
            <w:rPr>
              <w:ins w:id="1280" w:author="Pedro Oliveira" w:date="2019-10-24T00:08:00Z"/>
              <w:rFonts w:ascii="Times New Roman" w:eastAsia="Times New Roman" w:hAnsi="Times New Roman" w:cs="Times New Roman"/>
              <w:szCs w:val="24"/>
            </w:rPr>
          </w:rPrChange>
        </w:rPr>
      </w:pPr>
      <w:ins w:id="1281" w:author="Pedro Oliveira" w:date="2019-10-24T00:08:00Z">
        <w:r w:rsidRPr="002A069A">
          <w:rPr>
            <w:rStyle w:val="SubtleEmphasis"/>
            <w:rPrChange w:id="1282" w:author="Pedro Oliveira" w:date="2019-10-24T00:08:00Z">
              <w:rPr>
                <w:rFonts w:ascii="Times New Roman" w:eastAsia="Times New Roman" w:hAnsi="Times New Roman" w:cs="Times New Roman"/>
                <w:color w:val="000000"/>
                <w:sz w:val="20"/>
                <w:szCs w:val="20"/>
              </w:rPr>
            </w:rPrChange>
          </w:rPr>
          <w:t xml:space="preserve">            %data </w:t>
        </w:r>
        <w:proofErr w:type="spellStart"/>
        <w:r w:rsidRPr="002A069A">
          <w:rPr>
            <w:rStyle w:val="SubtleEmphasis"/>
            <w:rPrChange w:id="1283" w:author="Pedro Oliveira" w:date="2019-10-24T00:08:00Z">
              <w:rPr>
                <w:rFonts w:ascii="Times New Roman" w:eastAsia="Times New Roman" w:hAnsi="Times New Roman" w:cs="Times New Roman"/>
                <w:color w:val="000000"/>
                <w:sz w:val="20"/>
                <w:szCs w:val="20"/>
              </w:rPr>
            </w:rPrChange>
          </w:rPr>
          <w:t>salva</w:t>
        </w:r>
        <w:proofErr w:type="spellEnd"/>
        <w:r w:rsidRPr="002A069A">
          <w:rPr>
            <w:rStyle w:val="SubtleEmphasis"/>
            <w:rPrChange w:id="128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285" w:author="Pedro Oliveira" w:date="2019-10-24T00:08:00Z">
              <w:rPr>
                <w:rFonts w:ascii="Times New Roman" w:eastAsia="Times New Roman" w:hAnsi="Times New Roman" w:cs="Times New Roman"/>
                <w:color w:val="000000"/>
                <w:sz w:val="20"/>
                <w:szCs w:val="20"/>
              </w:rPr>
            </w:rPrChange>
          </w:rPr>
          <w:t>cada</w:t>
        </w:r>
        <w:proofErr w:type="spellEnd"/>
        <w:r w:rsidRPr="002A069A">
          <w:rPr>
            <w:rStyle w:val="SubtleEmphasis"/>
            <w:rPrChange w:id="1286" w:author="Pedro Oliveira" w:date="2019-10-24T00:08:00Z">
              <w:rPr>
                <w:rFonts w:ascii="Times New Roman" w:eastAsia="Times New Roman" w:hAnsi="Times New Roman" w:cs="Times New Roman"/>
                <w:color w:val="000000"/>
                <w:sz w:val="20"/>
                <w:szCs w:val="20"/>
              </w:rPr>
            </w:rPrChange>
          </w:rPr>
          <w:t xml:space="preserve"> byte lido</w:t>
        </w:r>
      </w:ins>
    </w:p>
    <w:p w14:paraId="791008BD" w14:textId="77777777" w:rsidR="002A069A" w:rsidRPr="002A069A" w:rsidRDefault="002A069A" w:rsidP="002A069A">
      <w:pPr>
        <w:spacing w:before="0" w:after="0" w:line="240" w:lineRule="auto"/>
        <w:rPr>
          <w:ins w:id="1287" w:author="Pedro Oliveira" w:date="2019-10-24T00:08:00Z"/>
          <w:rStyle w:val="SubtleEmphasis"/>
          <w:rPrChange w:id="1288" w:author="Pedro Oliveira" w:date="2019-10-24T00:08:00Z">
            <w:rPr>
              <w:ins w:id="1289" w:author="Pedro Oliveira" w:date="2019-10-24T00:08:00Z"/>
              <w:rFonts w:ascii="Times New Roman" w:eastAsia="Times New Roman" w:hAnsi="Times New Roman" w:cs="Times New Roman"/>
              <w:szCs w:val="24"/>
            </w:rPr>
          </w:rPrChange>
        </w:rPr>
      </w:pPr>
      <w:ins w:id="1290" w:author="Pedro Oliveira" w:date="2019-10-24T00:08:00Z">
        <w:r w:rsidRPr="002A069A">
          <w:rPr>
            <w:rStyle w:val="SubtleEmphasis"/>
            <w:rPrChange w:id="1291" w:author="Pedro Oliveira" w:date="2019-10-24T00:08:00Z">
              <w:rPr>
                <w:rFonts w:ascii="Times New Roman" w:eastAsia="Times New Roman" w:hAnsi="Times New Roman" w:cs="Times New Roman"/>
                <w:color w:val="000000"/>
                <w:sz w:val="20"/>
                <w:szCs w:val="20"/>
              </w:rPr>
            </w:rPrChange>
          </w:rPr>
          <w:t>            </w:t>
        </w:r>
      </w:ins>
    </w:p>
    <w:p w14:paraId="772C2D39" w14:textId="77777777" w:rsidR="002A069A" w:rsidRPr="002A069A" w:rsidRDefault="002A069A" w:rsidP="002A069A">
      <w:pPr>
        <w:spacing w:before="0" w:after="0" w:line="240" w:lineRule="auto"/>
        <w:rPr>
          <w:ins w:id="1292" w:author="Pedro Oliveira" w:date="2019-10-24T00:08:00Z"/>
          <w:rStyle w:val="SubtleEmphasis"/>
          <w:rPrChange w:id="1293" w:author="Pedro Oliveira" w:date="2019-10-24T00:08:00Z">
            <w:rPr>
              <w:ins w:id="1294" w:author="Pedro Oliveira" w:date="2019-10-24T00:08:00Z"/>
              <w:rFonts w:ascii="Times New Roman" w:eastAsia="Times New Roman" w:hAnsi="Times New Roman" w:cs="Times New Roman"/>
              <w:szCs w:val="24"/>
            </w:rPr>
          </w:rPrChange>
        </w:rPr>
      </w:pPr>
      <w:ins w:id="1295" w:author="Pedro Oliveira" w:date="2019-10-24T00:08:00Z">
        <w:r w:rsidRPr="002A069A">
          <w:rPr>
            <w:rStyle w:val="SubtleEmphasis"/>
            <w:rPrChange w:id="1296" w:author="Pedro Oliveira" w:date="2019-10-24T00:08:00Z">
              <w:rPr>
                <w:rFonts w:ascii="Times New Roman" w:eastAsia="Times New Roman" w:hAnsi="Times New Roman" w:cs="Times New Roman"/>
                <w:color w:val="000000"/>
                <w:sz w:val="20"/>
                <w:szCs w:val="20"/>
              </w:rPr>
            </w:rPrChange>
          </w:rPr>
          <w:t>        end</w:t>
        </w:r>
      </w:ins>
    </w:p>
    <w:p w14:paraId="74CFD991" w14:textId="77777777" w:rsidR="002A069A" w:rsidRPr="002A069A" w:rsidRDefault="002A069A" w:rsidP="002A069A">
      <w:pPr>
        <w:spacing w:before="0" w:after="0" w:line="240" w:lineRule="auto"/>
        <w:rPr>
          <w:ins w:id="1297" w:author="Pedro Oliveira" w:date="2019-10-24T00:08:00Z"/>
          <w:rStyle w:val="SubtleEmphasis"/>
          <w:rPrChange w:id="1298" w:author="Pedro Oliveira" w:date="2019-10-24T00:08:00Z">
            <w:rPr>
              <w:ins w:id="1299" w:author="Pedro Oliveira" w:date="2019-10-24T00:08:00Z"/>
              <w:rFonts w:ascii="Times New Roman" w:eastAsia="Times New Roman" w:hAnsi="Times New Roman" w:cs="Times New Roman"/>
              <w:szCs w:val="24"/>
            </w:rPr>
          </w:rPrChange>
        </w:rPr>
      </w:pPr>
      <w:ins w:id="1300" w:author="Pedro Oliveira" w:date="2019-10-24T00:08:00Z">
        <w:r w:rsidRPr="002A069A">
          <w:rPr>
            <w:rStyle w:val="SubtleEmphasis"/>
            <w:rPrChange w:id="1301" w:author="Pedro Oliveira" w:date="2019-10-24T00:08:00Z">
              <w:rPr>
                <w:rFonts w:ascii="Times New Roman" w:eastAsia="Times New Roman" w:hAnsi="Times New Roman" w:cs="Times New Roman"/>
                <w:color w:val="000000"/>
                <w:sz w:val="20"/>
                <w:szCs w:val="20"/>
              </w:rPr>
            </w:rPrChange>
          </w:rPr>
          <w:t>        </w:t>
        </w:r>
      </w:ins>
    </w:p>
    <w:p w14:paraId="64DA853D" w14:textId="77777777" w:rsidR="002A069A" w:rsidRPr="002A069A" w:rsidRDefault="002A069A" w:rsidP="002A069A">
      <w:pPr>
        <w:spacing w:before="0" w:after="0" w:line="240" w:lineRule="auto"/>
        <w:rPr>
          <w:ins w:id="1302" w:author="Pedro Oliveira" w:date="2019-10-24T00:08:00Z"/>
          <w:rStyle w:val="SubtleEmphasis"/>
          <w:rPrChange w:id="1303" w:author="Pedro Oliveira" w:date="2019-10-24T00:08:00Z">
            <w:rPr>
              <w:ins w:id="1304" w:author="Pedro Oliveira" w:date="2019-10-24T00:08:00Z"/>
              <w:rFonts w:ascii="Times New Roman" w:eastAsia="Times New Roman" w:hAnsi="Times New Roman" w:cs="Times New Roman"/>
              <w:szCs w:val="24"/>
            </w:rPr>
          </w:rPrChange>
        </w:rPr>
      </w:pPr>
      <w:ins w:id="1305" w:author="Pedro Oliveira" w:date="2019-10-24T00:08:00Z">
        <w:r w:rsidRPr="002A069A">
          <w:rPr>
            <w:rStyle w:val="SubtleEmphasis"/>
            <w:rPrChange w:id="1306" w:author="Pedro Oliveira" w:date="2019-10-24T00:08:00Z">
              <w:rPr>
                <w:rFonts w:ascii="Times New Roman" w:eastAsia="Times New Roman" w:hAnsi="Times New Roman" w:cs="Times New Roman"/>
                <w:color w:val="000000"/>
                <w:sz w:val="20"/>
                <w:szCs w:val="20"/>
              </w:rPr>
            </w:rPrChange>
          </w:rPr>
          <w:t>        </w:t>
        </w:r>
      </w:ins>
    </w:p>
    <w:p w14:paraId="2E364EDA" w14:textId="77777777" w:rsidR="002A069A" w:rsidRPr="002A069A" w:rsidRDefault="002A069A" w:rsidP="002A069A">
      <w:pPr>
        <w:spacing w:before="0" w:after="0" w:line="240" w:lineRule="auto"/>
        <w:rPr>
          <w:ins w:id="1307" w:author="Pedro Oliveira" w:date="2019-10-24T00:08:00Z"/>
          <w:rStyle w:val="SubtleEmphasis"/>
          <w:rPrChange w:id="1308" w:author="Pedro Oliveira" w:date="2019-10-24T00:08:00Z">
            <w:rPr>
              <w:ins w:id="1309" w:author="Pedro Oliveira" w:date="2019-10-24T00:08:00Z"/>
              <w:rFonts w:ascii="Times New Roman" w:eastAsia="Times New Roman" w:hAnsi="Times New Roman" w:cs="Times New Roman"/>
              <w:szCs w:val="24"/>
            </w:rPr>
          </w:rPrChange>
        </w:rPr>
      </w:pPr>
      <w:ins w:id="1310" w:author="Pedro Oliveira" w:date="2019-10-24T00:08:00Z">
        <w:r w:rsidRPr="002A069A">
          <w:rPr>
            <w:rStyle w:val="SubtleEmphasis"/>
            <w:rPrChange w:id="1311" w:author="Pedro Oliveira" w:date="2019-10-24T00:08:00Z">
              <w:rPr>
                <w:rFonts w:ascii="Times New Roman" w:eastAsia="Times New Roman" w:hAnsi="Times New Roman" w:cs="Times New Roman"/>
                <w:color w:val="000000"/>
                <w:sz w:val="20"/>
                <w:szCs w:val="20"/>
              </w:rPr>
            </w:rPrChange>
          </w:rPr>
          <w:t xml:space="preserve">        % Para a </w:t>
        </w:r>
        <w:proofErr w:type="spellStart"/>
        <w:r w:rsidRPr="002A069A">
          <w:rPr>
            <w:rStyle w:val="SubtleEmphasis"/>
            <w:rPrChange w:id="1312" w:author="Pedro Oliveira" w:date="2019-10-24T00:08:00Z">
              <w:rPr>
                <w:rFonts w:ascii="Times New Roman" w:eastAsia="Times New Roman" w:hAnsi="Times New Roman" w:cs="Times New Roman"/>
                <w:color w:val="000000"/>
                <w:sz w:val="20"/>
                <w:szCs w:val="20"/>
              </w:rPr>
            </w:rPrChange>
          </w:rPr>
          <w:t>contagem</w:t>
        </w:r>
        <w:proofErr w:type="spellEnd"/>
        <w:r w:rsidRPr="002A069A">
          <w:rPr>
            <w:rStyle w:val="SubtleEmphasis"/>
            <w:rPrChange w:id="1313" w:author="Pedro Oliveira" w:date="2019-10-24T00:08:00Z">
              <w:rPr>
                <w:rFonts w:ascii="Times New Roman" w:eastAsia="Times New Roman" w:hAnsi="Times New Roman" w:cs="Times New Roman"/>
                <w:color w:val="000000"/>
                <w:sz w:val="20"/>
                <w:szCs w:val="20"/>
              </w:rPr>
            </w:rPrChange>
          </w:rPr>
          <w:t xml:space="preserve"> dos </w:t>
        </w:r>
        <w:proofErr w:type="spellStart"/>
        <w:r w:rsidRPr="002A069A">
          <w:rPr>
            <w:rStyle w:val="SubtleEmphasis"/>
            <w:rPrChange w:id="1314" w:author="Pedro Oliveira" w:date="2019-10-24T00:08:00Z">
              <w:rPr>
                <w:rFonts w:ascii="Times New Roman" w:eastAsia="Times New Roman" w:hAnsi="Times New Roman" w:cs="Times New Roman"/>
                <w:color w:val="000000"/>
                <w:sz w:val="20"/>
                <w:szCs w:val="20"/>
              </w:rPr>
            </w:rPrChange>
          </w:rPr>
          <w:t>canais</w:t>
        </w:r>
        <w:proofErr w:type="spellEnd"/>
        <w:r w:rsidRPr="002A069A">
          <w:rPr>
            <w:rStyle w:val="SubtleEmphasis"/>
            <w:rPrChange w:id="131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16" w:author="Pedro Oliveira" w:date="2019-10-24T00:08:00Z">
              <w:rPr>
                <w:rFonts w:ascii="Times New Roman" w:eastAsia="Times New Roman" w:hAnsi="Times New Roman" w:cs="Times New Roman"/>
                <w:color w:val="000000"/>
                <w:sz w:val="20"/>
                <w:szCs w:val="20"/>
              </w:rPr>
            </w:rPrChange>
          </w:rPr>
          <w:t>nunca</w:t>
        </w:r>
        <w:proofErr w:type="spellEnd"/>
        <w:r w:rsidRPr="002A069A">
          <w:rPr>
            <w:rStyle w:val="SubtleEmphasis"/>
            <w:rPrChange w:id="1317"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18" w:author="Pedro Oliveira" w:date="2019-10-24T00:08:00Z">
              <w:rPr>
                <w:rFonts w:ascii="Times New Roman" w:eastAsia="Times New Roman" w:hAnsi="Times New Roman" w:cs="Times New Roman"/>
                <w:color w:val="000000"/>
                <w:sz w:val="20"/>
                <w:szCs w:val="20"/>
              </w:rPr>
            </w:rPrChange>
          </w:rPr>
          <w:t>vai</w:t>
        </w:r>
        <w:proofErr w:type="spellEnd"/>
        <w:r w:rsidRPr="002A069A">
          <w:rPr>
            <w:rStyle w:val="SubtleEmphasis"/>
            <w:rPrChange w:id="1319"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20" w:author="Pedro Oliveira" w:date="2019-10-24T00:08:00Z">
              <w:rPr>
                <w:rFonts w:ascii="Times New Roman" w:eastAsia="Times New Roman" w:hAnsi="Times New Roman" w:cs="Times New Roman"/>
                <w:color w:val="000000"/>
                <w:sz w:val="20"/>
                <w:szCs w:val="20"/>
              </w:rPr>
            </w:rPrChange>
          </w:rPr>
          <w:t>acontecer</w:t>
        </w:r>
        <w:proofErr w:type="spellEnd"/>
        <w:r w:rsidRPr="002A069A">
          <w:rPr>
            <w:rStyle w:val="SubtleEmphasis"/>
            <w:rPrChange w:id="1321" w:author="Pedro Oliveira" w:date="2019-10-24T00:08:00Z">
              <w:rPr>
                <w:rFonts w:ascii="Times New Roman" w:eastAsia="Times New Roman" w:hAnsi="Times New Roman" w:cs="Times New Roman"/>
                <w:color w:val="000000"/>
                <w:sz w:val="20"/>
                <w:szCs w:val="20"/>
              </w:rPr>
            </w:rPrChange>
          </w:rPr>
          <w:t xml:space="preserve"> de </w:t>
        </w:r>
        <w:proofErr w:type="spellStart"/>
        <w:r w:rsidRPr="002A069A">
          <w:rPr>
            <w:rStyle w:val="SubtleEmphasis"/>
            <w:rPrChange w:id="1322" w:author="Pedro Oliveira" w:date="2019-10-24T00:08:00Z">
              <w:rPr>
                <w:rFonts w:ascii="Times New Roman" w:eastAsia="Times New Roman" w:hAnsi="Times New Roman" w:cs="Times New Roman"/>
                <w:color w:val="000000"/>
                <w:sz w:val="20"/>
                <w:szCs w:val="20"/>
              </w:rPr>
            </w:rPrChange>
          </w:rPr>
          <w:t>representar</w:t>
        </w:r>
        <w:proofErr w:type="spellEnd"/>
        <w:r w:rsidRPr="002A069A">
          <w:rPr>
            <w:rStyle w:val="SubtleEmphasis"/>
            <w:rPrChange w:id="1323" w:author="Pedro Oliveira" w:date="2019-10-24T00:08:00Z">
              <w:rPr>
                <w:rFonts w:ascii="Times New Roman" w:eastAsia="Times New Roman" w:hAnsi="Times New Roman" w:cs="Times New Roman"/>
                <w:color w:val="000000"/>
                <w:sz w:val="20"/>
                <w:szCs w:val="20"/>
              </w:rPr>
            </w:rPrChange>
          </w:rPr>
          <w:t xml:space="preserve"> um</w:t>
        </w:r>
      </w:ins>
    </w:p>
    <w:p w14:paraId="747BC4ED" w14:textId="77777777" w:rsidR="002A069A" w:rsidRPr="002A069A" w:rsidRDefault="002A069A" w:rsidP="002A069A">
      <w:pPr>
        <w:spacing w:before="0" w:after="0" w:line="240" w:lineRule="auto"/>
        <w:rPr>
          <w:ins w:id="1324" w:author="Pedro Oliveira" w:date="2019-10-24T00:08:00Z"/>
          <w:rStyle w:val="SubtleEmphasis"/>
          <w:rPrChange w:id="1325" w:author="Pedro Oliveira" w:date="2019-10-24T00:08:00Z">
            <w:rPr>
              <w:ins w:id="1326" w:author="Pedro Oliveira" w:date="2019-10-24T00:08:00Z"/>
              <w:rFonts w:ascii="Times New Roman" w:eastAsia="Times New Roman" w:hAnsi="Times New Roman" w:cs="Times New Roman"/>
              <w:szCs w:val="24"/>
            </w:rPr>
          </w:rPrChange>
        </w:rPr>
      </w:pPr>
      <w:ins w:id="1327" w:author="Pedro Oliveira" w:date="2019-10-24T00:08:00Z">
        <w:r w:rsidRPr="002A069A">
          <w:rPr>
            <w:rStyle w:val="SubtleEmphasis"/>
            <w:rPrChange w:id="1328"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329" w:author="Pedro Oliveira" w:date="2019-10-24T00:08:00Z">
              <w:rPr>
                <w:rFonts w:ascii="Times New Roman" w:eastAsia="Times New Roman" w:hAnsi="Times New Roman" w:cs="Times New Roman"/>
                <w:color w:val="000000"/>
                <w:sz w:val="20"/>
                <w:szCs w:val="20"/>
              </w:rPr>
            </w:rPrChange>
          </w:rPr>
          <w:t>número</w:t>
        </w:r>
        <w:proofErr w:type="spellEnd"/>
        <w:r w:rsidRPr="002A069A">
          <w:rPr>
            <w:rStyle w:val="SubtleEmphasis"/>
            <w:rPrChange w:id="1330" w:author="Pedro Oliveira" w:date="2019-10-24T00:08:00Z">
              <w:rPr>
                <w:rFonts w:ascii="Times New Roman" w:eastAsia="Times New Roman" w:hAnsi="Times New Roman" w:cs="Times New Roman"/>
                <w:color w:val="000000"/>
                <w:sz w:val="20"/>
                <w:szCs w:val="20"/>
              </w:rPr>
            </w:rPrChange>
          </w:rPr>
          <w:t xml:space="preserve"> com 8-bits '1' </w:t>
        </w:r>
        <w:proofErr w:type="spellStart"/>
        <w:r w:rsidRPr="002A069A">
          <w:rPr>
            <w:rStyle w:val="SubtleEmphasis"/>
            <w:rPrChange w:id="1331" w:author="Pedro Oliveira" w:date="2019-10-24T00:08:00Z">
              <w:rPr>
                <w:rFonts w:ascii="Times New Roman" w:eastAsia="Times New Roman" w:hAnsi="Times New Roman" w:cs="Times New Roman"/>
                <w:color w:val="000000"/>
                <w:sz w:val="20"/>
                <w:szCs w:val="20"/>
              </w:rPr>
            </w:rPrChange>
          </w:rPr>
          <w:t>seguidos</w:t>
        </w:r>
        <w:proofErr w:type="spellEnd"/>
        <w:r w:rsidRPr="002A069A">
          <w:rPr>
            <w:rStyle w:val="SubtleEmphasis"/>
            <w:rPrChange w:id="1332"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33" w:author="Pedro Oliveira" w:date="2019-10-24T00:08:00Z">
              <w:rPr>
                <w:rFonts w:ascii="Times New Roman" w:eastAsia="Times New Roman" w:hAnsi="Times New Roman" w:cs="Times New Roman"/>
                <w:color w:val="000000"/>
                <w:sz w:val="20"/>
                <w:szCs w:val="20"/>
              </w:rPr>
            </w:rPrChange>
          </w:rPr>
          <w:t>Isso</w:t>
        </w:r>
        <w:proofErr w:type="spellEnd"/>
        <w:r w:rsidRPr="002A069A">
          <w:rPr>
            <w:rStyle w:val="SubtleEmphasis"/>
            <w:rPrChange w:id="1334" w:author="Pedro Oliveira" w:date="2019-10-24T00:08:00Z">
              <w:rPr>
                <w:rFonts w:ascii="Times New Roman" w:eastAsia="Times New Roman" w:hAnsi="Times New Roman" w:cs="Times New Roman"/>
                <w:color w:val="000000"/>
                <w:sz w:val="20"/>
                <w:szCs w:val="20"/>
              </w:rPr>
            </w:rPrChange>
          </w:rPr>
          <w:t xml:space="preserve">, pois </w:t>
        </w:r>
        <w:proofErr w:type="spellStart"/>
        <w:r w:rsidRPr="002A069A">
          <w:rPr>
            <w:rStyle w:val="SubtleEmphasis"/>
            <w:rPrChange w:id="1335" w:author="Pedro Oliveira" w:date="2019-10-24T00:08:00Z">
              <w:rPr>
                <w:rFonts w:ascii="Times New Roman" w:eastAsia="Times New Roman" w:hAnsi="Times New Roman" w:cs="Times New Roman"/>
                <w:color w:val="000000"/>
                <w:sz w:val="20"/>
                <w:szCs w:val="20"/>
              </w:rPr>
            </w:rPrChange>
          </w:rPr>
          <w:t>os</w:t>
        </w:r>
        <w:proofErr w:type="spellEnd"/>
        <w:r w:rsidRPr="002A069A">
          <w:rPr>
            <w:rStyle w:val="SubtleEmphasis"/>
            <w:rPrChange w:id="133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37" w:author="Pedro Oliveira" w:date="2019-10-24T00:08:00Z">
              <w:rPr>
                <w:rFonts w:ascii="Times New Roman" w:eastAsia="Times New Roman" w:hAnsi="Times New Roman" w:cs="Times New Roman"/>
                <w:color w:val="000000"/>
                <w:sz w:val="20"/>
                <w:szCs w:val="20"/>
              </w:rPr>
            </w:rPrChange>
          </w:rPr>
          <w:t>números</w:t>
        </w:r>
        <w:proofErr w:type="spellEnd"/>
        <w:r w:rsidRPr="002A069A">
          <w:rPr>
            <w:rStyle w:val="SubtleEmphasis"/>
            <w:rPrChange w:id="1338"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39" w:author="Pedro Oliveira" w:date="2019-10-24T00:08:00Z">
              <w:rPr>
                <w:rFonts w:ascii="Times New Roman" w:eastAsia="Times New Roman" w:hAnsi="Times New Roman" w:cs="Times New Roman"/>
                <w:color w:val="000000"/>
                <w:sz w:val="20"/>
                <w:szCs w:val="20"/>
              </w:rPr>
            </w:rPrChange>
          </w:rPr>
          <w:t>são</w:t>
        </w:r>
        <w:proofErr w:type="spellEnd"/>
      </w:ins>
    </w:p>
    <w:p w14:paraId="4B3EC018" w14:textId="77777777" w:rsidR="002A069A" w:rsidRPr="002A069A" w:rsidRDefault="002A069A" w:rsidP="002A069A">
      <w:pPr>
        <w:spacing w:before="0" w:after="0" w:line="240" w:lineRule="auto"/>
        <w:rPr>
          <w:ins w:id="1340" w:author="Pedro Oliveira" w:date="2019-10-24T00:08:00Z"/>
          <w:rStyle w:val="SubtleEmphasis"/>
          <w:rPrChange w:id="1341" w:author="Pedro Oliveira" w:date="2019-10-24T00:08:00Z">
            <w:rPr>
              <w:ins w:id="1342" w:author="Pedro Oliveira" w:date="2019-10-24T00:08:00Z"/>
              <w:rFonts w:ascii="Times New Roman" w:eastAsia="Times New Roman" w:hAnsi="Times New Roman" w:cs="Times New Roman"/>
              <w:szCs w:val="24"/>
            </w:rPr>
          </w:rPrChange>
        </w:rPr>
      </w:pPr>
      <w:ins w:id="1343" w:author="Pedro Oliveira" w:date="2019-10-24T00:08:00Z">
        <w:r w:rsidRPr="002A069A">
          <w:rPr>
            <w:rStyle w:val="SubtleEmphasis"/>
            <w:rPrChange w:id="1344"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345" w:author="Pedro Oliveira" w:date="2019-10-24T00:08:00Z">
              <w:rPr>
                <w:rFonts w:ascii="Times New Roman" w:eastAsia="Times New Roman" w:hAnsi="Times New Roman" w:cs="Times New Roman"/>
                <w:color w:val="000000"/>
                <w:sz w:val="20"/>
                <w:szCs w:val="20"/>
              </w:rPr>
            </w:rPrChange>
          </w:rPr>
          <w:t>representados</w:t>
        </w:r>
        <w:proofErr w:type="spellEnd"/>
        <w:r w:rsidRPr="002A069A">
          <w:rPr>
            <w:rStyle w:val="SubtleEmphasis"/>
            <w:rPrChange w:id="1346" w:author="Pedro Oliveira" w:date="2019-10-24T00:08:00Z">
              <w:rPr>
                <w:rFonts w:ascii="Times New Roman" w:eastAsia="Times New Roman" w:hAnsi="Times New Roman" w:cs="Times New Roman"/>
                <w:color w:val="000000"/>
                <w:sz w:val="20"/>
                <w:szCs w:val="20"/>
              </w:rPr>
            </w:rPrChange>
          </w:rPr>
          <w:t xml:space="preserve"> no </w:t>
        </w:r>
        <w:proofErr w:type="spellStart"/>
        <w:r w:rsidRPr="002A069A">
          <w:rPr>
            <w:rStyle w:val="SubtleEmphasis"/>
            <w:rPrChange w:id="1347" w:author="Pedro Oliveira" w:date="2019-10-24T00:08:00Z">
              <w:rPr>
                <w:rFonts w:ascii="Times New Roman" w:eastAsia="Times New Roman" w:hAnsi="Times New Roman" w:cs="Times New Roman"/>
                <w:color w:val="000000"/>
                <w:sz w:val="20"/>
                <w:szCs w:val="20"/>
              </w:rPr>
            </w:rPrChange>
          </w:rPr>
          <w:t>formato</w:t>
        </w:r>
        <w:proofErr w:type="spellEnd"/>
        <w:r w:rsidRPr="002A069A">
          <w:rPr>
            <w:rStyle w:val="SubtleEmphasis"/>
            <w:rPrChange w:id="1348" w:author="Pedro Oliveira" w:date="2019-10-24T00:08:00Z">
              <w:rPr>
                <w:rFonts w:ascii="Times New Roman" w:eastAsia="Times New Roman" w:hAnsi="Times New Roman" w:cs="Times New Roman"/>
                <w:color w:val="000000"/>
                <w:sz w:val="20"/>
                <w:szCs w:val="20"/>
              </w:rPr>
            </w:rPrChange>
          </w:rPr>
          <w:t xml:space="preserve"> {0 7-bits 0 1}.</w:t>
        </w:r>
      </w:ins>
    </w:p>
    <w:p w14:paraId="415C2645" w14:textId="77777777" w:rsidR="002A069A" w:rsidRPr="002A069A" w:rsidRDefault="002A069A" w:rsidP="002A069A">
      <w:pPr>
        <w:spacing w:before="0" w:after="0" w:line="240" w:lineRule="auto"/>
        <w:rPr>
          <w:ins w:id="1349" w:author="Pedro Oliveira" w:date="2019-10-24T00:08:00Z"/>
          <w:rStyle w:val="SubtleEmphasis"/>
          <w:rPrChange w:id="1350" w:author="Pedro Oliveira" w:date="2019-10-24T00:08:00Z">
            <w:rPr>
              <w:ins w:id="1351" w:author="Pedro Oliveira" w:date="2019-10-24T00:08:00Z"/>
              <w:rFonts w:ascii="Times New Roman" w:eastAsia="Times New Roman" w:hAnsi="Times New Roman" w:cs="Times New Roman"/>
              <w:szCs w:val="24"/>
            </w:rPr>
          </w:rPrChange>
        </w:rPr>
      </w:pPr>
      <w:ins w:id="1352" w:author="Pedro Oliveira" w:date="2019-10-24T00:08:00Z">
        <w:r w:rsidRPr="002A069A">
          <w:rPr>
            <w:rStyle w:val="SubtleEmphasis"/>
            <w:rPrChange w:id="1353" w:author="Pedro Oliveira" w:date="2019-10-24T00:08:00Z">
              <w:rPr>
                <w:rFonts w:ascii="Times New Roman" w:eastAsia="Times New Roman" w:hAnsi="Times New Roman" w:cs="Times New Roman"/>
                <w:color w:val="000000"/>
                <w:sz w:val="20"/>
                <w:szCs w:val="20"/>
              </w:rPr>
            </w:rPrChange>
          </w:rPr>
          <w:t xml:space="preserve">        % Logo, </w:t>
        </w:r>
        <w:proofErr w:type="spellStart"/>
        <w:r w:rsidRPr="002A069A">
          <w:rPr>
            <w:rStyle w:val="SubtleEmphasis"/>
            <w:rPrChange w:id="1354" w:author="Pedro Oliveira" w:date="2019-10-24T00:08:00Z">
              <w:rPr>
                <w:rFonts w:ascii="Times New Roman" w:eastAsia="Times New Roman" w:hAnsi="Times New Roman" w:cs="Times New Roman"/>
                <w:color w:val="000000"/>
                <w:sz w:val="20"/>
                <w:szCs w:val="20"/>
              </w:rPr>
            </w:rPrChange>
          </w:rPr>
          <w:t>quando</w:t>
        </w:r>
        <w:proofErr w:type="spellEnd"/>
        <w:r w:rsidRPr="002A069A">
          <w:rPr>
            <w:rStyle w:val="SubtleEmphasis"/>
            <w:rPrChange w:id="135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56" w:author="Pedro Oliveira" w:date="2019-10-24T00:08:00Z">
              <w:rPr>
                <w:rFonts w:ascii="Times New Roman" w:eastAsia="Times New Roman" w:hAnsi="Times New Roman" w:cs="Times New Roman"/>
                <w:color w:val="000000"/>
                <w:sz w:val="20"/>
                <w:szCs w:val="20"/>
              </w:rPr>
            </w:rPrChange>
          </w:rPr>
          <w:t>houver</w:t>
        </w:r>
        <w:proofErr w:type="spellEnd"/>
        <w:r w:rsidRPr="002A069A">
          <w:rPr>
            <w:rStyle w:val="SubtleEmphasis"/>
            <w:rPrChange w:id="1357" w:author="Pedro Oliveira" w:date="2019-10-24T00:08:00Z">
              <w:rPr>
                <w:rFonts w:ascii="Times New Roman" w:eastAsia="Times New Roman" w:hAnsi="Times New Roman" w:cs="Times New Roman"/>
                <w:color w:val="000000"/>
                <w:sz w:val="20"/>
                <w:szCs w:val="20"/>
              </w:rPr>
            </w:rPrChange>
          </w:rPr>
          <w:t xml:space="preserve"> '1111 1111', </w:t>
        </w:r>
        <w:proofErr w:type="spellStart"/>
        <w:r w:rsidRPr="002A069A">
          <w:rPr>
            <w:rStyle w:val="SubtleEmphasis"/>
            <w:rPrChange w:id="1358" w:author="Pedro Oliveira" w:date="2019-10-24T00:08:00Z">
              <w:rPr>
                <w:rFonts w:ascii="Times New Roman" w:eastAsia="Times New Roman" w:hAnsi="Times New Roman" w:cs="Times New Roman"/>
                <w:color w:val="000000"/>
                <w:sz w:val="20"/>
                <w:szCs w:val="20"/>
              </w:rPr>
            </w:rPrChange>
          </w:rPr>
          <w:t>significa</w:t>
        </w:r>
        <w:proofErr w:type="spellEnd"/>
        <w:r w:rsidRPr="002A069A">
          <w:rPr>
            <w:rStyle w:val="SubtleEmphasis"/>
            <w:rPrChange w:id="1359" w:author="Pedro Oliveira" w:date="2019-10-24T00:08:00Z">
              <w:rPr>
                <w:rFonts w:ascii="Times New Roman" w:eastAsia="Times New Roman" w:hAnsi="Times New Roman" w:cs="Times New Roman"/>
                <w:color w:val="000000"/>
                <w:sz w:val="20"/>
                <w:szCs w:val="20"/>
              </w:rPr>
            </w:rPrChange>
          </w:rPr>
          <w:t xml:space="preserve"> que o frame </w:t>
        </w:r>
        <w:proofErr w:type="spellStart"/>
        <w:r w:rsidRPr="002A069A">
          <w:rPr>
            <w:rStyle w:val="SubtleEmphasis"/>
            <w:rPrChange w:id="1360" w:author="Pedro Oliveira" w:date="2019-10-24T00:08:00Z">
              <w:rPr>
                <w:rFonts w:ascii="Times New Roman" w:eastAsia="Times New Roman" w:hAnsi="Times New Roman" w:cs="Times New Roman"/>
                <w:color w:val="000000"/>
                <w:sz w:val="20"/>
                <w:szCs w:val="20"/>
              </w:rPr>
            </w:rPrChange>
          </w:rPr>
          <w:t>acabou</w:t>
        </w:r>
        <w:proofErr w:type="spellEnd"/>
        <w:r w:rsidRPr="002A069A">
          <w:rPr>
            <w:rStyle w:val="SubtleEmphasis"/>
            <w:rPrChange w:id="1361" w:author="Pedro Oliveira" w:date="2019-10-24T00:08:00Z">
              <w:rPr>
                <w:rFonts w:ascii="Times New Roman" w:eastAsia="Times New Roman" w:hAnsi="Times New Roman" w:cs="Times New Roman"/>
                <w:color w:val="000000"/>
                <w:sz w:val="20"/>
                <w:szCs w:val="20"/>
              </w:rPr>
            </w:rPrChange>
          </w:rPr>
          <w:t>.</w:t>
        </w:r>
      </w:ins>
    </w:p>
    <w:p w14:paraId="0734FED6" w14:textId="77777777" w:rsidR="002A069A" w:rsidRPr="002A069A" w:rsidRDefault="002A069A" w:rsidP="002A069A">
      <w:pPr>
        <w:spacing w:before="0" w:after="0" w:line="240" w:lineRule="auto"/>
        <w:rPr>
          <w:ins w:id="1362" w:author="Pedro Oliveira" w:date="2019-10-24T00:08:00Z"/>
          <w:rStyle w:val="SubtleEmphasis"/>
          <w:rPrChange w:id="1363" w:author="Pedro Oliveira" w:date="2019-10-24T00:08:00Z">
            <w:rPr>
              <w:ins w:id="1364" w:author="Pedro Oliveira" w:date="2019-10-24T00:08:00Z"/>
              <w:rFonts w:ascii="Times New Roman" w:eastAsia="Times New Roman" w:hAnsi="Times New Roman" w:cs="Times New Roman"/>
              <w:szCs w:val="24"/>
            </w:rPr>
          </w:rPrChange>
        </w:rPr>
      </w:pPr>
      <w:ins w:id="1365" w:author="Pedro Oliveira" w:date="2019-10-24T00:08:00Z">
        <w:r w:rsidRPr="002A069A">
          <w:rPr>
            <w:rStyle w:val="SubtleEmphasis"/>
            <w:rPrChange w:id="1366" w:author="Pedro Oliveira" w:date="2019-10-24T00:08:00Z">
              <w:rPr>
                <w:rFonts w:ascii="Times New Roman" w:eastAsia="Times New Roman" w:hAnsi="Times New Roman" w:cs="Times New Roman"/>
                <w:color w:val="000000"/>
                <w:sz w:val="20"/>
                <w:szCs w:val="20"/>
              </w:rPr>
            </w:rPrChange>
          </w:rPr>
          <w:t>        %</w:t>
        </w:r>
      </w:ins>
    </w:p>
    <w:p w14:paraId="1720FC16" w14:textId="77777777" w:rsidR="002A069A" w:rsidRPr="002A069A" w:rsidRDefault="002A069A" w:rsidP="002A069A">
      <w:pPr>
        <w:spacing w:before="0" w:after="0" w:line="240" w:lineRule="auto"/>
        <w:rPr>
          <w:ins w:id="1367" w:author="Pedro Oliveira" w:date="2019-10-24T00:08:00Z"/>
          <w:rStyle w:val="SubtleEmphasis"/>
          <w:rPrChange w:id="1368" w:author="Pedro Oliveira" w:date="2019-10-24T00:08:00Z">
            <w:rPr>
              <w:ins w:id="1369" w:author="Pedro Oliveira" w:date="2019-10-24T00:08:00Z"/>
              <w:rFonts w:ascii="Times New Roman" w:eastAsia="Times New Roman" w:hAnsi="Times New Roman" w:cs="Times New Roman"/>
              <w:szCs w:val="24"/>
            </w:rPr>
          </w:rPrChange>
        </w:rPr>
      </w:pPr>
      <w:ins w:id="1370" w:author="Pedro Oliveira" w:date="2019-10-24T00:08:00Z">
        <w:r w:rsidRPr="002A069A">
          <w:rPr>
            <w:rStyle w:val="SubtleEmphasis"/>
            <w:rPrChange w:id="1371" w:author="Pedro Oliveira" w:date="2019-10-24T00:08:00Z">
              <w:rPr>
                <w:rFonts w:ascii="Times New Roman" w:eastAsia="Times New Roman" w:hAnsi="Times New Roman" w:cs="Times New Roman"/>
                <w:color w:val="000000"/>
                <w:sz w:val="20"/>
                <w:szCs w:val="20"/>
              </w:rPr>
            </w:rPrChange>
          </w:rPr>
          <w:t xml:space="preserve">        if ( data( </w:t>
        </w:r>
        <w:proofErr w:type="spellStart"/>
        <w:r w:rsidRPr="002A069A">
          <w:rPr>
            <w:rStyle w:val="SubtleEmphasis"/>
            <w:rPrChange w:id="1372" w:author="Pedro Oliveira" w:date="2019-10-24T00:08:00Z">
              <w:rPr>
                <w:rFonts w:ascii="Times New Roman" w:eastAsia="Times New Roman" w:hAnsi="Times New Roman" w:cs="Times New Roman"/>
                <w:color w:val="000000"/>
                <w:sz w:val="20"/>
                <w:szCs w:val="20"/>
              </w:rPr>
            </w:rPrChange>
          </w:rPr>
          <w:t>data_iter</w:t>
        </w:r>
        <w:proofErr w:type="spellEnd"/>
        <w:r w:rsidRPr="002A069A">
          <w:rPr>
            <w:rStyle w:val="SubtleEmphasis"/>
            <w:rPrChange w:id="1373" w:author="Pedro Oliveira" w:date="2019-10-24T00:08:00Z">
              <w:rPr>
                <w:rFonts w:ascii="Times New Roman" w:eastAsia="Times New Roman" w:hAnsi="Times New Roman" w:cs="Times New Roman"/>
                <w:color w:val="000000"/>
                <w:sz w:val="20"/>
                <w:szCs w:val="20"/>
              </w:rPr>
            </w:rPrChange>
          </w:rPr>
          <w:t xml:space="preserve"> ) == 255 ) % '1111 1111'</w:t>
        </w:r>
      </w:ins>
    </w:p>
    <w:p w14:paraId="67738F23" w14:textId="77777777" w:rsidR="002A069A" w:rsidRPr="002A069A" w:rsidRDefault="002A069A" w:rsidP="002A069A">
      <w:pPr>
        <w:spacing w:before="0" w:after="0" w:line="240" w:lineRule="auto"/>
        <w:rPr>
          <w:ins w:id="1374" w:author="Pedro Oliveira" w:date="2019-10-24T00:08:00Z"/>
          <w:rStyle w:val="SubtleEmphasis"/>
          <w:rPrChange w:id="1375" w:author="Pedro Oliveira" w:date="2019-10-24T00:08:00Z">
            <w:rPr>
              <w:ins w:id="1376" w:author="Pedro Oliveira" w:date="2019-10-24T00:08:00Z"/>
              <w:rFonts w:ascii="Times New Roman" w:eastAsia="Times New Roman" w:hAnsi="Times New Roman" w:cs="Times New Roman"/>
              <w:szCs w:val="24"/>
            </w:rPr>
          </w:rPrChange>
        </w:rPr>
      </w:pPr>
      <w:ins w:id="1377" w:author="Pedro Oliveira" w:date="2019-10-24T00:08:00Z">
        <w:r w:rsidRPr="002A069A">
          <w:rPr>
            <w:rStyle w:val="SubtleEmphasis"/>
            <w:rPrChange w:id="1378" w:author="Pedro Oliveira" w:date="2019-10-24T00:08:00Z">
              <w:rPr>
                <w:rFonts w:ascii="Times New Roman" w:eastAsia="Times New Roman" w:hAnsi="Times New Roman" w:cs="Times New Roman"/>
                <w:color w:val="000000"/>
                <w:sz w:val="20"/>
                <w:szCs w:val="20"/>
              </w:rPr>
            </w:rPrChange>
          </w:rPr>
          <w:t>            </w:t>
        </w:r>
      </w:ins>
    </w:p>
    <w:p w14:paraId="574725ED" w14:textId="77777777" w:rsidR="002A069A" w:rsidRPr="002A069A" w:rsidRDefault="002A069A" w:rsidP="002A069A">
      <w:pPr>
        <w:spacing w:before="0" w:after="0" w:line="240" w:lineRule="auto"/>
        <w:rPr>
          <w:ins w:id="1379" w:author="Pedro Oliveira" w:date="2019-10-24T00:08:00Z"/>
          <w:rStyle w:val="SubtleEmphasis"/>
          <w:rPrChange w:id="1380" w:author="Pedro Oliveira" w:date="2019-10-24T00:08:00Z">
            <w:rPr>
              <w:ins w:id="1381" w:author="Pedro Oliveira" w:date="2019-10-24T00:08:00Z"/>
              <w:rFonts w:ascii="Times New Roman" w:eastAsia="Times New Roman" w:hAnsi="Times New Roman" w:cs="Times New Roman"/>
              <w:szCs w:val="24"/>
            </w:rPr>
          </w:rPrChange>
        </w:rPr>
      </w:pPr>
      <w:ins w:id="1382" w:author="Pedro Oliveira" w:date="2019-10-24T00:08:00Z">
        <w:r w:rsidRPr="002A069A">
          <w:rPr>
            <w:rStyle w:val="SubtleEmphasis"/>
            <w:rPrChange w:id="1383"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384" w:author="Pedro Oliveira" w:date="2019-10-24T00:08:00Z">
              <w:rPr>
                <w:rFonts w:ascii="Times New Roman" w:eastAsia="Times New Roman" w:hAnsi="Times New Roman" w:cs="Times New Roman"/>
                <w:color w:val="000000"/>
                <w:sz w:val="20"/>
                <w:szCs w:val="20"/>
              </w:rPr>
            </w:rPrChange>
          </w:rPr>
          <w:t>trigg_iter</w:t>
        </w:r>
        <w:proofErr w:type="spellEnd"/>
        <w:r w:rsidRPr="002A069A">
          <w:rPr>
            <w:rStyle w:val="SubtleEmphasis"/>
            <w:rPrChange w:id="1385" w:author="Pedro Oliveira" w:date="2019-10-24T00:08:00Z">
              <w:rPr>
                <w:rFonts w:ascii="Times New Roman" w:eastAsia="Times New Roman" w:hAnsi="Times New Roman" w:cs="Times New Roman"/>
                <w:color w:val="000000"/>
                <w:sz w:val="20"/>
                <w:szCs w:val="20"/>
              </w:rPr>
            </w:rPrChange>
          </w:rPr>
          <w:t xml:space="preserve"> = 0; %</w:t>
        </w:r>
        <w:proofErr w:type="spellStart"/>
        <w:r w:rsidRPr="002A069A">
          <w:rPr>
            <w:rStyle w:val="SubtleEmphasis"/>
            <w:rPrChange w:id="1386" w:author="Pedro Oliveira" w:date="2019-10-24T00:08:00Z">
              <w:rPr>
                <w:rFonts w:ascii="Times New Roman" w:eastAsia="Times New Roman" w:hAnsi="Times New Roman" w:cs="Times New Roman"/>
                <w:color w:val="000000"/>
                <w:sz w:val="20"/>
                <w:szCs w:val="20"/>
              </w:rPr>
            </w:rPrChange>
          </w:rPr>
          <w:t>Conta</w:t>
        </w:r>
        <w:proofErr w:type="spellEnd"/>
        <w:r w:rsidRPr="002A069A">
          <w:rPr>
            <w:rStyle w:val="SubtleEmphasis"/>
            <w:rPrChange w:id="1387"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388" w:author="Pedro Oliveira" w:date="2019-10-24T00:08:00Z">
              <w:rPr>
                <w:rFonts w:ascii="Times New Roman" w:eastAsia="Times New Roman" w:hAnsi="Times New Roman" w:cs="Times New Roman"/>
                <w:color w:val="000000"/>
                <w:sz w:val="20"/>
                <w:szCs w:val="20"/>
              </w:rPr>
            </w:rPrChange>
          </w:rPr>
          <w:t>os</w:t>
        </w:r>
        <w:proofErr w:type="spellEnd"/>
        <w:r w:rsidRPr="002A069A">
          <w:rPr>
            <w:rStyle w:val="SubtleEmphasis"/>
            <w:rPrChange w:id="1389" w:author="Pedro Oliveira" w:date="2019-10-24T00:08:00Z">
              <w:rPr>
                <w:rFonts w:ascii="Times New Roman" w:eastAsia="Times New Roman" w:hAnsi="Times New Roman" w:cs="Times New Roman"/>
                <w:color w:val="000000"/>
                <w:sz w:val="20"/>
                <w:szCs w:val="20"/>
              </w:rPr>
            </w:rPrChange>
          </w:rPr>
          <w:t xml:space="preserve"> bytes lidos </w:t>
        </w:r>
        <w:proofErr w:type="spellStart"/>
        <w:r w:rsidRPr="002A069A">
          <w:rPr>
            <w:rStyle w:val="SubtleEmphasis"/>
            <w:rPrChange w:id="1390"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1391" w:author="Pedro Oliveira" w:date="2019-10-24T00:08:00Z">
              <w:rPr>
                <w:rFonts w:ascii="Times New Roman" w:eastAsia="Times New Roman" w:hAnsi="Times New Roman" w:cs="Times New Roman"/>
                <w:color w:val="000000"/>
                <w:sz w:val="20"/>
                <w:szCs w:val="20"/>
              </w:rPr>
            </w:rPrChange>
          </w:rPr>
          <w:t xml:space="preserve"> um frame</w:t>
        </w:r>
      </w:ins>
    </w:p>
    <w:p w14:paraId="5F86EABC" w14:textId="77777777" w:rsidR="002A069A" w:rsidRPr="002A069A" w:rsidRDefault="002A069A" w:rsidP="002A069A">
      <w:pPr>
        <w:spacing w:before="0" w:after="0" w:line="240" w:lineRule="auto"/>
        <w:rPr>
          <w:ins w:id="1392" w:author="Pedro Oliveira" w:date="2019-10-24T00:08:00Z"/>
          <w:rStyle w:val="SubtleEmphasis"/>
          <w:rPrChange w:id="1393" w:author="Pedro Oliveira" w:date="2019-10-24T00:08:00Z">
            <w:rPr>
              <w:ins w:id="1394" w:author="Pedro Oliveira" w:date="2019-10-24T00:08:00Z"/>
              <w:rFonts w:ascii="Times New Roman" w:eastAsia="Times New Roman" w:hAnsi="Times New Roman" w:cs="Times New Roman"/>
              <w:szCs w:val="24"/>
            </w:rPr>
          </w:rPrChange>
        </w:rPr>
      </w:pPr>
      <w:ins w:id="1395" w:author="Pedro Oliveira" w:date="2019-10-24T00:08:00Z">
        <w:r w:rsidRPr="002A069A">
          <w:rPr>
            <w:rStyle w:val="SubtleEmphasis"/>
            <w:rPrChange w:id="1396" w:author="Pedro Oliveira" w:date="2019-10-24T00:08:00Z">
              <w:rPr>
                <w:rFonts w:ascii="Times New Roman" w:eastAsia="Times New Roman" w:hAnsi="Times New Roman" w:cs="Times New Roman"/>
                <w:color w:val="000000"/>
                <w:sz w:val="20"/>
                <w:szCs w:val="20"/>
              </w:rPr>
            </w:rPrChange>
          </w:rPr>
          <w:t>            </w:t>
        </w:r>
      </w:ins>
    </w:p>
    <w:p w14:paraId="55E80EE1" w14:textId="77777777" w:rsidR="002A069A" w:rsidRPr="002A069A" w:rsidRDefault="002A069A" w:rsidP="002A069A">
      <w:pPr>
        <w:spacing w:before="0" w:after="0" w:line="240" w:lineRule="auto"/>
        <w:rPr>
          <w:ins w:id="1397" w:author="Pedro Oliveira" w:date="2019-10-24T00:08:00Z"/>
          <w:rStyle w:val="SubtleEmphasis"/>
          <w:rPrChange w:id="1398" w:author="Pedro Oliveira" w:date="2019-10-24T00:08:00Z">
            <w:rPr>
              <w:ins w:id="1399" w:author="Pedro Oliveira" w:date="2019-10-24T00:08:00Z"/>
              <w:rFonts w:ascii="Times New Roman" w:eastAsia="Times New Roman" w:hAnsi="Times New Roman" w:cs="Times New Roman"/>
              <w:szCs w:val="24"/>
            </w:rPr>
          </w:rPrChange>
        </w:rPr>
      </w:pPr>
      <w:ins w:id="1400" w:author="Pedro Oliveira" w:date="2019-10-24T00:08:00Z">
        <w:r w:rsidRPr="002A069A">
          <w:rPr>
            <w:rStyle w:val="SubtleEmphasis"/>
            <w:rPrChange w:id="1401" w:author="Pedro Oliveira" w:date="2019-10-24T00:08:00Z">
              <w:rPr>
                <w:rFonts w:ascii="Times New Roman" w:eastAsia="Times New Roman" w:hAnsi="Times New Roman" w:cs="Times New Roman"/>
                <w:color w:val="000000"/>
                <w:sz w:val="20"/>
                <w:szCs w:val="20"/>
              </w:rPr>
            </w:rPrChange>
          </w:rPr>
          <w:t>            if size(</w:t>
        </w:r>
        <w:proofErr w:type="spellStart"/>
        <w:r w:rsidRPr="002A069A">
          <w:rPr>
            <w:rStyle w:val="SubtleEmphasis"/>
            <w:rPrChange w:id="1402" w:author="Pedro Oliveira" w:date="2019-10-24T00:08:00Z">
              <w:rPr>
                <w:rFonts w:ascii="Times New Roman" w:eastAsia="Times New Roman" w:hAnsi="Times New Roman" w:cs="Times New Roman"/>
                <w:color w:val="000000"/>
                <w:sz w:val="20"/>
                <w:szCs w:val="20"/>
              </w:rPr>
            </w:rPrChange>
          </w:rPr>
          <w:t>data_set</w:t>
        </w:r>
        <w:proofErr w:type="spellEnd"/>
        <w:r w:rsidRPr="002A069A">
          <w:rPr>
            <w:rStyle w:val="SubtleEmphasis"/>
            <w:rPrChange w:id="1403" w:author="Pedro Oliveira" w:date="2019-10-24T00:08:00Z">
              <w:rPr>
                <w:rFonts w:ascii="Times New Roman" w:eastAsia="Times New Roman" w:hAnsi="Times New Roman" w:cs="Times New Roman"/>
                <w:color w:val="000000"/>
                <w:sz w:val="20"/>
                <w:szCs w:val="20"/>
              </w:rPr>
            </w:rPrChange>
          </w:rPr>
          <w:t xml:space="preserve">, 2) == MM  % </w:t>
        </w:r>
        <w:proofErr w:type="spellStart"/>
        <w:r w:rsidRPr="002A069A">
          <w:rPr>
            <w:rStyle w:val="SubtleEmphasis"/>
            <w:rPrChange w:id="1404" w:author="Pedro Oliveira" w:date="2019-10-24T00:08:00Z">
              <w:rPr>
                <w:rFonts w:ascii="Times New Roman" w:eastAsia="Times New Roman" w:hAnsi="Times New Roman" w:cs="Times New Roman"/>
                <w:color w:val="000000"/>
                <w:sz w:val="20"/>
                <w:szCs w:val="20"/>
              </w:rPr>
            </w:rPrChange>
          </w:rPr>
          <w:t>numero</w:t>
        </w:r>
        <w:proofErr w:type="spellEnd"/>
        <w:r w:rsidRPr="002A069A">
          <w:rPr>
            <w:rStyle w:val="SubtleEmphasis"/>
            <w:rPrChange w:id="1405" w:author="Pedro Oliveira" w:date="2019-10-24T00:08:00Z">
              <w:rPr>
                <w:rFonts w:ascii="Times New Roman" w:eastAsia="Times New Roman" w:hAnsi="Times New Roman" w:cs="Times New Roman"/>
                <w:color w:val="000000"/>
                <w:sz w:val="20"/>
                <w:szCs w:val="20"/>
              </w:rPr>
            </w:rPrChange>
          </w:rPr>
          <w:t xml:space="preserve"> de </w:t>
        </w:r>
        <w:proofErr w:type="spellStart"/>
        <w:r w:rsidRPr="002A069A">
          <w:rPr>
            <w:rStyle w:val="SubtleEmphasis"/>
            <w:rPrChange w:id="1406" w:author="Pedro Oliveira" w:date="2019-10-24T00:08:00Z">
              <w:rPr>
                <w:rFonts w:ascii="Times New Roman" w:eastAsia="Times New Roman" w:hAnsi="Times New Roman" w:cs="Times New Roman"/>
                <w:color w:val="000000"/>
                <w:sz w:val="20"/>
                <w:szCs w:val="20"/>
              </w:rPr>
            </w:rPrChange>
          </w:rPr>
          <w:t>colunas</w:t>
        </w:r>
        <w:proofErr w:type="spellEnd"/>
        <w:r w:rsidRPr="002A069A">
          <w:rPr>
            <w:rStyle w:val="SubtleEmphasis"/>
            <w:rPrChange w:id="1407" w:author="Pedro Oliveira" w:date="2019-10-24T00:08:00Z">
              <w:rPr>
                <w:rFonts w:ascii="Times New Roman" w:eastAsia="Times New Roman" w:hAnsi="Times New Roman" w:cs="Times New Roman"/>
                <w:color w:val="000000"/>
                <w:sz w:val="20"/>
                <w:szCs w:val="20"/>
              </w:rPr>
            </w:rPrChange>
          </w:rPr>
          <w:t>, se for 41</w:t>
        </w:r>
      </w:ins>
    </w:p>
    <w:p w14:paraId="428FACBF" w14:textId="77777777" w:rsidR="002A069A" w:rsidRPr="002A069A" w:rsidRDefault="002A069A" w:rsidP="002A069A">
      <w:pPr>
        <w:spacing w:before="0" w:after="0" w:line="240" w:lineRule="auto"/>
        <w:rPr>
          <w:ins w:id="1408" w:author="Pedro Oliveira" w:date="2019-10-24T00:08:00Z"/>
          <w:rStyle w:val="SubtleEmphasis"/>
          <w:rPrChange w:id="1409" w:author="Pedro Oliveira" w:date="2019-10-24T00:08:00Z">
            <w:rPr>
              <w:ins w:id="1410" w:author="Pedro Oliveira" w:date="2019-10-24T00:08:00Z"/>
              <w:rFonts w:ascii="Times New Roman" w:eastAsia="Times New Roman" w:hAnsi="Times New Roman" w:cs="Times New Roman"/>
              <w:szCs w:val="24"/>
            </w:rPr>
          </w:rPrChange>
        </w:rPr>
      </w:pPr>
      <w:ins w:id="1411" w:author="Pedro Oliveira" w:date="2019-10-24T00:08:00Z">
        <w:r w:rsidRPr="002A069A">
          <w:rPr>
            <w:rStyle w:val="SubtleEmphasis"/>
            <w:rPrChange w:id="1412" w:author="Pedro Oliveira" w:date="2019-10-24T00:08:00Z">
              <w:rPr>
                <w:rFonts w:ascii="Times New Roman" w:eastAsia="Times New Roman" w:hAnsi="Times New Roman" w:cs="Times New Roman"/>
                <w:color w:val="000000"/>
                <w:sz w:val="20"/>
                <w:szCs w:val="20"/>
              </w:rPr>
            </w:rPrChange>
          </w:rPr>
          <w:t>                </w:t>
        </w:r>
      </w:ins>
    </w:p>
    <w:p w14:paraId="1CE30184" w14:textId="77777777" w:rsidR="002A069A" w:rsidRPr="002A069A" w:rsidRDefault="002A069A" w:rsidP="002A069A">
      <w:pPr>
        <w:spacing w:before="0" w:after="0" w:line="240" w:lineRule="auto"/>
        <w:rPr>
          <w:ins w:id="1413" w:author="Pedro Oliveira" w:date="2019-10-24T00:08:00Z"/>
          <w:rStyle w:val="SubtleEmphasis"/>
          <w:rPrChange w:id="1414" w:author="Pedro Oliveira" w:date="2019-10-24T00:08:00Z">
            <w:rPr>
              <w:ins w:id="1415" w:author="Pedro Oliveira" w:date="2019-10-24T00:08:00Z"/>
              <w:rFonts w:ascii="Times New Roman" w:eastAsia="Times New Roman" w:hAnsi="Times New Roman" w:cs="Times New Roman"/>
              <w:szCs w:val="24"/>
            </w:rPr>
          </w:rPrChange>
        </w:rPr>
      </w:pPr>
      <w:ins w:id="1416" w:author="Pedro Oliveira" w:date="2019-10-24T00:08:00Z">
        <w:r w:rsidRPr="002A069A">
          <w:rPr>
            <w:rStyle w:val="SubtleEmphasis"/>
            <w:rPrChange w:id="1417"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418" w:author="Pedro Oliveira" w:date="2019-10-24T00:08:00Z">
              <w:rPr>
                <w:rFonts w:ascii="Times New Roman" w:eastAsia="Times New Roman" w:hAnsi="Times New Roman" w:cs="Times New Roman"/>
                <w:color w:val="000000"/>
                <w:sz w:val="20"/>
                <w:szCs w:val="20"/>
              </w:rPr>
            </w:rPrChange>
          </w:rPr>
          <w:t>set_iter</w:t>
        </w:r>
        <w:proofErr w:type="spellEnd"/>
        <w:r w:rsidRPr="002A069A">
          <w:rPr>
            <w:rStyle w:val="SubtleEmphasis"/>
            <w:rPrChange w:id="1419"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420" w:author="Pedro Oliveira" w:date="2019-10-24T00:08:00Z">
              <w:rPr>
                <w:rFonts w:ascii="Times New Roman" w:eastAsia="Times New Roman" w:hAnsi="Times New Roman" w:cs="Times New Roman"/>
                <w:color w:val="000000"/>
                <w:sz w:val="20"/>
                <w:szCs w:val="20"/>
              </w:rPr>
            </w:rPrChange>
          </w:rPr>
          <w:t>set_iter</w:t>
        </w:r>
        <w:proofErr w:type="spellEnd"/>
        <w:r w:rsidRPr="002A069A">
          <w:rPr>
            <w:rStyle w:val="SubtleEmphasis"/>
            <w:rPrChange w:id="1421" w:author="Pedro Oliveira" w:date="2019-10-24T00:08:00Z">
              <w:rPr>
                <w:rFonts w:ascii="Times New Roman" w:eastAsia="Times New Roman" w:hAnsi="Times New Roman" w:cs="Times New Roman"/>
                <w:color w:val="000000"/>
                <w:sz w:val="20"/>
                <w:szCs w:val="20"/>
              </w:rPr>
            </w:rPrChange>
          </w:rPr>
          <w:t xml:space="preserve"> +1; %</w:t>
        </w:r>
        <w:proofErr w:type="spellStart"/>
        <w:r w:rsidRPr="002A069A">
          <w:rPr>
            <w:rStyle w:val="SubtleEmphasis"/>
            <w:rPrChange w:id="1422" w:author="Pedro Oliveira" w:date="2019-10-24T00:08:00Z">
              <w:rPr>
                <w:rFonts w:ascii="Times New Roman" w:eastAsia="Times New Roman" w:hAnsi="Times New Roman" w:cs="Times New Roman"/>
                <w:color w:val="000000"/>
                <w:sz w:val="20"/>
                <w:szCs w:val="20"/>
              </w:rPr>
            </w:rPrChange>
          </w:rPr>
          <w:t>contador</w:t>
        </w:r>
        <w:proofErr w:type="spellEnd"/>
        <w:r w:rsidRPr="002A069A">
          <w:rPr>
            <w:rStyle w:val="SubtleEmphasis"/>
            <w:rPrChange w:id="1423" w:author="Pedro Oliveira" w:date="2019-10-24T00:08:00Z">
              <w:rPr>
                <w:rFonts w:ascii="Times New Roman" w:eastAsia="Times New Roman" w:hAnsi="Times New Roman" w:cs="Times New Roman"/>
                <w:color w:val="000000"/>
                <w:sz w:val="20"/>
                <w:szCs w:val="20"/>
              </w:rPr>
            </w:rPrChange>
          </w:rPr>
          <w:t xml:space="preserve"> de </w:t>
        </w:r>
        <w:proofErr w:type="spellStart"/>
        <w:r w:rsidRPr="002A069A">
          <w:rPr>
            <w:rStyle w:val="SubtleEmphasis"/>
            <w:rPrChange w:id="1424" w:author="Pedro Oliveira" w:date="2019-10-24T00:08:00Z">
              <w:rPr>
                <w:rFonts w:ascii="Times New Roman" w:eastAsia="Times New Roman" w:hAnsi="Times New Roman" w:cs="Times New Roman"/>
                <w:color w:val="000000"/>
                <w:sz w:val="20"/>
                <w:szCs w:val="20"/>
              </w:rPr>
            </w:rPrChange>
          </w:rPr>
          <w:t>frmes</w:t>
        </w:r>
        <w:proofErr w:type="spellEnd"/>
        <w:r w:rsidRPr="002A069A">
          <w:rPr>
            <w:rStyle w:val="SubtleEmphasis"/>
            <w:rPrChange w:id="142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426"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1427"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428" w:author="Pedro Oliveira" w:date="2019-10-24T00:08:00Z">
              <w:rPr>
                <w:rFonts w:ascii="Times New Roman" w:eastAsia="Times New Roman" w:hAnsi="Times New Roman" w:cs="Times New Roman"/>
                <w:color w:val="000000"/>
                <w:sz w:val="20"/>
                <w:szCs w:val="20"/>
              </w:rPr>
            </w:rPrChange>
          </w:rPr>
          <w:t>cada</w:t>
        </w:r>
        <w:proofErr w:type="spellEnd"/>
        <w:r w:rsidRPr="002A069A">
          <w:rPr>
            <w:rStyle w:val="SubtleEmphasis"/>
            <w:rPrChange w:id="1429" w:author="Pedro Oliveira" w:date="2019-10-24T00:08:00Z">
              <w:rPr>
                <w:rFonts w:ascii="Times New Roman" w:eastAsia="Times New Roman" w:hAnsi="Times New Roman" w:cs="Times New Roman"/>
                <w:color w:val="000000"/>
                <w:sz w:val="20"/>
                <w:szCs w:val="20"/>
              </w:rPr>
            </w:rPrChange>
          </w:rPr>
          <w:t xml:space="preserve"> loop</w:t>
        </w:r>
      </w:ins>
    </w:p>
    <w:p w14:paraId="4BBDEE88" w14:textId="77777777" w:rsidR="002A069A" w:rsidRPr="002A069A" w:rsidRDefault="002A069A" w:rsidP="002A069A">
      <w:pPr>
        <w:spacing w:before="0" w:after="0" w:line="240" w:lineRule="auto"/>
        <w:rPr>
          <w:ins w:id="1430" w:author="Pedro Oliveira" w:date="2019-10-24T00:08:00Z"/>
          <w:rStyle w:val="SubtleEmphasis"/>
          <w:rPrChange w:id="1431" w:author="Pedro Oliveira" w:date="2019-10-24T00:08:00Z">
            <w:rPr>
              <w:ins w:id="1432" w:author="Pedro Oliveira" w:date="2019-10-24T00:08:00Z"/>
              <w:rFonts w:ascii="Times New Roman" w:eastAsia="Times New Roman" w:hAnsi="Times New Roman" w:cs="Times New Roman"/>
              <w:szCs w:val="24"/>
            </w:rPr>
          </w:rPrChange>
        </w:rPr>
      </w:pPr>
      <w:ins w:id="1433" w:author="Pedro Oliveira" w:date="2019-10-24T00:08:00Z">
        <w:r w:rsidRPr="002A069A">
          <w:rPr>
            <w:rStyle w:val="SubtleEmphasis"/>
            <w:rPrChange w:id="1434" w:author="Pedro Oliveira" w:date="2019-10-24T00:08:00Z">
              <w:rPr>
                <w:rFonts w:ascii="Times New Roman" w:eastAsia="Times New Roman" w:hAnsi="Times New Roman" w:cs="Times New Roman"/>
                <w:color w:val="000000"/>
                <w:sz w:val="20"/>
                <w:szCs w:val="20"/>
              </w:rPr>
            </w:rPrChange>
          </w:rPr>
          <w:t>                if verbose</w:t>
        </w:r>
      </w:ins>
    </w:p>
    <w:p w14:paraId="5074BF7B" w14:textId="77777777" w:rsidR="002A069A" w:rsidRPr="002A069A" w:rsidRDefault="002A069A" w:rsidP="002A069A">
      <w:pPr>
        <w:spacing w:before="0" w:after="0" w:line="240" w:lineRule="auto"/>
        <w:rPr>
          <w:ins w:id="1435" w:author="Pedro Oliveira" w:date="2019-10-24T00:08:00Z"/>
          <w:rStyle w:val="SubtleEmphasis"/>
          <w:rPrChange w:id="1436" w:author="Pedro Oliveira" w:date="2019-10-24T00:08:00Z">
            <w:rPr>
              <w:ins w:id="1437" w:author="Pedro Oliveira" w:date="2019-10-24T00:08:00Z"/>
              <w:rFonts w:ascii="Times New Roman" w:eastAsia="Times New Roman" w:hAnsi="Times New Roman" w:cs="Times New Roman"/>
              <w:szCs w:val="24"/>
            </w:rPr>
          </w:rPrChange>
        </w:rPr>
      </w:pPr>
      <w:ins w:id="1438" w:author="Pedro Oliveira" w:date="2019-10-24T00:08:00Z">
        <w:r w:rsidRPr="002A069A">
          <w:rPr>
            <w:rStyle w:val="SubtleEmphasis"/>
            <w:rPrChange w:id="1439"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440"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441" w:author="Pedro Oliveira" w:date="2019-10-24T00:08:00Z">
              <w:rPr>
                <w:rFonts w:ascii="Times New Roman" w:eastAsia="Times New Roman" w:hAnsi="Times New Roman" w:cs="Times New Roman"/>
                <w:color w:val="000000"/>
                <w:sz w:val="20"/>
                <w:szCs w:val="20"/>
              </w:rPr>
            </w:rPrChange>
          </w:rPr>
          <w:t>(['#Frame= ' num2str(</w:t>
        </w:r>
        <w:proofErr w:type="spellStart"/>
        <w:r w:rsidRPr="002A069A">
          <w:rPr>
            <w:rStyle w:val="SubtleEmphasis"/>
            <w:rPrChange w:id="1442" w:author="Pedro Oliveira" w:date="2019-10-24T00:08:00Z">
              <w:rPr>
                <w:rFonts w:ascii="Times New Roman" w:eastAsia="Times New Roman" w:hAnsi="Times New Roman" w:cs="Times New Roman"/>
                <w:color w:val="000000"/>
                <w:sz w:val="20"/>
                <w:szCs w:val="20"/>
              </w:rPr>
            </w:rPrChange>
          </w:rPr>
          <w:t>set_iter</w:t>
        </w:r>
        <w:proofErr w:type="spellEnd"/>
        <w:r w:rsidRPr="002A069A">
          <w:rPr>
            <w:rStyle w:val="SubtleEmphasis"/>
            <w:rPrChange w:id="1443" w:author="Pedro Oliveira" w:date="2019-10-24T00:08:00Z">
              <w:rPr>
                <w:rFonts w:ascii="Times New Roman" w:eastAsia="Times New Roman" w:hAnsi="Times New Roman" w:cs="Times New Roman"/>
                <w:color w:val="000000"/>
                <w:sz w:val="20"/>
                <w:szCs w:val="20"/>
              </w:rPr>
            </w:rPrChange>
          </w:rPr>
          <w:t>)]) % Number of the current frame</w:t>
        </w:r>
      </w:ins>
    </w:p>
    <w:p w14:paraId="29E2B6FD" w14:textId="77777777" w:rsidR="002A069A" w:rsidRPr="002A069A" w:rsidRDefault="002A069A" w:rsidP="002A069A">
      <w:pPr>
        <w:spacing w:before="0" w:after="0" w:line="240" w:lineRule="auto"/>
        <w:rPr>
          <w:ins w:id="1444" w:author="Pedro Oliveira" w:date="2019-10-24T00:08:00Z"/>
          <w:rStyle w:val="SubtleEmphasis"/>
          <w:rPrChange w:id="1445" w:author="Pedro Oliveira" w:date="2019-10-24T00:08:00Z">
            <w:rPr>
              <w:ins w:id="1446" w:author="Pedro Oliveira" w:date="2019-10-24T00:08:00Z"/>
              <w:rFonts w:ascii="Times New Roman" w:eastAsia="Times New Roman" w:hAnsi="Times New Roman" w:cs="Times New Roman"/>
              <w:szCs w:val="24"/>
            </w:rPr>
          </w:rPrChange>
        </w:rPr>
      </w:pPr>
      <w:ins w:id="1447" w:author="Pedro Oliveira" w:date="2019-10-24T00:08:00Z">
        <w:r w:rsidRPr="002A069A">
          <w:rPr>
            <w:rStyle w:val="SubtleEmphasis"/>
            <w:rPrChange w:id="1448" w:author="Pedro Oliveira" w:date="2019-10-24T00:08:00Z">
              <w:rPr>
                <w:rFonts w:ascii="Times New Roman" w:eastAsia="Times New Roman" w:hAnsi="Times New Roman" w:cs="Times New Roman"/>
                <w:color w:val="000000"/>
                <w:sz w:val="20"/>
                <w:szCs w:val="20"/>
              </w:rPr>
            </w:rPrChange>
          </w:rPr>
          <w:t>                end</w:t>
        </w:r>
      </w:ins>
    </w:p>
    <w:p w14:paraId="7992D190" w14:textId="77777777" w:rsidR="002A069A" w:rsidRPr="002A069A" w:rsidRDefault="002A069A" w:rsidP="002A069A">
      <w:pPr>
        <w:spacing w:before="0" w:after="0" w:line="240" w:lineRule="auto"/>
        <w:rPr>
          <w:ins w:id="1449" w:author="Pedro Oliveira" w:date="2019-10-24T00:08:00Z"/>
          <w:rStyle w:val="SubtleEmphasis"/>
          <w:rPrChange w:id="1450" w:author="Pedro Oliveira" w:date="2019-10-24T00:08:00Z">
            <w:rPr>
              <w:ins w:id="1451" w:author="Pedro Oliveira" w:date="2019-10-24T00:08:00Z"/>
              <w:rFonts w:ascii="Times New Roman" w:eastAsia="Times New Roman" w:hAnsi="Times New Roman" w:cs="Times New Roman"/>
              <w:szCs w:val="24"/>
            </w:rPr>
          </w:rPrChange>
        </w:rPr>
      </w:pPr>
      <w:ins w:id="1452" w:author="Pedro Oliveira" w:date="2019-10-24T00:08:00Z">
        <w:r w:rsidRPr="002A069A">
          <w:rPr>
            <w:rStyle w:val="SubtleEmphasis"/>
            <w:rPrChange w:id="1453" w:author="Pedro Oliveira" w:date="2019-10-24T00:08:00Z">
              <w:rPr>
                <w:rFonts w:ascii="Times New Roman" w:eastAsia="Times New Roman" w:hAnsi="Times New Roman" w:cs="Times New Roman"/>
                <w:color w:val="000000"/>
                <w:sz w:val="20"/>
                <w:szCs w:val="20"/>
              </w:rPr>
            </w:rPrChange>
          </w:rPr>
          <w:t>                %%</w:t>
        </w:r>
      </w:ins>
    </w:p>
    <w:p w14:paraId="107E705C" w14:textId="77777777" w:rsidR="002A069A" w:rsidRPr="002A069A" w:rsidRDefault="002A069A" w:rsidP="002A069A">
      <w:pPr>
        <w:spacing w:before="0" w:after="0" w:line="240" w:lineRule="auto"/>
        <w:rPr>
          <w:ins w:id="1454" w:author="Pedro Oliveira" w:date="2019-10-24T00:08:00Z"/>
          <w:rStyle w:val="SubtleEmphasis"/>
          <w:rPrChange w:id="1455" w:author="Pedro Oliveira" w:date="2019-10-24T00:08:00Z">
            <w:rPr>
              <w:ins w:id="1456" w:author="Pedro Oliveira" w:date="2019-10-24T00:08:00Z"/>
              <w:rFonts w:ascii="Times New Roman" w:eastAsia="Times New Roman" w:hAnsi="Times New Roman" w:cs="Times New Roman"/>
              <w:szCs w:val="24"/>
            </w:rPr>
          </w:rPrChange>
        </w:rPr>
      </w:pPr>
      <w:ins w:id="1457" w:author="Pedro Oliveira" w:date="2019-10-24T00:08:00Z">
        <w:r w:rsidRPr="002A069A">
          <w:rPr>
            <w:rStyle w:val="SubtleEmphasis"/>
            <w:rPrChange w:id="1458" w:author="Pedro Oliveira" w:date="2019-10-24T00:08:00Z">
              <w:rPr>
                <w:rFonts w:ascii="Times New Roman" w:eastAsia="Times New Roman" w:hAnsi="Times New Roman" w:cs="Times New Roman"/>
                <w:color w:val="000000"/>
                <w:sz w:val="20"/>
                <w:szCs w:val="20"/>
              </w:rPr>
            </w:rPrChange>
          </w:rPr>
          <w:t>                if (</w:t>
        </w:r>
        <w:proofErr w:type="spellStart"/>
        <w:r w:rsidRPr="002A069A">
          <w:rPr>
            <w:rStyle w:val="SubtleEmphasis"/>
            <w:rPrChange w:id="1459" w:author="Pedro Oliveira" w:date="2019-10-24T00:08:00Z">
              <w:rPr>
                <w:rFonts w:ascii="Times New Roman" w:eastAsia="Times New Roman" w:hAnsi="Times New Roman" w:cs="Times New Roman"/>
                <w:color w:val="000000"/>
                <w:sz w:val="20"/>
                <w:szCs w:val="20"/>
              </w:rPr>
            </w:rPrChange>
          </w:rPr>
          <w:t>data_set</w:t>
        </w:r>
        <w:proofErr w:type="spellEnd"/>
        <w:r w:rsidRPr="002A069A">
          <w:rPr>
            <w:rStyle w:val="SubtleEmphasis"/>
            <w:rPrChange w:id="1460" w:author="Pedro Oliveira" w:date="2019-10-24T00:08:00Z">
              <w:rPr>
                <w:rFonts w:ascii="Times New Roman" w:eastAsia="Times New Roman" w:hAnsi="Times New Roman" w:cs="Times New Roman"/>
                <w:color w:val="000000"/>
                <w:sz w:val="20"/>
                <w:szCs w:val="20"/>
              </w:rPr>
            </w:rPrChange>
          </w:rPr>
          <w:t>(1) == 255)</w:t>
        </w:r>
      </w:ins>
    </w:p>
    <w:p w14:paraId="5DA93464" w14:textId="77777777" w:rsidR="002A069A" w:rsidRPr="002A069A" w:rsidRDefault="002A069A" w:rsidP="002A069A">
      <w:pPr>
        <w:spacing w:before="0" w:after="0" w:line="240" w:lineRule="auto"/>
        <w:rPr>
          <w:ins w:id="1461" w:author="Pedro Oliveira" w:date="2019-10-24T00:08:00Z"/>
          <w:rStyle w:val="SubtleEmphasis"/>
          <w:rPrChange w:id="1462" w:author="Pedro Oliveira" w:date="2019-10-24T00:08:00Z">
            <w:rPr>
              <w:ins w:id="1463" w:author="Pedro Oliveira" w:date="2019-10-24T00:08:00Z"/>
              <w:rFonts w:ascii="Times New Roman" w:eastAsia="Times New Roman" w:hAnsi="Times New Roman" w:cs="Times New Roman"/>
              <w:szCs w:val="24"/>
            </w:rPr>
          </w:rPrChange>
        </w:rPr>
      </w:pPr>
      <w:ins w:id="1464" w:author="Pedro Oliveira" w:date="2019-10-24T00:08:00Z">
        <w:r w:rsidRPr="002A069A">
          <w:rPr>
            <w:rStyle w:val="SubtleEmphasis"/>
            <w:rPrChange w:id="1465" w:author="Pedro Oliveira" w:date="2019-10-24T00:08:00Z">
              <w:rPr>
                <w:rFonts w:ascii="Times New Roman" w:eastAsia="Times New Roman" w:hAnsi="Times New Roman" w:cs="Times New Roman"/>
                <w:color w:val="000000"/>
                <w:sz w:val="20"/>
                <w:szCs w:val="20"/>
              </w:rPr>
            </w:rPrChange>
          </w:rPr>
          <w:t>                    </w:t>
        </w:r>
      </w:ins>
    </w:p>
    <w:p w14:paraId="3F4BB84B" w14:textId="77777777" w:rsidR="002A069A" w:rsidRPr="002A069A" w:rsidRDefault="002A069A" w:rsidP="002A069A">
      <w:pPr>
        <w:spacing w:before="0" w:after="0" w:line="240" w:lineRule="auto"/>
        <w:rPr>
          <w:ins w:id="1466" w:author="Pedro Oliveira" w:date="2019-10-24T00:08:00Z"/>
          <w:rStyle w:val="SubtleEmphasis"/>
          <w:rPrChange w:id="1467" w:author="Pedro Oliveira" w:date="2019-10-24T00:08:00Z">
            <w:rPr>
              <w:ins w:id="1468" w:author="Pedro Oliveira" w:date="2019-10-24T00:08:00Z"/>
              <w:rFonts w:ascii="Times New Roman" w:eastAsia="Times New Roman" w:hAnsi="Times New Roman" w:cs="Times New Roman"/>
              <w:szCs w:val="24"/>
            </w:rPr>
          </w:rPrChange>
        </w:rPr>
      </w:pPr>
      <w:ins w:id="1469" w:author="Pedro Oliveira" w:date="2019-10-24T00:08:00Z">
        <w:r w:rsidRPr="002A069A">
          <w:rPr>
            <w:rStyle w:val="SubtleEmphasis"/>
            <w:rPrChange w:id="1470" w:author="Pedro Oliveira" w:date="2019-10-24T00:08:00Z">
              <w:rPr>
                <w:rFonts w:ascii="Times New Roman" w:eastAsia="Times New Roman" w:hAnsi="Times New Roman" w:cs="Times New Roman"/>
                <w:color w:val="000000"/>
                <w:sz w:val="20"/>
                <w:szCs w:val="20"/>
              </w:rPr>
            </w:rPrChange>
          </w:rPr>
          <w:t>                    for channel = 0:7</w:t>
        </w:r>
      </w:ins>
    </w:p>
    <w:p w14:paraId="56E9F886" w14:textId="77777777" w:rsidR="002A069A" w:rsidRPr="002A069A" w:rsidRDefault="002A069A" w:rsidP="002A069A">
      <w:pPr>
        <w:spacing w:before="0" w:after="0" w:line="240" w:lineRule="auto"/>
        <w:rPr>
          <w:ins w:id="1471" w:author="Pedro Oliveira" w:date="2019-10-24T00:08:00Z"/>
          <w:rStyle w:val="SubtleEmphasis"/>
          <w:rPrChange w:id="1472" w:author="Pedro Oliveira" w:date="2019-10-24T00:08:00Z">
            <w:rPr>
              <w:ins w:id="1473" w:author="Pedro Oliveira" w:date="2019-10-24T00:08:00Z"/>
              <w:rFonts w:ascii="Times New Roman" w:eastAsia="Times New Roman" w:hAnsi="Times New Roman" w:cs="Times New Roman"/>
              <w:szCs w:val="24"/>
            </w:rPr>
          </w:rPrChange>
        </w:rPr>
      </w:pPr>
      <w:ins w:id="1474" w:author="Pedro Oliveira" w:date="2019-10-24T00:08:00Z">
        <w:r w:rsidRPr="002A069A">
          <w:rPr>
            <w:rStyle w:val="SubtleEmphasis"/>
            <w:rPrChange w:id="1475" w:author="Pedro Oliveira" w:date="2019-10-24T00:08:00Z">
              <w:rPr>
                <w:rFonts w:ascii="Times New Roman" w:eastAsia="Times New Roman" w:hAnsi="Times New Roman" w:cs="Times New Roman"/>
                <w:color w:val="000000"/>
                <w:sz w:val="20"/>
                <w:szCs w:val="20"/>
              </w:rPr>
            </w:rPrChange>
          </w:rPr>
          <w:lastRenderedPageBreak/>
          <w:t>                        </w:t>
        </w:r>
        <w:proofErr w:type="spellStart"/>
        <w:r w:rsidRPr="002A069A">
          <w:rPr>
            <w:rStyle w:val="SubtleEmphasis"/>
            <w:rPrChange w:id="1476" w:author="Pedro Oliveira" w:date="2019-10-24T00:08:00Z">
              <w:rPr>
                <w:rFonts w:ascii="Times New Roman" w:eastAsia="Times New Roman" w:hAnsi="Times New Roman" w:cs="Times New Roman"/>
                <w:color w:val="000000"/>
                <w:sz w:val="20"/>
                <w:szCs w:val="20"/>
              </w:rPr>
            </w:rPrChange>
          </w:rPr>
          <w:t>one_chan</w:t>
        </w:r>
        <w:proofErr w:type="spellEnd"/>
        <w:r w:rsidRPr="002A069A">
          <w:rPr>
            <w:rStyle w:val="SubtleEmphasis"/>
            <w:rPrChange w:id="1477"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478" w:author="Pedro Oliveira" w:date="2019-10-24T00:08:00Z">
              <w:rPr>
                <w:rFonts w:ascii="Times New Roman" w:eastAsia="Times New Roman" w:hAnsi="Times New Roman" w:cs="Times New Roman"/>
                <w:color w:val="000000"/>
                <w:sz w:val="20"/>
                <w:szCs w:val="20"/>
              </w:rPr>
            </w:rPrChange>
          </w:rPr>
          <w:t>data_set</w:t>
        </w:r>
        <w:proofErr w:type="spellEnd"/>
        <w:r w:rsidRPr="002A069A">
          <w:rPr>
            <w:rStyle w:val="SubtleEmphasis"/>
            <w:rPrChange w:id="1479" w:author="Pedro Oliveira" w:date="2019-10-24T00:08:00Z">
              <w:rPr>
                <w:rFonts w:ascii="Times New Roman" w:eastAsia="Times New Roman" w:hAnsi="Times New Roman" w:cs="Times New Roman"/>
                <w:color w:val="000000"/>
                <w:sz w:val="20"/>
                <w:szCs w:val="20"/>
              </w:rPr>
            </w:rPrChange>
          </w:rPr>
          <w:t>(2+5*channel : 5*channel+6);</w:t>
        </w:r>
      </w:ins>
    </w:p>
    <w:p w14:paraId="68F0205E" w14:textId="77777777" w:rsidR="002A069A" w:rsidRPr="002A069A" w:rsidRDefault="002A069A" w:rsidP="002A069A">
      <w:pPr>
        <w:spacing w:before="0" w:after="0" w:line="240" w:lineRule="auto"/>
        <w:rPr>
          <w:ins w:id="1480" w:author="Pedro Oliveira" w:date="2019-10-24T00:08:00Z"/>
          <w:rStyle w:val="SubtleEmphasis"/>
          <w:rPrChange w:id="1481" w:author="Pedro Oliveira" w:date="2019-10-24T00:08:00Z">
            <w:rPr>
              <w:ins w:id="1482" w:author="Pedro Oliveira" w:date="2019-10-24T00:08:00Z"/>
              <w:rFonts w:ascii="Times New Roman" w:eastAsia="Times New Roman" w:hAnsi="Times New Roman" w:cs="Times New Roman"/>
              <w:szCs w:val="24"/>
            </w:rPr>
          </w:rPrChange>
        </w:rPr>
      </w:pPr>
      <w:ins w:id="1483" w:author="Pedro Oliveira" w:date="2019-10-24T00:08:00Z">
        <w:r w:rsidRPr="002A069A">
          <w:rPr>
            <w:rStyle w:val="SubtleEmphasis"/>
            <w:rPrChange w:id="1484"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485" w:author="Pedro Oliveira" w:date="2019-10-24T00:08:00Z">
              <w:rPr>
                <w:rFonts w:ascii="Times New Roman" w:eastAsia="Times New Roman" w:hAnsi="Times New Roman" w:cs="Times New Roman"/>
                <w:color w:val="000000"/>
                <w:sz w:val="20"/>
                <w:szCs w:val="20"/>
              </w:rPr>
            </w:rPrChange>
          </w:rPr>
          <w:t>data_parser</w:t>
        </w:r>
        <w:proofErr w:type="spellEnd"/>
        <w:r w:rsidRPr="002A069A">
          <w:rPr>
            <w:rStyle w:val="SubtleEmphasis"/>
            <w:rPrChange w:id="1486" w:author="Pedro Oliveira" w:date="2019-10-24T00:08:00Z">
              <w:rPr>
                <w:rFonts w:ascii="Times New Roman" w:eastAsia="Times New Roman" w:hAnsi="Times New Roman" w:cs="Times New Roman"/>
                <w:color w:val="000000"/>
                <w:sz w:val="20"/>
                <w:szCs w:val="20"/>
              </w:rPr>
            </w:rPrChange>
          </w:rPr>
          <w:t>(channel+1) = bin2dec(strcat(dec2bin(one_chan(5),7),dec2bin(one_chan(4),7),dec2bin(one_chan(3),7),dec2bin(one_chan(2),7),dec2bin(one_chan(1),7)));</w:t>
        </w:r>
      </w:ins>
    </w:p>
    <w:p w14:paraId="5F16A15F" w14:textId="77777777" w:rsidR="002A069A" w:rsidRPr="002A069A" w:rsidRDefault="002A069A" w:rsidP="002A069A">
      <w:pPr>
        <w:spacing w:before="0" w:after="0" w:line="240" w:lineRule="auto"/>
        <w:rPr>
          <w:ins w:id="1487" w:author="Pedro Oliveira" w:date="2019-10-24T00:08:00Z"/>
          <w:rStyle w:val="SubtleEmphasis"/>
          <w:rPrChange w:id="1488" w:author="Pedro Oliveira" w:date="2019-10-24T00:08:00Z">
            <w:rPr>
              <w:ins w:id="1489" w:author="Pedro Oliveira" w:date="2019-10-24T00:08:00Z"/>
              <w:rFonts w:ascii="Times New Roman" w:eastAsia="Times New Roman" w:hAnsi="Times New Roman" w:cs="Times New Roman"/>
              <w:szCs w:val="24"/>
            </w:rPr>
          </w:rPrChange>
        </w:rPr>
      </w:pPr>
      <w:ins w:id="1490" w:author="Pedro Oliveira" w:date="2019-10-24T00:08:00Z">
        <w:r w:rsidRPr="002A069A">
          <w:rPr>
            <w:rStyle w:val="SubtleEmphasis"/>
            <w:rPrChange w:id="1491" w:author="Pedro Oliveira" w:date="2019-10-24T00:08:00Z">
              <w:rPr>
                <w:rFonts w:ascii="Times New Roman" w:eastAsia="Times New Roman" w:hAnsi="Times New Roman" w:cs="Times New Roman"/>
                <w:color w:val="000000"/>
                <w:sz w:val="20"/>
                <w:szCs w:val="20"/>
              </w:rPr>
            </w:rPrChange>
          </w:rPr>
          <w:t>                        % dec2bin(</w:t>
        </w:r>
        <w:proofErr w:type="spellStart"/>
        <w:r w:rsidRPr="002A069A">
          <w:rPr>
            <w:rStyle w:val="SubtleEmphasis"/>
            <w:rPrChange w:id="1492" w:author="Pedro Oliveira" w:date="2019-10-24T00:08:00Z">
              <w:rPr>
                <w:rFonts w:ascii="Times New Roman" w:eastAsia="Times New Roman" w:hAnsi="Times New Roman" w:cs="Times New Roman"/>
                <w:color w:val="000000"/>
                <w:sz w:val="20"/>
                <w:szCs w:val="20"/>
              </w:rPr>
            </w:rPrChange>
          </w:rPr>
          <w:t>num_dec</w:t>
        </w:r>
        <w:proofErr w:type="spellEnd"/>
        <w:r w:rsidRPr="002A069A">
          <w:rPr>
            <w:rStyle w:val="SubtleEmphasis"/>
            <w:rPrChange w:id="1493" w:author="Pedro Oliveira" w:date="2019-10-24T00:08:00Z">
              <w:rPr>
                <w:rFonts w:ascii="Times New Roman" w:eastAsia="Times New Roman" w:hAnsi="Times New Roman" w:cs="Times New Roman"/>
                <w:color w:val="000000"/>
                <w:sz w:val="20"/>
                <w:szCs w:val="20"/>
              </w:rPr>
            </w:rPrChange>
          </w:rPr>
          <w:t xml:space="preserve">, 7) </w:t>
        </w:r>
        <w:proofErr w:type="spellStart"/>
        <w:r w:rsidRPr="002A069A">
          <w:rPr>
            <w:rStyle w:val="SubtleEmphasis"/>
            <w:rPrChange w:id="1494" w:author="Pedro Oliveira" w:date="2019-10-24T00:08:00Z">
              <w:rPr>
                <w:rFonts w:ascii="Times New Roman" w:eastAsia="Times New Roman" w:hAnsi="Times New Roman" w:cs="Times New Roman"/>
                <w:color w:val="000000"/>
                <w:sz w:val="20"/>
                <w:szCs w:val="20"/>
              </w:rPr>
            </w:rPrChange>
          </w:rPr>
          <w:t>representação</w:t>
        </w:r>
        <w:proofErr w:type="spellEnd"/>
        <w:r w:rsidRPr="002A069A">
          <w:rPr>
            <w:rStyle w:val="SubtleEmphasis"/>
            <w:rPrChange w:id="149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496" w:author="Pedro Oliveira" w:date="2019-10-24T00:08:00Z">
              <w:rPr>
                <w:rFonts w:ascii="Times New Roman" w:eastAsia="Times New Roman" w:hAnsi="Times New Roman" w:cs="Times New Roman"/>
                <w:color w:val="000000"/>
                <w:sz w:val="20"/>
                <w:szCs w:val="20"/>
              </w:rPr>
            </w:rPrChange>
          </w:rPr>
          <w:t>binária</w:t>
        </w:r>
        <w:proofErr w:type="spellEnd"/>
        <w:r w:rsidRPr="002A069A">
          <w:rPr>
            <w:rStyle w:val="SubtleEmphasis"/>
            <w:rPrChange w:id="1497" w:author="Pedro Oliveira" w:date="2019-10-24T00:08:00Z">
              <w:rPr>
                <w:rFonts w:ascii="Times New Roman" w:eastAsia="Times New Roman" w:hAnsi="Times New Roman" w:cs="Times New Roman"/>
                <w:color w:val="000000"/>
                <w:sz w:val="20"/>
                <w:szCs w:val="20"/>
              </w:rPr>
            </w:rPrChange>
          </w:rPr>
          <w:t xml:space="preserve"> com 7 bits</w:t>
        </w:r>
      </w:ins>
    </w:p>
    <w:p w14:paraId="02399095" w14:textId="77777777" w:rsidR="002A069A" w:rsidRPr="002A069A" w:rsidRDefault="002A069A" w:rsidP="002A069A">
      <w:pPr>
        <w:spacing w:before="0" w:after="0" w:line="240" w:lineRule="auto"/>
        <w:rPr>
          <w:ins w:id="1498" w:author="Pedro Oliveira" w:date="2019-10-24T00:08:00Z"/>
          <w:rStyle w:val="SubtleEmphasis"/>
          <w:rPrChange w:id="1499" w:author="Pedro Oliveira" w:date="2019-10-24T00:08:00Z">
            <w:rPr>
              <w:ins w:id="1500" w:author="Pedro Oliveira" w:date="2019-10-24T00:08:00Z"/>
              <w:rFonts w:ascii="Times New Roman" w:eastAsia="Times New Roman" w:hAnsi="Times New Roman" w:cs="Times New Roman"/>
              <w:szCs w:val="24"/>
            </w:rPr>
          </w:rPrChange>
        </w:rPr>
      </w:pPr>
      <w:ins w:id="1501" w:author="Pedro Oliveira" w:date="2019-10-24T00:08:00Z">
        <w:r w:rsidRPr="002A069A">
          <w:rPr>
            <w:rStyle w:val="SubtleEmphasis"/>
            <w:rPrChange w:id="1502" w:author="Pedro Oliveira" w:date="2019-10-24T00:08:00Z">
              <w:rPr>
                <w:rFonts w:ascii="Times New Roman" w:eastAsia="Times New Roman" w:hAnsi="Times New Roman" w:cs="Times New Roman"/>
                <w:color w:val="000000"/>
                <w:sz w:val="20"/>
                <w:szCs w:val="20"/>
              </w:rPr>
            </w:rPrChange>
          </w:rPr>
          <w:t>                        </w:t>
        </w:r>
      </w:ins>
    </w:p>
    <w:p w14:paraId="756C5A26" w14:textId="77777777" w:rsidR="002A069A" w:rsidRPr="002A069A" w:rsidRDefault="002A069A" w:rsidP="002A069A">
      <w:pPr>
        <w:spacing w:before="0" w:after="0" w:line="240" w:lineRule="auto"/>
        <w:rPr>
          <w:ins w:id="1503" w:author="Pedro Oliveira" w:date="2019-10-24T00:08:00Z"/>
          <w:rStyle w:val="SubtleEmphasis"/>
          <w:rPrChange w:id="1504" w:author="Pedro Oliveira" w:date="2019-10-24T00:08:00Z">
            <w:rPr>
              <w:ins w:id="1505" w:author="Pedro Oliveira" w:date="2019-10-24T00:08:00Z"/>
              <w:rFonts w:ascii="Times New Roman" w:eastAsia="Times New Roman" w:hAnsi="Times New Roman" w:cs="Times New Roman"/>
              <w:szCs w:val="24"/>
            </w:rPr>
          </w:rPrChange>
        </w:rPr>
      </w:pPr>
      <w:ins w:id="1506" w:author="Pedro Oliveira" w:date="2019-10-24T00:08:00Z">
        <w:r w:rsidRPr="002A069A">
          <w:rPr>
            <w:rStyle w:val="SubtleEmphasis"/>
            <w:rPrChange w:id="1507" w:author="Pedro Oliveira" w:date="2019-10-24T00:08:00Z">
              <w:rPr>
                <w:rFonts w:ascii="Times New Roman" w:eastAsia="Times New Roman" w:hAnsi="Times New Roman" w:cs="Times New Roman"/>
                <w:color w:val="000000"/>
                <w:sz w:val="20"/>
                <w:szCs w:val="20"/>
              </w:rPr>
            </w:rPrChange>
          </w:rPr>
          <w:t>                    end</w:t>
        </w:r>
      </w:ins>
    </w:p>
    <w:p w14:paraId="58CB6296" w14:textId="77777777" w:rsidR="002A069A" w:rsidRPr="002A069A" w:rsidRDefault="002A069A" w:rsidP="002A069A">
      <w:pPr>
        <w:spacing w:before="0" w:after="0" w:line="240" w:lineRule="auto"/>
        <w:rPr>
          <w:ins w:id="1508" w:author="Pedro Oliveira" w:date="2019-10-24T00:08:00Z"/>
          <w:rStyle w:val="SubtleEmphasis"/>
          <w:rPrChange w:id="1509" w:author="Pedro Oliveira" w:date="2019-10-24T00:08:00Z">
            <w:rPr>
              <w:ins w:id="1510" w:author="Pedro Oliveira" w:date="2019-10-24T00:08:00Z"/>
              <w:rFonts w:ascii="Times New Roman" w:eastAsia="Times New Roman" w:hAnsi="Times New Roman" w:cs="Times New Roman"/>
              <w:szCs w:val="24"/>
            </w:rPr>
          </w:rPrChange>
        </w:rPr>
      </w:pPr>
      <w:ins w:id="1511" w:author="Pedro Oliveira" w:date="2019-10-24T00:08:00Z">
        <w:r w:rsidRPr="002A069A">
          <w:rPr>
            <w:rStyle w:val="SubtleEmphasis"/>
            <w:rPrChange w:id="1512" w:author="Pedro Oliveira" w:date="2019-10-24T00:08:00Z">
              <w:rPr>
                <w:rFonts w:ascii="Times New Roman" w:eastAsia="Times New Roman" w:hAnsi="Times New Roman" w:cs="Times New Roman"/>
                <w:color w:val="000000"/>
                <w:sz w:val="20"/>
                <w:szCs w:val="20"/>
              </w:rPr>
            </w:rPrChange>
          </w:rPr>
          <w:t>                    </w:t>
        </w:r>
      </w:ins>
    </w:p>
    <w:p w14:paraId="0D91EBF0" w14:textId="77777777" w:rsidR="002A069A" w:rsidRPr="002A069A" w:rsidRDefault="002A069A" w:rsidP="002A069A">
      <w:pPr>
        <w:spacing w:before="0" w:after="0" w:line="240" w:lineRule="auto"/>
        <w:rPr>
          <w:ins w:id="1513" w:author="Pedro Oliveira" w:date="2019-10-24T00:08:00Z"/>
          <w:rStyle w:val="SubtleEmphasis"/>
          <w:rPrChange w:id="1514" w:author="Pedro Oliveira" w:date="2019-10-24T00:08:00Z">
            <w:rPr>
              <w:ins w:id="1515" w:author="Pedro Oliveira" w:date="2019-10-24T00:08:00Z"/>
              <w:rFonts w:ascii="Times New Roman" w:eastAsia="Times New Roman" w:hAnsi="Times New Roman" w:cs="Times New Roman"/>
              <w:szCs w:val="24"/>
            </w:rPr>
          </w:rPrChange>
        </w:rPr>
      </w:pPr>
      <w:ins w:id="1516" w:author="Pedro Oliveira" w:date="2019-10-24T00:08:00Z">
        <w:r w:rsidRPr="002A069A">
          <w:rPr>
            <w:rStyle w:val="SubtleEmphasis"/>
            <w:rPrChange w:id="1517"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518"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519"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520" w:author="Pedro Oliveira" w:date="2019-10-24T00:08:00Z">
              <w:rPr>
                <w:rFonts w:ascii="Times New Roman" w:eastAsia="Times New Roman" w:hAnsi="Times New Roman" w:cs="Times New Roman"/>
                <w:color w:val="000000"/>
                <w:sz w:val="20"/>
                <w:szCs w:val="20"/>
              </w:rPr>
            </w:rPrChange>
          </w:rPr>
          <w:t>set_iter</w:t>
        </w:r>
        <w:proofErr w:type="spellEnd"/>
        <w:r w:rsidRPr="002A069A">
          <w:rPr>
            <w:rStyle w:val="SubtleEmphasis"/>
            <w:rPrChange w:id="1521"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522" w:author="Pedro Oliveira" w:date="2019-10-24T00:08:00Z">
              <w:rPr>
                <w:rFonts w:ascii="Times New Roman" w:eastAsia="Times New Roman" w:hAnsi="Times New Roman" w:cs="Times New Roman"/>
                <w:color w:val="000000"/>
                <w:sz w:val="20"/>
                <w:szCs w:val="20"/>
              </w:rPr>
            </w:rPrChange>
          </w:rPr>
          <w:t>data_parser</w:t>
        </w:r>
        <w:proofErr w:type="spellEnd"/>
        <w:r w:rsidRPr="002A069A">
          <w:rPr>
            <w:rStyle w:val="SubtleEmphasis"/>
            <w:rPrChange w:id="1523" w:author="Pedro Oliveira" w:date="2019-10-24T00:08:00Z">
              <w:rPr>
                <w:rFonts w:ascii="Times New Roman" w:eastAsia="Times New Roman" w:hAnsi="Times New Roman" w:cs="Times New Roman"/>
                <w:color w:val="000000"/>
                <w:sz w:val="20"/>
                <w:szCs w:val="20"/>
              </w:rPr>
            </w:rPrChange>
          </w:rPr>
          <w:t>(:);</w:t>
        </w:r>
      </w:ins>
    </w:p>
    <w:p w14:paraId="321508B1" w14:textId="77777777" w:rsidR="002A069A" w:rsidRPr="002A069A" w:rsidRDefault="002A069A" w:rsidP="002A069A">
      <w:pPr>
        <w:spacing w:before="0" w:after="0" w:line="240" w:lineRule="auto"/>
        <w:rPr>
          <w:ins w:id="1524" w:author="Pedro Oliveira" w:date="2019-10-24T00:08:00Z"/>
          <w:rStyle w:val="SubtleEmphasis"/>
          <w:rPrChange w:id="1525" w:author="Pedro Oliveira" w:date="2019-10-24T00:08:00Z">
            <w:rPr>
              <w:ins w:id="1526" w:author="Pedro Oliveira" w:date="2019-10-24T00:08:00Z"/>
              <w:rFonts w:ascii="Times New Roman" w:eastAsia="Times New Roman" w:hAnsi="Times New Roman" w:cs="Times New Roman"/>
              <w:szCs w:val="24"/>
            </w:rPr>
          </w:rPrChange>
        </w:rPr>
      </w:pPr>
      <w:ins w:id="1527" w:author="Pedro Oliveira" w:date="2019-10-24T00:08:00Z">
        <w:r w:rsidRPr="002A069A">
          <w:rPr>
            <w:rStyle w:val="SubtleEmphasis"/>
            <w:rPrChange w:id="1528" w:author="Pedro Oliveira" w:date="2019-10-24T00:08:00Z">
              <w:rPr>
                <w:rFonts w:ascii="Times New Roman" w:eastAsia="Times New Roman" w:hAnsi="Times New Roman" w:cs="Times New Roman"/>
                <w:color w:val="000000"/>
                <w:sz w:val="20"/>
                <w:szCs w:val="20"/>
              </w:rPr>
            </w:rPrChange>
          </w:rPr>
          <w:t>                                   </w:t>
        </w:r>
      </w:ins>
    </w:p>
    <w:p w14:paraId="6BFB321C" w14:textId="77777777" w:rsidR="002A069A" w:rsidRPr="002A069A" w:rsidRDefault="002A069A" w:rsidP="002A069A">
      <w:pPr>
        <w:spacing w:before="0" w:after="0" w:line="240" w:lineRule="auto"/>
        <w:rPr>
          <w:ins w:id="1529" w:author="Pedro Oliveira" w:date="2019-10-24T00:08:00Z"/>
          <w:rStyle w:val="SubtleEmphasis"/>
          <w:rPrChange w:id="1530" w:author="Pedro Oliveira" w:date="2019-10-24T00:08:00Z">
            <w:rPr>
              <w:ins w:id="1531" w:author="Pedro Oliveira" w:date="2019-10-24T00:08:00Z"/>
              <w:rFonts w:ascii="Times New Roman" w:eastAsia="Times New Roman" w:hAnsi="Times New Roman" w:cs="Times New Roman"/>
              <w:szCs w:val="24"/>
            </w:rPr>
          </w:rPrChange>
        </w:rPr>
      </w:pPr>
      <w:ins w:id="1532" w:author="Pedro Oliveira" w:date="2019-10-24T00:08:00Z">
        <w:r w:rsidRPr="002A069A">
          <w:rPr>
            <w:rStyle w:val="SubtleEmphasis"/>
            <w:rPrChange w:id="1533" w:author="Pedro Oliveira" w:date="2019-10-24T00:08:00Z">
              <w:rPr>
                <w:rFonts w:ascii="Times New Roman" w:eastAsia="Times New Roman" w:hAnsi="Times New Roman" w:cs="Times New Roman"/>
                <w:color w:val="000000"/>
                <w:sz w:val="20"/>
                <w:szCs w:val="20"/>
              </w:rPr>
            </w:rPrChange>
          </w:rPr>
          <w:t>                end</w:t>
        </w:r>
      </w:ins>
    </w:p>
    <w:p w14:paraId="1EBE44C6" w14:textId="77777777" w:rsidR="002A069A" w:rsidRPr="002A069A" w:rsidRDefault="002A069A" w:rsidP="002A069A">
      <w:pPr>
        <w:spacing w:before="0" w:after="0" w:line="240" w:lineRule="auto"/>
        <w:rPr>
          <w:ins w:id="1534" w:author="Pedro Oliveira" w:date="2019-10-24T00:08:00Z"/>
          <w:rStyle w:val="SubtleEmphasis"/>
          <w:rPrChange w:id="1535" w:author="Pedro Oliveira" w:date="2019-10-24T00:08:00Z">
            <w:rPr>
              <w:ins w:id="1536" w:author="Pedro Oliveira" w:date="2019-10-24T00:08:00Z"/>
              <w:rFonts w:ascii="Times New Roman" w:eastAsia="Times New Roman" w:hAnsi="Times New Roman" w:cs="Times New Roman"/>
              <w:szCs w:val="24"/>
            </w:rPr>
          </w:rPrChange>
        </w:rPr>
      </w:pPr>
      <w:ins w:id="1537" w:author="Pedro Oliveira" w:date="2019-10-24T00:08:00Z">
        <w:r w:rsidRPr="002A069A">
          <w:rPr>
            <w:rStyle w:val="SubtleEmphasis"/>
            <w:rPrChange w:id="1538" w:author="Pedro Oliveira" w:date="2019-10-24T00:08:00Z">
              <w:rPr>
                <w:rFonts w:ascii="Times New Roman" w:eastAsia="Times New Roman" w:hAnsi="Times New Roman" w:cs="Times New Roman"/>
                <w:color w:val="000000"/>
                <w:sz w:val="20"/>
                <w:szCs w:val="20"/>
              </w:rPr>
            </w:rPrChange>
          </w:rPr>
          <w:t>            end</w:t>
        </w:r>
      </w:ins>
    </w:p>
    <w:p w14:paraId="0461294A" w14:textId="77777777" w:rsidR="002A069A" w:rsidRPr="002A069A" w:rsidRDefault="002A069A" w:rsidP="002A069A">
      <w:pPr>
        <w:spacing w:before="0" w:after="0" w:line="240" w:lineRule="auto"/>
        <w:rPr>
          <w:ins w:id="1539" w:author="Pedro Oliveira" w:date="2019-10-24T00:08:00Z"/>
          <w:rStyle w:val="SubtleEmphasis"/>
          <w:rPrChange w:id="1540" w:author="Pedro Oliveira" w:date="2019-10-24T00:08:00Z">
            <w:rPr>
              <w:ins w:id="1541" w:author="Pedro Oliveira" w:date="2019-10-24T00:08:00Z"/>
              <w:rFonts w:ascii="Times New Roman" w:eastAsia="Times New Roman" w:hAnsi="Times New Roman" w:cs="Times New Roman"/>
              <w:szCs w:val="24"/>
            </w:rPr>
          </w:rPrChange>
        </w:rPr>
      </w:pPr>
      <w:ins w:id="1542" w:author="Pedro Oliveira" w:date="2019-10-24T00:08:00Z">
        <w:r w:rsidRPr="002A069A">
          <w:rPr>
            <w:rStyle w:val="SubtleEmphasis"/>
            <w:rPrChange w:id="1543" w:author="Pedro Oliveira" w:date="2019-10-24T00:08:00Z">
              <w:rPr>
                <w:rFonts w:ascii="Times New Roman" w:eastAsia="Times New Roman" w:hAnsi="Times New Roman" w:cs="Times New Roman"/>
                <w:color w:val="000000"/>
                <w:sz w:val="20"/>
                <w:szCs w:val="20"/>
              </w:rPr>
            </w:rPrChange>
          </w:rPr>
          <w:t>            </w:t>
        </w:r>
      </w:ins>
    </w:p>
    <w:p w14:paraId="1E79A8B1" w14:textId="77777777" w:rsidR="002A069A" w:rsidRPr="002A069A" w:rsidRDefault="002A069A" w:rsidP="002A069A">
      <w:pPr>
        <w:spacing w:before="0" w:after="0" w:line="240" w:lineRule="auto"/>
        <w:rPr>
          <w:ins w:id="1544" w:author="Pedro Oliveira" w:date="2019-10-24T00:08:00Z"/>
          <w:rStyle w:val="SubtleEmphasis"/>
          <w:rPrChange w:id="1545" w:author="Pedro Oliveira" w:date="2019-10-24T00:08:00Z">
            <w:rPr>
              <w:ins w:id="1546" w:author="Pedro Oliveira" w:date="2019-10-24T00:08:00Z"/>
              <w:rFonts w:ascii="Times New Roman" w:eastAsia="Times New Roman" w:hAnsi="Times New Roman" w:cs="Times New Roman"/>
              <w:szCs w:val="24"/>
            </w:rPr>
          </w:rPrChange>
        </w:rPr>
      </w:pPr>
      <w:ins w:id="1547" w:author="Pedro Oliveira" w:date="2019-10-24T00:08:00Z">
        <w:r w:rsidRPr="002A069A">
          <w:rPr>
            <w:rStyle w:val="SubtleEmphasis"/>
            <w:rPrChange w:id="1548" w:author="Pedro Oliveira" w:date="2019-10-24T00:08:00Z">
              <w:rPr>
                <w:rFonts w:ascii="Times New Roman" w:eastAsia="Times New Roman" w:hAnsi="Times New Roman" w:cs="Times New Roman"/>
                <w:color w:val="000000"/>
                <w:sz w:val="20"/>
                <w:szCs w:val="20"/>
              </w:rPr>
            </w:rPrChange>
          </w:rPr>
          <w:t>            if size(data_set,2) &gt; MM</w:t>
        </w:r>
      </w:ins>
    </w:p>
    <w:p w14:paraId="3C49599B" w14:textId="77777777" w:rsidR="002A069A" w:rsidRPr="002A069A" w:rsidRDefault="002A069A" w:rsidP="002A069A">
      <w:pPr>
        <w:spacing w:before="0" w:after="0" w:line="240" w:lineRule="auto"/>
        <w:rPr>
          <w:ins w:id="1549" w:author="Pedro Oliveira" w:date="2019-10-24T00:08:00Z"/>
          <w:rStyle w:val="SubtleEmphasis"/>
          <w:rPrChange w:id="1550" w:author="Pedro Oliveira" w:date="2019-10-24T00:08:00Z">
            <w:rPr>
              <w:ins w:id="1551" w:author="Pedro Oliveira" w:date="2019-10-24T00:08:00Z"/>
              <w:rFonts w:ascii="Times New Roman" w:eastAsia="Times New Roman" w:hAnsi="Times New Roman" w:cs="Times New Roman"/>
              <w:szCs w:val="24"/>
            </w:rPr>
          </w:rPrChange>
        </w:rPr>
      </w:pPr>
      <w:ins w:id="1552" w:author="Pedro Oliveira" w:date="2019-10-24T00:08:00Z">
        <w:r w:rsidRPr="002A069A">
          <w:rPr>
            <w:rStyle w:val="SubtleEmphasis"/>
            <w:rPrChange w:id="1553"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554" w:author="Pedro Oliveira" w:date="2019-10-24T00:08:00Z">
              <w:rPr>
                <w:rFonts w:ascii="Times New Roman" w:eastAsia="Times New Roman" w:hAnsi="Times New Roman" w:cs="Times New Roman"/>
                <w:color w:val="000000"/>
                <w:sz w:val="20"/>
                <w:szCs w:val="20"/>
              </w:rPr>
            </w:rPrChange>
          </w:rPr>
          <w:t>error_data</w:t>
        </w:r>
        <w:proofErr w:type="spellEnd"/>
        <w:r w:rsidRPr="002A069A">
          <w:rPr>
            <w:rStyle w:val="SubtleEmphasis"/>
            <w:rPrChange w:id="1555" w:author="Pedro Oliveira" w:date="2019-10-24T00:08:00Z">
              <w:rPr>
                <w:rFonts w:ascii="Times New Roman" w:eastAsia="Times New Roman" w:hAnsi="Times New Roman" w:cs="Times New Roman"/>
                <w:color w:val="000000"/>
                <w:sz w:val="20"/>
                <w:szCs w:val="20"/>
              </w:rPr>
            </w:rPrChange>
          </w:rPr>
          <w:t xml:space="preserve"> = error_data+1 ;</w:t>
        </w:r>
      </w:ins>
    </w:p>
    <w:p w14:paraId="64FF57D6" w14:textId="77777777" w:rsidR="002A069A" w:rsidRPr="002A069A" w:rsidRDefault="002A069A" w:rsidP="002A069A">
      <w:pPr>
        <w:spacing w:before="0" w:after="0" w:line="240" w:lineRule="auto"/>
        <w:rPr>
          <w:ins w:id="1556" w:author="Pedro Oliveira" w:date="2019-10-24T00:08:00Z"/>
          <w:rStyle w:val="SubtleEmphasis"/>
          <w:rPrChange w:id="1557" w:author="Pedro Oliveira" w:date="2019-10-24T00:08:00Z">
            <w:rPr>
              <w:ins w:id="1558" w:author="Pedro Oliveira" w:date="2019-10-24T00:08:00Z"/>
              <w:rFonts w:ascii="Times New Roman" w:eastAsia="Times New Roman" w:hAnsi="Times New Roman" w:cs="Times New Roman"/>
              <w:szCs w:val="24"/>
            </w:rPr>
          </w:rPrChange>
        </w:rPr>
      </w:pPr>
      <w:ins w:id="1559" w:author="Pedro Oliveira" w:date="2019-10-24T00:08:00Z">
        <w:r w:rsidRPr="002A069A">
          <w:rPr>
            <w:rStyle w:val="SubtleEmphasis"/>
            <w:rPrChange w:id="1560" w:author="Pedro Oliveira" w:date="2019-10-24T00:08:00Z">
              <w:rPr>
                <w:rFonts w:ascii="Times New Roman" w:eastAsia="Times New Roman" w:hAnsi="Times New Roman" w:cs="Times New Roman"/>
                <w:color w:val="000000"/>
                <w:sz w:val="20"/>
                <w:szCs w:val="20"/>
              </w:rPr>
            </w:rPrChange>
          </w:rPr>
          <w:t>            end</w:t>
        </w:r>
      </w:ins>
    </w:p>
    <w:p w14:paraId="32D9A65A" w14:textId="77777777" w:rsidR="002A069A" w:rsidRPr="002A069A" w:rsidRDefault="002A069A" w:rsidP="002A069A">
      <w:pPr>
        <w:spacing w:before="0" w:after="0" w:line="240" w:lineRule="auto"/>
        <w:rPr>
          <w:ins w:id="1561" w:author="Pedro Oliveira" w:date="2019-10-24T00:08:00Z"/>
          <w:rStyle w:val="SubtleEmphasis"/>
          <w:rPrChange w:id="1562" w:author="Pedro Oliveira" w:date="2019-10-24T00:08:00Z">
            <w:rPr>
              <w:ins w:id="1563" w:author="Pedro Oliveira" w:date="2019-10-24T00:08:00Z"/>
              <w:rFonts w:ascii="Times New Roman" w:eastAsia="Times New Roman" w:hAnsi="Times New Roman" w:cs="Times New Roman"/>
              <w:szCs w:val="24"/>
            </w:rPr>
          </w:rPrChange>
        </w:rPr>
      </w:pPr>
      <w:ins w:id="1564" w:author="Pedro Oliveira" w:date="2019-10-24T00:08:00Z">
        <w:r w:rsidRPr="002A069A">
          <w:rPr>
            <w:rStyle w:val="SubtleEmphasis"/>
            <w:rPrChange w:id="1565" w:author="Pedro Oliveira" w:date="2019-10-24T00:08:00Z">
              <w:rPr>
                <w:rFonts w:ascii="Times New Roman" w:eastAsia="Times New Roman" w:hAnsi="Times New Roman" w:cs="Times New Roman"/>
                <w:color w:val="000000"/>
                <w:sz w:val="20"/>
                <w:szCs w:val="20"/>
              </w:rPr>
            </w:rPrChange>
          </w:rPr>
          <w:t>            </w:t>
        </w:r>
      </w:ins>
    </w:p>
    <w:p w14:paraId="62CF9CF7" w14:textId="77777777" w:rsidR="002A069A" w:rsidRPr="002A069A" w:rsidRDefault="002A069A" w:rsidP="002A069A">
      <w:pPr>
        <w:spacing w:before="0" w:after="0" w:line="240" w:lineRule="auto"/>
        <w:rPr>
          <w:ins w:id="1566" w:author="Pedro Oliveira" w:date="2019-10-24T00:08:00Z"/>
          <w:rStyle w:val="SubtleEmphasis"/>
          <w:rPrChange w:id="1567" w:author="Pedro Oliveira" w:date="2019-10-24T00:08:00Z">
            <w:rPr>
              <w:ins w:id="1568" w:author="Pedro Oliveira" w:date="2019-10-24T00:08:00Z"/>
              <w:rFonts w:ascii="Times New Roman" w:eastAsia="Times New Roman" w:hAnsi="Times New Roman" w:cs="Times New Roman"/>
              <w:szCs w:val="24"/>
            </w:rPr>
          </w:rPrChange>
        </w:rPr>
      </w:pPr>
      <w:ins w:id="1569" w:author="Pedro Oliveira" w:date="2019-10-24T00:08:00Z">
        <w:r w:rsidRPr="002A069A">
          <w:rPr>
            <w:rStyle w:val="SubtleEmphasis"/>
            <w:rPrChange w:id="1570"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571" w:author="Pedro Oliveira" w:date="2019-10-24T00:08:00Z">
              <w:rPr>
                <w:rFonts w:ascii="Times New Roman" w:eastAsia="Times New Roman" w:hAnsi="Times New Roman" w:cs="Times New Roman"/>
                <w:color w:val="000000"/>
                <w:sz w:val="20"/>
                <w:szCs w:val="20"/>
              </w:rPr>
            </w:rPrChange>
          </w:rPr>
          <w:t>data_set</w:t>
        </w:r>
        <w:proofErr w:type="spellEnd"/>
        <w:r w:rsidRPr="002A069A">
          <w:rPr>
            <w:rStyle w:val="SubtleEmphasis"/>
            <w:rPrChange w:id="1572" w:author="Pedro Oliveira" w:date="2019-10-24T00:08:00Z">
              <w:rPr>
                <w:rFonts w:ascii="Times New Roman" w:eastAsia="Times New Roman" w:hAnsi="Times New Roman" w:cs="Times New Roman"/>
                <w:color w:val="000000"/>
                <w:sz w:val="20"/>
                <w:szCs w:val="20"/>
              </w:rPr>
            </w:rPrChange>
          </w:rPr>
          <w:t xml:space="preserve"> = zeros(0);</w:t>
        </w:r>
      </w:ins>
    </w:p>
    <w:p w14:paraId="51C59A81" w14:textId="77777777" w:rsidR="002A069A" w:rsidRPr="002A069A" w:rsidRDefault="002A069A" w:rsidP="002A069A">
      <w:pPr>
        <w:spacing w:before="0" w:after="0" w:line="240" w:lineRule="auto"/>
        <w:rPr>
          <w:ins w:id="1573" w:author="Pedro Oliveira" w:date="2019-10-24T00:08:00Z"/>
          <w:rStyle w:val="SubtleEmphasis"/>
          <w:rPrChange w:id="1574" w:author="Pedro Oliveira" w:date="2019-10-24T00:08:00Z">
            <w:rPr>
              <w:ins w:id="1575" w:author="Pedro Oliveira" w:date="2019-10-24T00:08:00Z"/>
              <w:rFonts w:ascii="Times New Roman" w:eastAsia="Times New Roman" w:hAnsi="Times New Roman" w:cs="Times New Roman"/>
              <w:szCs w:val="24"/>
            </w:rPr>
          </w:rPrChange>
        </w:rPr>
      </w:pPr>
      <w:ins w:id="1576" w:author="Pedro Oliveira" w:date="2019-10-24T00:08:00Z">
        <w:r w:rsidRPr="002A069A">
          <w:rPr>
            <w:rStyle w:val="SubtleEmphasis"/>
            <w:rPrChange w:id="1577" w:author="Pedro Oliveira" w:date="2019-10-24T00:08:00Z">
              <w:rPr>
                <w:rFonts w:ascii="Times New Roman" w:eastAsia="Times New Roman" w:hAnsi="Times New Roman" w:cs="Times New Roman"/>
                <w:color w:val="000000"/>
                <w:sz w:val="20"/>
                <w:szCs w:val="20"/>
              </w:rPr>
            </w:rPrChange>
          </w:rPr>
          <w:t>        end</w:t>
        </w:r>
      </w:ins>
    </w:p>
    <w:p w14:paraId="24C51A7C" w14:textId="77777777" w:rsidR="002A069A" w:rsidRPr="002A069A" w:rsidRDefault="002A069A" w:rsidP="002A069A">
      <w:pPr>
        <w:spacing w:before="0" w:after="0" w:line="240" w:lineRule="auto"/>
        <w:rPr>
          <w:ins w:id="1578" w:author="Pedro Oliveira" w:date="2019-10-24T00:08:00Z"/>
          <w:rStyle w:val="SubtleEmphasis"/>
          <w:rPrChange w:id="1579" w:author="Pedro Oliveira" w:date="2019-10-24T00:08:00Z">
            <w:rPr>
              <w:ins w:id="1580" w:author="Pedro Oliveira" w:date="2019-10-24T00:08:00Z"/>
              <w:rFonts w:ascii="Times New Roman" w:eastAsia="Times New Roman" w:hAnsi="Times New Roman" w:cs="Times New Roman"/>
              <w:szCs w:val="24"/>
            </w:rPr>
          </w:rPrChange>
        </w:rPr>
      </w:pPr>
      <w:ins w:id="1581" w:author="Pedro Oliveira" w:date="2019-10-24T00:08:00Z">
        <w:r w:rsidRPr="002A069A">
          <w:rPr>
            <w:rStyle w:val="SubtleEmphasis"/>
            <w:rPrChange w:id="1582" w:author="Pedro Oliveira" w:date="2019-10-24T00:08:00Z">
              <w:rPr>
                <w:rFonts w:ascii="Times New Roman" w:eastAsia="Times New Roman" w:hAnsi="Times New Roman" w:cs="Times New Roman"/>
                <w:color w:val="000000"/>
                <w:sz w:val="20"/>
                <w:szCs w:val="20"/>
              </w:rPr>
            </w:rPrChange>
          </w:rPr>
          <w:t>        </w:t>
        </w:r>
      </w:ins>
    </w:p>
    <w:p w14:paraId="3895D5CC" w14:textId="77777777" w:rsidR="002A069A" w:rsidRPr="002A069A" w:rsidRDefault="002A069A" w:rsidP="002A069A">
      <w:pPr>
        <w:spacing w:before="0" w:after="0" w:line="240" w:lineRule="auto"/>
        <w:rPr>
          <w:ins w:id="1583" w:author="Pedro Oliveira" w:date="2019-10-24T00:08:00Z"/>
          <w:rStyle w:val="SubtleEmphasis"/>
          <w:rPrChange w:id="1584" w:author="Pedro Oliveira" w:date="2019-10-24T00:08:00Z">
            <w:rPr>
              <w:ins w:id="1585" w:author="Pedro Oliveira" w:date="2019-10-24T00:08:00Z"/>
              <w:rFonts w:ascii="Times New Roman" w:eastAsia="Times New Roman" w:hAnsi="Times New Roman" w:cs="Times New Roman"/>
              <w:szCs w:val="24"/>
            </w:rPr>
          </w:rPrChange>
        </w:rPr>
      </w:pPr>
      <w:ins w:id="1586" w:author="Pedro Oliveira" w:date="2019-10-24T00:08:00Z">
        <w:r w:rsidRPr="002A069A">
          <w:rPr>
            <w:rStyle w:val="SubtleEmphasis"/>
            <w:rPrChange w:id="1587"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588" w:author="Pedro Oliveira" w:date="2019-10-24T00:08:00Z">
              <w:rPr>
                <w:rFonts w:ascii="Times New Roman" w:eastAsia="Times New Roman" w:hAnsi="Times New Roman" w:cs="Times New Roman"/>
                <w:color w:val="000000"/>
                <w:sz w:val="20"/>
                <w:szCs w:val="20"/>
              </w:rPr>
            </w:rPrChange>
          </w:rPr>
          <w:t>trigg_iter</w:t>
        </w:r>
        <w:proofErr w:type="spellEnd"/>
        <w:r w:rsidRPr="002A069A">
          <w:rPr>
            <w:rStyle w:val="SubtleEmphasis"/>
            <w:rPrChange w:id="1589"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590" w:author="Pedro Oliveira" w:date="2019-10-24T00:08:00Z">
              <w:rPr>
                <w:rFonts w:ascii="Times New Roman" w:eastAsia="Times New Roman" w:hAnsi="Times New Roman" w:cs="Times New Roman"/>
                <w:color w:val="000000"/>
                <w:sz w:val="20"/>
                <w:szCs w:val="20"/>
              </w:rPr>
            </w:rPrChange>
          </w:rPr>
          <w:t>trigg_iter</w:t>
        </w:r>
        <w:proofErr w:type="spellEnd"/>
        <w:r w:rsidRPr="002A069A">
          <w:rPr>
            <w:rStyle w:val="SubtleEmphasis"/>
            <w:rPrChange w:id="1591" w:author="Pedro Oliveira" w:date="2019-10-24T00:08:00Z">
              <w:rPr>
                <w:rFonts w:ascii="Times New Roman" w:eastAsia="Times New Roman" w:hAnsi="Times New Roman" w:cs="Times New Roman"/>
                <w:color w:val="000000"/>
                <w:sz w:val="20"/>
                <w:szCs w:val="20"/>
              </w:rPr>
            </w:rPrChange>
          </w:rPr>
          <w:t xml:space="preserve"> + 1;</w:t>
        </w:r>
      </w:ins>
    </w:p>
    <w:p w14:paraId="6737C946" w14:textId="77777777" w:rsidR="002A069A" w:rsidRPr="002A069A" w:rsidRDefault="002A069A" w:rsidP="002A069A">
      <w:pPr>
        <w:spacing w:before="0" w:after="0" w:line="240" w:lineRule="auto"/>
        <w:rPr>
          <w:ins w:id="1592" w:author="Pedro Oliveira" w:date="2019-10-24T00:08:00Z"/>
          <w:rStyle w:val="SubtleEmphasis"/>
          <w:rPrChange w:id="1593" w:author="Pedro Oliveira" w:date="2019-10-24T00:08:00Z">
            <w:rPr>
              <w:ins w:id="1594" w:author="Pedro Oliveira" w:date="2019-10-24T00:08:00Z"/>
              <w:rFonts w:ascii="Times New Roman" w:eastAsia="Times New Roman" w:hAnsi="Times New Roman" w:cs="Times New Roman"/>
              <w:szCs w:val="24"/>
            </w:rPr>
          </w:rPrChange>
        </w:rPr>
      </w:pPr>
      <w:ins w:id="1595" w:author="Pedro Oliveira" w:date="2019-10-24T00:08:00Z">
        <w:r w:rsidRPr="002A069A">
          <w:rPr>
            <w:rStyle w:val="SubtleEmphasis"/>
            <w:rPrChange w:id="1596" w:author="Pedro Oliveira" w:date="2019-10-24T00:08:00Z">
              <w:rPr>
                <w:rFonts w:ascii="Times New Roman" w:eastAsia="Times New Roman" w:hAnsi="Times New Roman" w:cs="Times New Roman"/>
                <w:color w:val="000000"/>
                <w:sz w:val="20"/>
                <w:szCs w:val="20"/>
              </w:rPr>
            </w:rPrChange>
          </w:rPr>
          <w:t>        </w:t>
        </w:r>
      </w:ins>
    </w:p>
    <w:p w14:paraId="62317E49" w14:textId="77777777" w:rsidR="002A069A" w:rsidRPr="002A069A" w:rsidRDefault="002A069A" w:rsidP="002A069A">
      <w:pPr>
        <w:spacing w:before="0" w:after="0" w:line="240" w:lineRule="auto"/>
        <w:rPr>
          <w:ins w:id="1597" w:author="Pedro Oliveira" w:date="2019-10-24T00:08:00Z"/>
          <w:rStyle w:val="SubtleEmphasis"/>
          <w:rPrChange w:id="1598" w:author="Pedro Oliveira" w:date="2019-10-24T00:08:00Z">
            <w:rPr>
              <w:ins w:id="1599" w:author="Pedro Oliveira" w:date="2019-10-24T00:08:00Z"/>
              <w:rFonts w:ascii="Times New Roman" w:eastAsia="Times New Roman" w:hAnsi="Times New Roman" w:cs="Times New Roman"/>
              <w:szCs w:val="24"/>
            </w:rPr>
          </w:rPrChange>
        </w:rPr>
      </w:pPr>
      <w:ins w:id="1600" w:author="Pedro Oliveira" w:date="2019-10-24T00:08:00Z">
        <w:r w:rsidRPr="002A069A">
          <w:rPr>
            <w:rStyle w:val="SubtleEmphasis"/>
            <w:rPrChange w:id="1601"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602" w:author="Pedro Oliveira" w:date="2019-10-24T00:08:00Z">
              <w:rPr>
                <w:rFonts w:ascii="Times New Roman" w:eastAsia="Times New Roman" w:hAnsi="Times New Roman" w:cs="Times New Roman"/>
                <w:color w:val="000000"/>
                <w:sz w:val="20"/>
                <w:szCs w:val="20"/>
              </w:rPr>
            </w:rPrChange>
          </w:rPr>
          <w:t>data_set</w:t>
        </w:r>
        <w:proofErr w:type="spellEnd"/>
        <w:r w:rsidRPr="002A069A">
          <w:rPr>
            <w:rStyle w:val="SubtleEmphasis"/>
            <w:rPrChange w:id="1603"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604" w:author="Pedro Oliveira" w:date="2019-10-24T00:08:00Z">
              <w:rPr>
                <w:rFonts w:ascii="Times New Roman" w:eastAsia="Times New Roman" w:hAnsi="Times New Roman" w:cs="Times New Roman"/>
                <w:color w:val="000000"/>
                <w:sz w:val="20"/>
                <w:szCs w:val="20"/>
              </w:rPr>
            </w:rPrChange>
          </w:rPr>
          <w:t>trigg_iter</w:t>
        </w:r>
        <w:proofErr w:type="spellEnd"/>
        <w:r w:rsidRPr="002A069A">
          <w:rPr>
            <w:rStyle w:val="SubtleEmphasis"/>
            <w:rPrChange w:id="1605" w:author="Pedro Oliveira" w:date="2019-10-24T00:08:00Z">
              <w:rPr>
                <w:rFonts w:ascii="Times New Roman" w:eastAsia="Times New Roman" w:hAnsi="Times New Roman" w:cs="Times New Roman"/>
                <w:color w:val="000000"/>
                <w:sz w:val="20"/>
                <w:szCs w:val="20"/>
              </w:rPr>
            </w:rPrChange>
          </w:rPr>
          <w:t>)=data(</w:t>
        </w:r>
        <w:proofErr w:type="spellStart"/>
        <w:r w:rsidRPr="002A069A">
          <w:rPr>
            <w:rStyle w:val="SubtleEmphasis"/>
            <w:rPrChange w:id="1606" w:author="Pedro Oliveira" w:date="2019-10-24T00:08:00Z">
              <w:rPr>
                <w:rFonts w:ascii="Times New Roman" w:eastAsia="Times New Roman" w:hAnsi="Times New Roman" w:cs="Times New Roman"/>
                <w:color w:val="000000"/>
                <w:sz w:val="20"/>
                <w:szCs w:val="20"/>
              </w:rPr>
            </w:rPrChange>
          </w:rPr>
          <w:t>data_iter</w:t>
        </w:r>
        <w:proofErr w:type="spellEnd"/>
        <w:r w:rsidRPr="002A069A">
          <w:rPr>
            <w:rStyle w:val="SubtleEmphasis"/>
            <w:rPrChange w:id="1607"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608" w:author="Pedro Oliveira" w:date="2019-10-24T00:08:00Z">
              <w:rPr>
                <w:rFonts w:ascii="Times New Roman" w:eastAsia="Times New Roman" w:hAnsi="Times New Roman" w:cs="Times New Roman"/>
                <w:color w:val="000000"/>
                <w:sz w:val="20"/>
                <w:szCs w:val="20"/>
              </w:rPr>
            </w:rPrChange>
          </w:rPr>
          <w:t>data_set</w:t>
        </w:r>
        <w:proofErr w:type="spellEnd"/>
        <w:r w:rsidRPr="002A069A">
          <w:rPr>
            <w:rStyle w:val="SubtleEmphasis"/>
            <w:rPrChange w:id="1609" w:author="Pedro Oliveira" w:date="2019-10-24T00:08:00Z">
              <w:rPr>
                <w:rFonts w:ascii="Times New Roman" w:eastAsia="Times New Roman" w:hAnsi="Times New Roman" w:cs="Times New Roman"/>
                <w:color w:val="000000"/>
                <w:sz w:val="20"/>
                <w:szCs w:val="20"/>
              </w:rPr>
            </w:rPrChange>
          </w:rPr>
          <w:t xml:space="preserve"> é um </w:t>
        </w:r>
        <w:proofErr w:type="spellStart"/>
        <w:r w:rsidRPr="002A069A">
          <w:rPr>
            <w:rStyle w:val="SubtleEmphasis"/>
            <w:rPrChange w:id="1610" w:author="Pedro Oliveira" w:date="2019-10-24T00:08:00Z">
              <w:rPr>
                <w:rFonts w:ascii="Times New Roman" w:eastAsia="Times New Roman" w:hAnsi="Times New Roman" w:cs="Times New Roman"/>
                <w:color w:val="000000"/>
                <w:sz w:val="20"/>
                <w:szCs w:val="20"/>
              </w:rPr>
            </w:rPrChange>
          </w:rPr>
          <w:t>vetor</w:t>
        </w:r>
        <w:proofErr w:type="spellEnd"/>
        <w:r w:rsidRPr="002A069A">
          <w:rPr>
            <w:rStyle w:val="SubtleEmphasis"/>
            <w:rPrChange w:id="1611" w:author="Pedro Oliveira" w:date="2019-10-24T00:08:00Z">
              <w:rPr>
                <w:rFonts w:ascii="Times New Roman" w:eastAsia="Times New Roman" w:hAnsi="Times New Roman" w:cs="Times New Roman"/>
                <w:color w:val="000000"/>
                <w:sz w:val="20"/>
                <w:szCs w:val="20"/>
              </w:rPr>
            </w:rPrChange>
          </w:rPr>
          <w:t xml:space="preserve"> que </w:t>
        </w:r>
        <w:proofErr w:type="spellStart"/>
        <w:r w:rsidRPr="002A069A">
          <w:rPr>
            <w:rStyle w:val="SubtleEmphasis"/>
            <w:rPrChange w:id="1612" w:author="Pedro Oliveira" w:date="2019-10-24T00:08:00Z">
              <w:rPr>
                <w:rFonts w:ascii="Times New Roman" w:eastAsia="Times New Roman" w:hAnsi="Times New Roman" w:cs="Times New Roman"/>
                <w:color w:val="000000"/>
                <w:sz w:val="20"/>
                <w:szCs w:val="20"/>
              </w:rPr>
            </w:rPrChange>
          </w:rPr>
          <w:t>guarda</w:t>
        </w:r>
        <w:proofErr w:type="spellEnd"/>
        <w:r w:rsidRPr="002A069A">
          <w:rPr>
            <w:rStyle w:val="SubtleEmphasis"/>
            <w:rPrChange w:id="1613"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614" w:author="Pedro Oliveira" w:date="2019-10-24T00:08:00Z">
              <w:rPr>
                <w:rFonts w:ascii="Times New Roman" w:eastAsia="Times New Roman" w:hAnsi="Times New Roman" w:cs="Times New Roman"/>
                <w:color w:val="000000"/>
                <w:sz w:val="20"/>
                <w:szCs w:val="20"/>
              </w:rPr>
            </w:rPrChange>
          </w:rPr>
          <w:t>os</w:t>
        </w:r>
        <w:proofErr w:type="spellEnd"/>
        <w:r w:rsidRPr="002A069A">
          <w:rPr>
            <w:rStyle w:val="SubtleEmphasis"/>
            <w:rPrChange w:id="1615" w:author="Pedro Oliveira" w:date="2019-10-24T00:08:00Z">
              <w:rPr>
                <w:rFonts w:ascii="Times New Roman" w:eastAsia="Times New Roman" w:hAnsi="Times New Roman" w:cs="Times New Roman"/>
                <w:color w:val="000000"/>
                <w:sz w:val="20"/>
                <w:szCs w:val="20"/>
              </w:rPr>
            </w:rPrChange>
          </w:rPr>
          <w:t xml:space="preserve"> bytes lidos </w:t>
        </w:r>
        <w:proofErr w:type="spellStart"/>
        <w:r w:rsidRPr="002A069A">
          <w:rPr>
            <w:rStyle w:val="SubtleEmphasis"/>
            <w:rPrChange w:id="1616" w:author="Pedro Oliveira" w:date="2019-10-24T00:08:00Z">
              <w:rPr>
                <w:rFonts w:ascii="Times New Roman" w:eastAsia="Times New Roman" w:hAnsi="Times New Roman" w:cs="Times New Roman"/>
                <w:color w:val="000000"/>
                <w:sz w:val="20"/>
                <w:szCs w:val="20"/>
              </w:rPr>
            </w:rPrChange>
          </w:rPr>
          <w:t>em</w:t>
        </w:r>
        <w:proofErr w:type="spellEnd"/>
        <w:r w:rsidRPr="002A069A">
          <w:rPr>
            <w:rStyle w:val="SubtleEmphasis"/>
            <w:rPrChange w:id="1617"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618" w:author="Pedro Oliveira" w:date="2019-10-24T00:08:00Z">
              <w:rPr>
                <w:rFonts w:ascii="Times New Roman" w:eastAsia="Times New Roman" w:hAnsi="Times New Roman" w:cs="Times New Roman"/>
                <w:color w:val="000000"/>
                <w:sz w:val="20"/>
                <w:szCs w:val="20"/>
              </w:rPr>
            </w:rPrChange>
          </w:rPr>
          <w:t>cada</w:t>
        </w:r>
        <w:proofErr w:type="spellEnd"/>
        <w:r w:rsidRPr="002A069A">
          <w:rPr>
            <w:rStyle w:val="SubtleEmphasis"/>
            <w:rPrChange w:id="1619" w:author="Pedro Oliveira" w:date="2019-10-24T00:08:00Z">
              <w:rPr>
                <w:rFonts w:ascii="Times New Roman" w:eastAsia="Times New Roman" w:hAnsi="Times New Roman" w:cs="Times New Roman"/>
                <w:color w:val="000000"/>
                <w:sz w:val="20"/>
                <w:szCs w:val="20"/>
              </w:rPr>
            </w:rPrChange>
          </w:rPr>
          <w:t xml:space="preserve"> frame</w:t>
        </w:r>
      </w:ins>
    </w:p>
    <w:p w14:paraId="1FC69A07" w14:textId="77777777" w:rsidR="002A069A" w:rsidRPr="002A069A" w:rsidRDefault="002A069A" w:rsidP="002A069A">
      <w:pPr>
        <w:spacing w:before="0" w:after="0" w:line="240" w:lineRule="auto"/>
        <w:rPr>
          <w:ins w:id="1620" w:author="Pedro Oliveira" w:date="2019-10-24T00:08:00Z"/>
          <w:rStyle w:val="SubtleEmphasis"/>
          <w:rPrChange w:id="1621" w:author="Pedro Oliveira" w:date="2019-10-24T00:08:00Z">
            <w:rPr>
              <w:ins w:id="1622" w:author="Pedro Oliveira" w:date="2019-10-24T00:08:00Z"/>
              <w:rFonts w:ascii="Times New Roman" w:eastAsia="Times New Roman" w:hAnsi="Times New Roman" w:cs="Times New Roman"/>
              <w:szCs w:val="24"/>
            </w:rPr>
          </w:rPrChange>
        </w:rPr>
      </w:pPr>
      <w:ins w:id="1623" w:author="Pedro Oliveira" w:date="2019-10-24T00:08:00Z">
        <w:r w:rsidRPr="002A069A">
          <w:rPr>
            <w:rStyle w:val="SubtleEmphasis"/>
            <w:rPrChange w:id="1624" w:author="Pedro Oliveira" w:date="2019-10-24T00:08:00Z">
              <w:rPr>
                <w:rFonts w:ascii="Times New Roman" w:eastAsia="Times New Roman" w:hAnsi="Times New Roman" w:cs="Times New Roman"/>
                <w:color w:val="000000"/>
                <w:sz w:val="20"/>
                <w:szCs w:val="20"/>
              </w:rPr>
            </w:rPrChange>
          </w:rPr>
          <w:t>        </w:t>
        </w:r>
      </w:ins>
    </w:p>
    <w:p w14:paraId="210FBA6A" w14:textId="77777777" w:rsidR="002A069A" w:rsidRPr="002A069A" w:rsidRDefault="002A069A" w:rsidP="002A069A">
      <w:pPr>
        <w:spacing w:before="0" w:after="0" w:line="240" w:lineRule="auto"/>
        <w:rPr>
          <w:ins w:id="1625" w:author="Pedro Oliveira" w:date="2019-10-24T00:08:00Z"/>
          <w:rStyle w:val="SubtleEmphasis"/>
          <w:rPrChange w:id="1626" w:author="Pedro Oliveira" w:date="2019-10-24T00:08:00Z">
            <w:rPr>
              <w:ins w:id="1627" w:author="Pedro Oliveira" w:date="2019-10-24T00:08:00Z"/>
              <w:rFonts w:ascii="Times New Roman" w:eastAsia="Times New Roman" w:hAnsi="Times New Roman" w:cs="Times New Roman"/>
              <w:szCs w:val="24"/>
            </w:rPr>
          </w:rPrChange>
        </w:rPr>
      </w:pPr>
      <w:ins w:id="1628" w:author="Pedro Oliveira" w:date="2019-10-24T00:08:00Z">
        <w:r w:rsidRPr="002A069A">
          <w:rPr>
            <w:rStyle w:val="SubtleEmphasis"/>
            <w:rPrChange w:id="1629" w:author="Pedro Oliveira" w:date="2019-10-24T00:08:00Z">
              <w:rPr>
                <w:rFonts w:ascii="Times New Roman" w:eastAsia="Times New Roman" w:hAnsi="Times New Roman" w:cs="Times New Roman"/>
                <w:color w:val="000000"/>
                <w:sz w:val="20"/>
                <w:szCs w:val="20"/>
              </w:rPr>
            </w:rPrChange>
          </w:rPr>
          <w:t>        if verbose</w:t>
        </w:r>
      </w:ins>
    </w:p>
    <w:p w14:paraId="736F2D00" w14:textId="77777777" w:rsidR="002A069A" w:rsidRPr="002A069A" w:rsidRDefault="002A069A" w:rsidP="002A069A">
      <w:pPr>
        <w:spacing w:before="0" w:after="0" w:line="240" w:lineRule="auto"/>
        <w:rPr>
          <w:ins w:id="1630" w:author="Pedro Oliveira" w:date="2019-10-24T00:08:00Z"/>
          <w:rStyle w:val="SubtleEmphasis"/>
          <w:rPrChange w:id="1631" w:author="Pedro Oliveira" w:date="2019-10-24T00:08:00Z">
            <w:rPr>
              <w:ins w:id="1632" w:author="Pedro Oliveira" w:date="2019-10-24T00:08:00Z"/>
              <w:rFonts w:ascii="Times New Roman" w:eastAsia="Times New Roman" w:hAnsi="Times New Roman" w:cs="Times New Roman"/>
              <w:szCs w:val="24"/>
            </w:rPr>
          </w:rPrChange>
        </w:rPr>
      </w:pPr>
      <w:ins w:id="1633" w:author="Pedro Oliveira" w:date="2019-10-24T00:08:00Z">
        <w:r w:rsidRPr="002A069A">
          <w:rPr>
            <w:rStyle w:val="SubtleEmphasis"/>
            <w:rPrChange w:id="1634"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635"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636" w:author="Pedro Oliveira" w:date="2019-10-24T00:08:00Z">
              <w:rPr>
                <w:rFonts w:ascii="Times New Roman" w:eastAsia="Times New Roman" w:hAnsi="Times New Roman" w:cs="Times New Roman"/>
                <w:color w:val="000000"/>
                <w:sz w:val="20"/>
                <w:szCs w:val="20"/>
              </w:rPr>
            </w:rPrChange>
          </w:rPr>
          <w:t>(['#Byte= ' num2str(</w:t>
        </w:r>
        <w:proofErr w:type="spellStart"/>
        <w:r w:rsidRPr="002A069A">
          <w:rPr>
            <w:rStyle w:val="SubtleEmphasis"/>
            <w:rPrChange w:id="1637" w:author="Pedro Oliveira" w:date="2019-10-24T00:08:00Z">
              <w:rPr>
                <w:rFonts w:ascii="Times New Roman" w:eastAsia="Times New Roman" w:hAnsi="Times New Roman" w:cs="Times New Roman"/>
                <w:color w:val="000000"/>
                <w:sz w:val="20"/>
                <w:szCs w:val="20"/>
              </w:rPr>
            </w:rPrChange>
          </w:rPr>
          <w:t>trigg_iter</w:t>
        </w:r>
        <w:proofErr w:type="spellEnd"/>
        <w:r w:rsidRPr="002A069A">
          <w:rPr>
            <w:rStyle w:val="SubtleEmphasis"/>
            <w:rPrChange w:id="1638" w:author="Pedro Oliveira" w:date="2019-10-24T00:08:00Z">
              <w:rPr>
                <w:rFonts w:ascii="Times New Roman" w:eastAsia="Times New Roman" w:hAnsi="Times New Roman" w:cs="Times New Roman"/>
                <w:color w:val="000000"/>
                <w:sz w:val="20"/>
                <w:szCs w:val="20"/>
              </w:rPr>
            </w:rPrChange>
          </w:rPr>
          <w:t>)])</w:t>
        </w:r>
      </w:ins>
    </w:p>
    <w:p w14:paraId="0B1E578F" w14:textId="77777777" w:rsidR="002A069A" w:rsidRPr="002A069A" w:rsidRDefault="002A069A" w:rsidP="002A069A">
      <w:pPr>
        <w:spacing w:before="0" w:after="0" w:line="240" w:lineRule="auto"/>
        <w:rPr>
          <w:ins w:id="1639" w:author="Pedro Oliveira" w:date="2019-10-24T00:08:00Z"/>
          <w:rStyle w:val="SubtleEmphasis"/>
          <w:rPrChange w:id="1640" w:author="Pedro Oliveira" w:date="2019-10-24T00:08:00Z">
            <w:rPr>
              <w:ins w:id="1641" w:author="Pedro Oliveira" w:date="2019-10-24T00:08:00Z"/>
              <w:rFonts w:ascii="Times New Roman" w:eastAsia="Times New Roman" w:hAnsi="Times New Roman" w:cs="Times New Roman"/>
              <w:szCs w:val="24"/>
            </w:rPr>
          </w:rPrChange>
        </w:rPr>
      </w:pPr>
      <w:ins w:id="1642" w:author="Pedro Oliveira" w:date="2019-10-24T00:08:00Z">
        <w:r w:rsidRPr="002A069A">
          <w:rPr>
            <w:rStyle w:val="SubtleEmphasis"/>
            <w:rPrChange w:id="1643"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644"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645" w:author="Pedro Oliveira" w:date="2019-10-24T00:08:00Z">
              <w:rPr>
                <w:rFonts w:ascii="Times New Roman" w:eastAsia="Times New Roman" w:hAnsi="Times New Roman" w:cs="Times New Roman"/>
                <w:color w:val="000000"/>
                <w:sz w:val="20"/>
                <w:szCs w:val="20"/>
              </w:rPr>
            </w:rPrChange>
          </w:rPr>
          <w:t>(['#Sample= ' num2str(</w:t>
        </w:r>
        <w:proofErr w:type="spellStart"/>
        <w:r w:rsidRPr="002A069A">
          <w:rPr>
            <w:rStyle w:val="SubtleEmphasis"/>
            <w:rPrChange w:id="1646" w:author="Pedro Oliveira" w:date="2019-10-24T00:08:00Z">
              <w:rPr>
                <w:rFonts w:ascii="Times New Roman" w:eastAsia="Times New Roman" w:hAnsi="Times New Roman" w:cs="Times New Roman"/>
                <w:color w:val="000000"/>
                <w:sz w:val="20"/>
                <w:szCs w:val="20"/>
              </w:rPr>
            </w:rPrChange>
          </w:rPr>
          <w:t>data_iter</w:t>
        </w:r>
        <w:proofErr w:type="spellEnd"/>
        <w:r w:rsidRPr="002A069A">
          <w:rPr>
            <w:rStyle w:val="SubtleEmphasis"/>
            <w:rPrChange w:id="1647" w:author="Pedro Oliveira" w:date="2019-10-24T00:08:00Z">
              <w:rPr>
                <w:rFonts w:ascii="Times New Roman" w:eastAsia="Times New Roman" w:hAnsi="Times New Roman" w:cs="Times New Roman"/>
                <w:color w:val="000000"/>
                <w:sz w:val="20"/>
                <w:szCs w:val="20"/>
              </w:rPr>
            </w:rPrChange>
          </w:rPr>
          <w:t>)])</w:t>
        </w:r>
      </w:ins>
    </w:p>
    <w:p w14:paraId="2611B47C" w14:textId="77777777" w:rsidR="002A069A" w:rsidRPr="002A069A" w:rsidRDefault="002A069A" w:rsidP="002A069A">
      <w:pPr>
        <w:spacing w:before="0" w:after="0" w:line="240" w:lineRule="auto"/>
        <w:rPr>
          <w:ins w:id="1648" w:author="Pedro Oliveira" w:date="2019-10-24T00:08:00Z"/>
          <w:rStyle w:val="SubtleEmphasis"/>
          <w:rPrChange w:id="1649" w:author="Pedro Oliveira" w:date="2019-10-24T00:08:00Z">
            <w:rPr>
              <w:ins w:id="1650" w:author="Pedro Oliveira" w:date="2019-10-24T00:08:00Z"/>
              <w:rFonts w:ascii="Times New Roman" w:eastAsia="Times New Roman" w:hAnsi="Times New Roman" w:cs="Times New Roman"/>
              <w:szCs w:val="24"/>
            </w:rPr>
          </w:rPrChange>
        </w:rPr>
      </w:pPr>
      <w:ins w:id="1651" w:author="Pedro Oliveira" w:date="2019-10-24T00:08:00Z">
        <w:r w:rsidRPr="002A069A">
          <w:rPr>
            <w:rStyle w:val="SubtleEmphasis"/>
            <w:rPrChange w:id="1652" w:author="Pedro Oliveira" w:date="2019-10-24T00:08:00Z">
              <w:rPr>
                <w:rFonts w:ascii="Times New Roman" w:eastAsia="Times New Roman" w:hAnsi="Times New Roman" w:cs="Times New Roman"/>
                <w:color w:val="000000"/>
                <w:sz w:val="20"/>
                <w:szCs w:val="20"/>
              </w:rPr>
            </w:rPrChange>
          </w:rPr>
          <w:t>        end</w:t>
        </w:r>
      </w:ins>
    </w:p>
    <w:p w14:paraId="1045C0FB" w14:textId="77777777" w:rsidR="002A069A" w:rsidRPr="002A069A" w:rsidRDefault="002A069A" w:rsidP="002A069A">
      <w:pPr>
        <w:spacing w:before="0" w:after="0" w:line="240" w:lineRule="auto"/>
        <w:rPr>
          <w:ins w:id="1653" w:author="Pedro Oliveira" w:date="2019-10-24T00:08:00Z"/>
          <w:rStyle w:val="SubtleEmphasis"/>
          <w:rPrChange w:id="1654" w:author="Pedro Oliveira" w:date="2019-10-24T00:08:00Z">
            <w:rPr>
              <w:ins w:id="1655" w:author="Pedro Oliveira" w:date="2019-10-24T00:08:00Z"/>
              <w:rFonts w:ascii="Times New Roman" w:eastAsia="Times New Roman" w:hAnsi="Times New Roman" w:cs="Times New Roman"/>
              <w:szCs w:val="24"/>
            </w:rPr>
          </w:rPrChange>
        </w:rPr>
      </w:pPr>
      <w:ins w:id="1656" w:author="Pedro Oliveira" w:date="2019-10-24T00:08:00Z">
        <w:r w:rsidRPr="002A069A">
          <w:rPr>
            <w:rStyle w:val="SubtleEmphasis"/>
            <w:rPrChange w:id="1657" w:author="Pedro Oliveira" w:date="2019-10-24T00:08:00Z">
              <w:rPr>
                <w:rFonts w:ascii="Times New Roman" w:eastAsia="Times New Roman" w:hAnsi="Times New Roman" w:cs="Times New Roman"/>
                <w:color w:val="000000"/>
                <w:sz w:val="20"/>
                <w:szCs w:val="20"/>
              </w:rPr>
            </w:rPrChange>
          </w:rPr>
          <w:t>    end</w:t>
        </w:r>
      </w:ins>
    </w:p>
    <w:p w14:paraId="5F091F0B" w14:textId="77777777" w:rsidR="002A069A" w:rsidRPr="002A069A" w:rsidRDefault="002A069A" w:rsidP="002A069A">
      <w:pPr>
        <w:spacing w:before="0" w:after="0" w:line="240" w:lineRule="auto"/>
        <w:rPr>
          <w:ins w:id="1658" w:author="Pedro Oliveira" w:date="2019-10-24T00:08:00Z"/>
          <w:rStyle w:val="SubtleEmphasis"/>
          <w:rPrChange w:id="1659" w:author="Pedro Oliveira" w:date="2019-10-24T00:08:00Z">
            <w:rPr>
              <w:ins w:id="1660" w:author="Pedro Oliveira" w:date="2019-10-24T00:08:00Z"/>
              <w:rFonts w:ascii="Times New Roman" w:eastAsia="Times New Roman" w:hAnsi="Times New Roman" w:cs="Times New Roman"/>
              <w:szCs w:val="24"/>
            </w:rPr>
          </w:rPrChange>
        </w:rPr>
      </w:pPr>
      <w:ins w:id="1661" w:author="Pedro Oliveira" w:date="2019-10-24T00:08:00Z">
        <w:r w:rsidRPr="002A069A">
          <w:rPr>
            <w:rStyle w:val="SubtleEmphasis"/>
            <w:rPrChange w:id="1662"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663" w:author="Pedro Oliveira" w:date="2019-10-24T00:08:00Z">
              <w:rPr>
                <w:rFonts w:ascii="Times New Roman" w:eastAsia="Times New Roman" w:hAnsi="Times New Roman" w:cs="Times New Roman"/>
                <w:color w:val="000000"/>
                <w:sz w:val="20"/>
                <w:szCs w:val="20"/>
              </w:rPr>
            </w:rPrChange>
          </w:rPr>
          <w:t>salva</w:t>
        </w:r>
        <w:proofErr w:type="spellEnd"/>
        <w:r w:rsidRPr="002A069A">
          <w:rPr>
            <w:rStyle w:val="SubtleEmphasis"/>
            <w:rPrChange w:id="166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665" w:author="Pedro Oliveira" w:date="2019-10-24T00:08:00Z">
              <w:rPr>
                <w:rFonts w:ascii="Times New Roman" w:eastAsia="Times New Roman" w:hAnsi="Times New Roman" w:cs="Times New Roman"/>
                <w:color w:val="000000"/>
                <w:sz w:val="20"/>
                <w:szCs w:val="20"/>
              </w:rPr>
            </w:rPrChange>
          </w:rPr>
          <w:t>os</w:t>
        </w:r>
        <w:proofErr w:type="spellEnd"/>
        <w:r w:rsidRPr="002A069A">
          <w:rPr>
            <w:rStyle w:val="SubtleEmphasis"/>
            <w:rPrChange w:id="1666" w:author="Pedro Oliveira" w:date="2019-10-24T00:08:00Z">
              <w:rPr>
                <w:rFonts w:ascii="Times New Roman" w:eastAsia="Times New Roman" w:hAnsi="Times New Roman" w:cs="Times New Roman"/>
                <w:color w:val="000000"/>
                <w:sz w:val="20"/>
                <w:szCs w:val="20"/>
              </w:rPr>
            </w:rPrChange>
          </w:rPr>
          <w:t xml:space="preserve"> dados</w:t>
        </w:r>
      </w:ins>
    </w:p>
    <w:p w14:paraId="7BF8DC3C" w14:textId="77777777" w:rsidR="002A069A" w:rsidRPr="002A069A" w:rsidRDefault="002A069A" w:rsidP="002A069A">
      <w:pPr>
        <w:spacing w:before="0" w:after="0" w:line="240" w:lineRule="auto"/>
        <w:rPr>
          <w:ins w:id="1667" w:author="Pedro Oliveira" w:date="2019-10-24T00:08:00Z"/>
          <w:rStyle w:val="SubtleEmphasis"/>
          <w:rPrChange w:id="1668" w:author="Pedro Oliveira" w:date="2019-10-24T00:08:00Z">
            <w:rPr>
              <w:ins w:id="1669" w:author="Pedro Oliveira" w:date="2019-10-24T00:08:00Z"/>
              <w:rFonts w:ascii="Times New Roman" w:eastAsia="Times New Roman" w:hAnsi="Times New Roman" w:cs="Times New Roman"/>
              <w:szCs w:val="24"/>
            </w:rPr>
          </w:rPrChange>
        </w:rPr>
      </w:pPr>
      <w:ins w:id="1670" w:author="Pedro Oliveira" w:date="2019-10-24T00:08:00Z">
        <w:r w:rsidRPr="002A069A">
          <w:rPr>
            <w:rStyle w:val="SubtleEmphasis"/>
            <w:rPrChange w:id="1671"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672" w:author="Pedro Oliveira" w:date="2019-10-24T00:08:00Z">
              <w:rPr>
                <w:rFonts w:ascii="Times New Roman" w:eastAsia="Times New Roman" w:hAnsi="Times New Roman" w:cs="Times New Roman"/>
                <w:color w:val="000000"/>
                <w:sz w:val="20"/>
                <w:szCs w:val="20"/>
              </w:rPr>
            </w:rPrChange>
          </w:rPr>
          <w:t>saved_data</w:t>
        </w:r>
        <w:proofErr w:type="spellEnd"/>
        <w:r w:rsidRPr="002A069A">
          <w:rPr>
            <w:rStyle w:val="SubtleEmphasis"/>
            <w:rPrChange w:id="1673"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674" w:author="Pedro Oliveira" w:date="2019-10-24T00:08:00Z">
              <w:rPr>
                <w:rFonts w:ascii="Times New Roman" w:eastAsia="Times New Roman" w:hAnsi="Times New Roman" w:cs="Times New Roman"/>
                <w:color w:val="000000"/>
                <w:sz w:val="20"/>
                <w:szCs w:val="20"/>
              </w:rPr>
            </w:rPrChange>
          </w:rPr>
          <w:t>outpt_vector</w:t>
        </w:r>
        <w:proofErr w:type="spellEnd"/>
        <w:proofErr w:type="gramStart"/>
        <w:r w:rsidRPr="002A069A">
          <w:rPr>
            <w:rStyle w:val="SubtleEmphasis"/>
            <w:rPrChange w:id="1675" w:author="Pedro Oliveira" w:date="2019-10-24T00:08:00Z">
              <w:rPr>
                <w:rFonts w:ascii="Times New Roman" w:eastAsia="Times New Roman" w:hAnsi="Times New Roman" w:cs="Times New Roman"/>
                <w:color w:val="000000"/>
                <w:sz w:val="20"/>
                <w:szCs w:val="20"/>
              </w:rPr>
            </w:rPrChange>
          </w:rPr>
          <w:t>(:,</w:t>
        </w:r>
        <w:proofErr w:type="gramEnd"/>
        <w:r w:rsidRPr="002A069A">
          <w:rPr>
            <w:rStyle w:val="SubtleEmphasis"/>
            <w:rPrChange w:id="1676" w:author="Pedro Oliveira" w:date="2019-10-24T00:08:00Z">
              <w:rPr>
                <w:rFonts w:ascii="Times New Roman" w:eastAsia="Times New Roman" w:hAnsi="Times New Roman" w:cs="Times New Roman"/>
                <w:color w:val="000000"/>
                <w:sz w:val="20"/>
                <w:szCs w:val="20"/>
              </w:rPr>
            </w:rPrChange>
          </w:rPr>
          <w:t xml:space="preserve">2:8); % Salva </w:t>
        </w:r>
        <w:proofErr w:type="spellStart"/>
        <w:r w:rsidRPr="002A069A">
          <w:rPr>
            <w:rStyle w:val="SubtleEmphasis"/>
            <w:rPrChange w:id="1677" w:author="Pedro Oliveira" w:date="2019-10-24T00:08:00Z">
              <w:rPr>
                <w:rFonts w:ascii="Times New Roman" w:eastAsia="Times New Roman" w:hAnsi="Times New Roman" w:cs="Times New Roman"/>
                <w:color w:val="000000"/>
                <w:sz w:val="20"/>
                <w:szCs w:val="20"/>
              </w:rPr>
            </w:rPrChange>
          </w:rPr>
          <w:t>todos</w:t>
        </w:r>
        <w:proofErr w:type="spellEnd"/>
        <w:r w:rsidRPr="002A069A">
          <w:rPr>
            <w:rStyle w:val="SubtleEmphasis"/>
            <w:rPrChange w:id="1678"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679" w:author="Pedro Oliveira" w:date="2019-10-24T00:08:00Z">
              <w:rPr>
                <w:rFonts w:ascii="Times New Roman" w:eastAsia="Times New Roman" w:hAnsi="Times New Roman" w:cs="Times New Roman"/>
                <w:color w:val="000000"/>
                <w:sz w:val="20"/>
                <w:szCs w:val="20"/>
              </w:rPr>
            </w:rPrChange>
          </w:rPr>
          <w:t>os</w:t>
        </w:r>
        <w:proofErr w:type="spellEnd"/>
        <w:r w:rsidRPr="002A069A">
          <w:rPr>
            <w:rStyle w:val="SubtleEmphasis"/>
            <w:rPrChange w:id="1680"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681" w:author="Pedro Oliveira" w:date="2019-10-24T00:08:00Z">
              <w:rPr>
                <w:rFonts w:ascii="Times New Roman" w:eastAsia="Times New Roman" w:hAnsi="Times New Roman" w:cs="Times New Roman"/>
                <w:color w:val="000000"/>
                <w:sz w:val="20"/>
                <w:szCs w:val="20"/>
              </w:rPr>
            </w:rPrChange>
          </w:rPr>
          <w:t>canais</w:t>
        </w:r>
        <w:proofErr w:type="spellEnd"/>
        <w:r w:rsidRPr="002A069A">
          <w:rPr>
            <w:rStyle w:val="SubtleEmphasis"/>
            <w:rPrChange w:id="1682" w:author="Pedro Oliveira" w:date="2019-10-24T00:08:00Z">
              <w:rPr>
                <w:rFonts w:ascii="Times New Roman" w:eastAsia="Times New Roman" w:hAnsi="Times New Roman" w:cs="Times New Roman"/>
                <w:color w:val="000000"/>
                <w:sz w:val="20"/>
                <w:szCs w:val="20"/>
              </w:rPr>
            </w:rPrChange>
          </w:rPr>
          <w:t xml:space="preserve"> com </w:t>
        </w:r>
        <w:proofErr w:type="spellStart"/>
        <w:r w:rsidRPr="002A069A">
          <w:rPr>
            <w:rStyle w:val="SubtleEmphasis"/>
            <w:rPrChange w:id="1683" w:author="Pedro Oliveira" w:date="2019-10-24T00:08:00Z">
              <w:rPr>
                <w:rFonts w:ascii="Times New Roman" w:eastAsia="Times New Roman" w:hAnsi="Times New Roman" w:cs="Times New Roman"/>
                <w:color w:val="000000"/>
                <w:sz w:val="20"/>
                <w:szCs w:val="20"/>
              </w:rPr>
            </w:rPrChange>
          </w:rPr>
          <w:t>excessão</w:t>
        </w:r>
        <w:proofErr w:type="spellEnd"/>
        <w:r w:rsidRPr="002A069A">
          <w:rPr>
            <w:rStyle w:val="SubtleEmphasis"/>
            <w:rPrChange w:id="1684" w:author="Pedro Oliveira" w:date="2019-10-24T00:08:00Z">
              <w:rPr>
                <w:rFonts w:ascii="Times New Roman" w:eastAsia="Times New Roman" w:hAnsi="Times New Roman" w:cs="Times New Roman"/>
                <w:color w:val="000000"/>
                <w:sz w:val="20"/>
                <w:szCs w:val="20"/>
              </w:rPr>
            </w:rPrChange>
          </w:rPr>
          <w:t xml:space="preserve"> do A</w:t>
        </w:r>
      </w:ins>
    </w:p>
    <w:p w14:paraId="1525D193" w14:textId="77777777" w:rsidR="002A069A" w:rsidRPr="002A069A" w:rsidRDefault="002A069A" w:rsidP="002A069A">
      <w:pPr>
        <w:spacing w:before="0" w:after="0" w:line="240" w:lineRule="auto"/>
        <w:rPr>
          <w:ins w:id="1685" w:author="Pedro Oliveira" w:date="2019-10-24T00:08:00Z"/>
          <w:rStyle w:val="SubtleEmphasis"/>
          <w:rPrChange w:id="1686" w:author="Pedro Oliveira" w:date="2019-10-24T00:08:00Z">
            <w:rPr>
              <w:ins w:id="1687" w:author="Pedro Oliveira" w:date="2019-10-24T00:08:00Z"/>
              <w:rFonts w:ascii="Times New Roman" w:eastAsia="Times New Roman" w:hAnsi="Times New Roman" w:cs="Times New Roman"/>
              <w:szCs w:val="24"/>
            </w:rPr>
          </w:rPrChange>
        </w:rPr>
      </w:pPr>
      <w:ins w:id="1688" w:author="Pedro Oliveira" w:date="2019-10-24T00:08:00Z">
        <w:r w:rsidRPr="002A069A">
          <w:rPr>
            <w:rStyle w:val="SubtleEmphasis"/>
            <w:rPrChange w:id="1689"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690" w:author="Pedro Oliveira" w:date="2019-10-24T00:08:00Z">
              <w:rPr>
                <w:rFonts w:ascii="Times New Roman" w:eastAsia="Times New Roman" w:hAnsi="Times New Roman" w:cs="Times New Roman"/>
                <w:color w:val="000000"/>
                <w:sz w:val="20"/>
                <w:szCs w:val="20"/>
              </w:rPr>
            </w:rPrChange>
          </w:rPr>
          <w:t>saved_data</w:t>
        </w:r>
        <w:proofErr w:type="spellEnd"/>
        <w:r w:rsidRPr="002A069A">
          <w:rPr>
            <w:rStyle w:val="SubtleEmphasis"/>
            <w:rPrChange w:id="1691"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692"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693" w:author="Pedro Oliveira" w:date="2019-10-24T00:08:00Z">
              <w:rPr>
                <w:rFonts w:ascii="Times New Roman" w:eastAsia="Times New Roman" w:hAnsi="Times New Roman" w:cs="Times New Roman"/>
                <w:color w:val="000000"/>
                <w:sz w:val="20"/>
                <w:szCs w:val="20"/>
              </w:rPr>
            </w:rPrChange>
          </w:rPr>
          <w:t>(2:end,2:8);</w:t>
        </w:r>
      </w:ins>
    </w:p>
    <w:p w14:paraId="66E5BDE8" w14:textId="77777777" w:rsidR="002A069A" w:rsidRPr="002A069A" w:rsidRDefault="002A069A" w:rsidP="002A069A">
      <w:pPr>
        <w:spacing w:before="0" w:after="0" w:line="240" w:lineRule="auto"/>
        <w:rPr>
          <w:ins w:id="1694" w:author="Pedro Oliveira" w:date="2019-10-24T00:08:00Z"/>
          <w:rStyle w:val="SubtleEmphasis"/>
          <w:rPrChange w:id="1695" w:author="Pedro Oliveira" w:date="2019-10-24T00:08:00Z">
            <w:rPr>
              <w:ins w:id="1696" w:author="Pedro Oliveira" w:date="2019-10-24T00:08:00Z"/>
              <w:rFonts w:ascii="Times New Roman" w:eastAsia="Times New Roman" w:hAnsi="Times New Roman" w:cs="Times New Roman"/>
              <w:szCs w:val="24"/>
            </w:rPr>
          </w:rPrChange>
        </w:rPr>
      </w:pPr>
      <w:ins w:id="1697" w:author="Pedro Oliveira" w:date="2019-10-24T00:08:00Z">
        <w:r w:rsidRPr="002A069A">
          <w:rPr>
            <w:rStyle w:val="SubtleEmphasis"/>
            <w:rPrChange w:id="1698" w:author="Pedro Oliveira" w:date="2019-10-24T00:08:00Z">
              <w:rPr>
                <w:rFonts w:ascii="Times New Roman" w:eastAsia="Times New Roman" w:hAnsi="Times New Roman" w:cs="Times New Roman"/>
                <w:color w:val="000000"/>
                <w:sz w:val="20"/>
                <w:szCs w:val="20"/>
              </w:rPr>
            </w:rPrChange>
          </w:rPr>
          <w:t>    save(</w:t>
        </w:r>
        <w:proofErr w:type="spellStart"/>
        <w:r w:rsidRPr="002A069A">
          <w:rPr>
            <w:rStyle w:val="SubtleEmphasis"/>
            <w:rPrChange w:id="1699" w:author="Pedro Oliveira" w:date="2019-10-24T00:08:00Z">
              <w:rPr>
                <w:rFonts w:ascii="Times New Roman" w:eastAsia="Times New Roman" w:hAnsi="Times New Roman" w:cs="Times New Roman"/>
                <w:color w:val="000000"/>
                <w:sz w:val="20"/>
                <w:szCs w:val="20"/>
              </w:rPr>
            </w:rPrChange>
          </w:rPr>
          <w:t>txtfile</w:t>
        </w:r>
        <w:proofErr w:type="spellEnd"/>
        <w:r w:rsidRPr="002A069A">
          <w:rPr>
            <w:rStyle w:val="SubtleEmphasis"/>
            <w:rPrChange w:id="1700"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701" w:author="Pedro Oliveira" w:date="2019-10-24T00:08:00Z">
              <w:rPr>
                <w:rFonts w:ascii="Times New Roman" w:eastAsia="Times New Roman" w:hAnsi="Times New Roman" w:cs="Times New Roman"/>
                <w:color w:val="000000"/>
                <w:sz w:val="20"/>
                <w:szCs w:val="20"/>
              </w:rPr>
            </w:rPrChange>
          </w:rPr>
          <w:t>saved_data</w:t>
        </w:r>
        <w:proofErr w:type="spellEnd"/>
        <w:r w:rsidRPr="002A069A">
          <w:rPr>
            <w:rStyle w:val="SubtleEmphasis"/>
            <w:rPrChange w:id="1702" w:author="Pedro Oliveira" w:date="2019-10-24T00:08:00Z">
              <w:rPr>
                <w:rFonts w:ascii="Times New Roman" w:eastAsia="Times New Roman" w:hAnsi="Times New Roman" w:cs="Times New Roman"/>
                <w:color w:val="000000"/>
                <w:sz w:val="20"/>
                <w:szCs w:val="20"/>
              </w:rPr>
            </w:rPrChange>
          </w:rPr>
          <w:t>','-ASCII', '-append');</w:t>
        </w:r>
      </w:ins>
    </w:p>
    <w:p w14:paraId="16B34E64" w14:textId="77777777" w:rsidR="002A069A" w:rsidRPr="002A069A" w:rsidRDefault="002A069A" w:rsidP="002A069A">
      <w:pPr>
        <w:spacing w:before="0" w:after="0" w:line="240" w:lineRule="auto"/>
        <w:rPr>
          <w:ins w:id="1703" w:author="Pedro Oliveira" w:date="2019-10-24T00:08:00Z"/>
          <w:rStyle w:val="SubtleEmphasis"/>
          <w:rPrChange w:id="1704" w:author="Pedro Oliveira" w:date="2019-10-24T00:08:00Z">
            <w:rPr>
              <w:ins w:id="1705" w:author="Pedro Oliveira" w:date="2019-10-24T00:08:00Z"/>
              <w:rFonts w:ascii="Times New Roman" w:eastAsia="Times New Roman" w:hAnsi="Times New Roman" w:cs="Times New Roman"/>
              <w:szCs w:val="24"/>
            </w:rPr>
          </w:rPrChange>
        </w:rPr>
      </w:pPr>
      <w:ins w:id="1706" w:author="Pedro Oliveira" w:date="2019-10-24T00:08:00Z">
        <w:r w:rsidRPr="002A069A">
          <w:rPr>
            <w:rStyle w:val="SubtleEmphasis"/>
            <w:rPrChange w:id="1707" w:author="Pedro Oliveira" w:date="2019-10-24T00:08:00Z">
              <w:rPr>
                <w:rFonts w:ascii="Times New Roman" w:eastAsia="Times New Roman" w:hAnsi="Times New Roman" w:cs="Times New Roman"/>
                <w:color w:val="000000"/>
                <w:sz w:val="20"/>
                <w:szCs w:val="20"/>
              </w:rPr>
            </w:rPrChange>
          </w:rPr>
          <w:t>   %save(datafile,'</w:t>
        </w:r>
        <w:proofErr w:type="spellStart"/>
        <w:r w:rsidRPr="002A069A">
          <w:rPr>
            <w:rStyle w:val="SubtleEmphasis"/>
            <w:rPrChange w:id="1708" w:author="Pedro Oliveira" w:date="2019-10-24T00:08:00Z">
              <w:rPr>
                <w:rFonts w:ascii="Times New Roman" w:eastAsia="Times New Roman" w:hAnsi="Times New Roman" w:cs="Times New Roman"/>
                <w:color w:val="000000"/>
                <w:sz w:val="20"/>
                <w:szCs w:val="20"/>
              </w:rPr>
            </w:rPrChange>
          </w:rPr>
          <w:t>saved_data</w:t>
        </w:r>
        <w:proofErr w:type="spellEnd"/>
        <w:r w:rsidRPr="002A069A">
          <w:rPr>
            <w:rStyle w:val="SubtleEmphasis"/>
            <w:rPrChange w:id="1709" w:author="Pedro Oliveira" w:date="2019-10-24T00:08:00Z">
              <w:rPr>
                <w:rFonts w:ascii="Times New Roman" w:eastAsia="Times New Roman" w:hAnsi="Times New Roman" w:cs="Times New Roman"/>
                <w:color w:val="000000"/>
                <w:sz w:val="20"/>
                <w:szCs w:val="20"/>
              </w:rPr>
            </w:rPrChange>
          </w:rPr>
          <w:t>','-ASCII','-append');</w:t>
        </w:r>
      </w:ins>
    </w:p>
    <w:p w14:paraId="77D31563" w14:textId="77777777" w:rsidR="002A069A" w:rsidRPr="002A069A" w:rsidRDefault="002A069A" w:rsidP="002A069A">
      <w:pPr>
        <w:spacing w:before="0" w:after="0" w:line="240" w:lineRule="auto"/>
        <w:rPr>
          <w:ins w:id="1710" w:author="Pedro Oliveira" w:date="2019-10-24T00:08:00Z"/>
          <w:rStyle w:val="SubtleEmphasis"/>
          <w:rPrChange w:id="1711" w:author="Pedro Oliveira" w:date="2019-10-24T00:08:00Z">
            <w:rPr>
              <w:ins w:id="1712" w:author="Pedro Oliveira" w:date="2019-10-24T00:08:00Z"/>
              <w:rFonts w:ascii="Times New Roman" w:eastAsia="Times New Roman" w:hAnsi="Times New Roman" w:cs="Times New Roman"/>
              <w:szCs w:val="24"/>
            </w:rPr>
          </w:rPrChange>
        </w:rPr>
      </w:pPr>
      <w:ins w:id="1713" w:author="Pedro Oliveira" w:date="2019-10-24T00:08:00Z">
        <w:r w:rsidRPr="002A069A">
          <w:rPr>
            <w:rStyle w:val="SubtleEmphasis"/>
            <w:rPrChange w:id="1714"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715"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716"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1717"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718" w:author="Pedro Oliveira" w:date="2019-10-24T00:08:00Z">
              <w:rPr>
                <w:rFonts w:ascii="Times New Roman" w:eastAsia="Times New Roman" w:hAnsi="Times New Roman" w:cs="Times New Roman"/>
                <w:color w:val="000000"/>
                <w:sz w:val="20"/>
                <w:szCs w:val="20"/>
              </w:rPr>
            </w:rPrChange>
          </w:rPr>
          <w:t>);</w:t>
        </w:r>
      </w:ins>
    </w:p>
    <w:p w14:paraId="77E8669B" w14:textId="77777777" w:rsidR="002A069A" w:rsidRPr="002A069A" w:rsidRDefault="002A069A" w:rsidP="002A069A">
      <w:pPr>
        <w:spacing w:before="0" w:after="0" w:line="240" w:lineRule="auto"/>
        <w:rPr>
          <w:ins w:id="1719" w:author="Pedro Oliveira" w:date="2019-10-24T00:08:00Z"/>
          <w:rStyle w:val="SubtleEmphasis"/>
          <w:rPrChange w:id="1720" w:author="Pedro Oliveira" w:date="2019-10-24T00:08:00Z">
            <w:rPr>
              <w:ins w:id="1721" w:author="Pedro Oliveira" w:date="2019-10-24T00:08:00Z"/>
              <w:rFonts w:ascii="Times New Roman" w:eastAsia="Times New Roman" w:hAnsi="Times New Roman" w:cs="Times New Roman"/>
              <w:szCs w:val="24"/>
            </w:rPr>
          </w:rPrChange>
        </w:rPr>
      </w:pPr>
      <w:ins w:id="1722" w:author="Pedro Oliveira" w:date="2019-10-24T00:08:00Z">
        <w:r w:rsidRPr="002A069A">
          <w:rPr>
            <w:rStyle w:val="SubtleEmphasis"/>
            <w:rPrChange w:id="1723"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724" w:author="Pedro Oliveira" w:date="2019-10-24T00:08:00Z">
              <w:rPr>
                <w:rFonts w:ascii="Times New Roman" w:eastAsia="Times New Roman" w:hAnsi="Times New Roman" w:cs="Times New Roman"/>
                <w:color w:val="000000"/>
                <w:sz w:val="20"/>
                <w:szCs w:val="20"/>
              </w:rPr>
            </w:rPrChange>
          </w:rPr>
          <w:t>flushinput</w:t>
        </w:r>
        <w:proofErr w:type="spellEnd"/>
        <w:r w:rsidRPr="002A069A">
          <w:rPr>
            <w:rStyle w:val="SubtleEmphasis"/>
            <w:rPrChange w:id="1725" w:author="Pedro Oliveira" w:date="2019-10-24T00:08:00Z">
              <w:rPr>
                <w:rFonts w:ascii="Times New Roman" w:eastAsia="Times New Roman" w:hAnsi="Times New Roman" w:cs="Times New Roman"/>
                <w:color w:val="000000"/>
                <w:sz w:val="20"/>
                <w:szCs w:val="20"/>
              </w:rPr>
            </w:rPrChange>
          </w:rPr>
          <w:t>(s);</w:t>
        </w:r>
      </w:ins>
    </w:p>
    <w:p w14:paraId="29B53B07" w14:textId="77777777" w:rsidR="002A069A" w:rsidRPr="002A069A" w:rsidRDefault="002A069A" w:rsidP="002A069A">
      <w:pPr>
        <w:spacing w:before="0" w:after="0" w:line="240" w:lineRule="auto"/>
        <w:rPr>
          <w:ins w:id="1726" w:author="Pedro Oliveira" w:date="2019-10-24T00:08:00Z"/>
          <w:rStyle w:val="SubtleEmphasis"/>
          <w:rPrChange w:id="1727" w:author="Pedro Oliveira" w:date="2019-10-24T00:08:00Z">
            <w:rPr>
              <w:ins w:id="1728" w:author="Pedro Oliveira" w:date="2019-10-24T00:08:00Z"/>
              <w:rFonts w:ascii="Times New Roman" w:eastAsia="Times New Roman" w:hAnsi="Times New Roman" w:cs="Times New Roman"/>
              <w:szCs w:val="24"/>
            </w:rPr>
          </w:rPrChange>
        </w:rPr>
      </w:pPr>
      <w:ins w:id="1729" w:author="Pedro Oliveira" w:date="2019-10-24T00:08:00Z">
        <w:r w:rsidRPr="002A069A">
          <w:rPr>
            <w:rStyle w:val="SubtleEmphasis"/>
            <w:rPrChange w:id="1730" w:author="Pedro Oliveira" w:date="2019-10-24T00:08:00Z">
              <w:rPr>
                <w:rFonts w:ascii="Times New Roman" w:eastAsia="Times New Roman" w:hAnsi="Times New Roman" w:cs="Times New Roman"/>
                <w:color w:val="000000"/>
                <w:sz w:val="20"/>
                <w:szCs w:val="20"/>
              </w:rPr>
            </w:rPrChange>
          </w:rPr>
          <w:t>    </w:t>
        </w:r>
      </w:ins>
    </w:p>
    <w:p w14:paraId="28A6329E" w14:textId="77777777" w:rsidR="002A069A" w:rsidRPr="002A069A" w:rsidRDefault="002A069A" w:rsidP="002A069A">
      <w:pPr>
        <w:spacing w:before="0" w:after="0" w:line="240" w:lineRule="auto"/>
        <w:rPr>
          <w:ins w:id="1731" w:author="Pedro Oliveira" w:date="2019-10-24T00:08:00Z"/>
          <w:rStyle w:val="SubtleEmphasis"/>
          <w:rPrChange w:id="1732" w:author="Pedro Oliveira" w:date="2019-10-24T00:08:00Z">
            <w:rPr>
              <w:ins w:id="1733" w:author="Pedro Oliveira" w:date="2019-10-24T00:08:00Z"/>
              <w:rFonts w:ascii="Times New Roman" w:eastAsia="Times New Roman" w:hAnsi="Times New Roman" w:cs="Times New Roman"/>
              <w:szCs w:val="24"/>
            </w:rPr>
          </w:rPrChange>
        </w:rPr>
      </w:pPr>
      <w:ins w:id="1734" w:author="Pedro Oliveira" w:date="2019-10-24T00:08:00Z">
        <w:r w:rsidRPr="002A069A">
          <w:rPr>
            <w:rStyle w:val="SubtleEmphasis"/>
            <w:rPrChange w:id="1735"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736" w:author="Pedro Oliveira" w:date="2019-10-24T00:08:00Z">
              <w:rPr>
                <w:rFonts w:ascii="Times New Roman" w:eastAsia="Times New Roman" w:hAnsi="Times New Roman" w:cs="Times New Roman"/>
                <w:color w:val="000000"/>
                <w:sz w:val="20"/>
                <w:szCs w:val="20"/>
              </w:rPr>
            </w:rPrChange>
          </w:rPr>
          <w:t>set_iter</w:t>
        </w:r>
        <w:proofErr w:type="spellEnd"/>
        <w:r w:rsidRPr="002A069A">
          <w:rPr>
            <w:rStyle w:val="SubtleEmphasis"/>
            <w:rPrChange w:id="1737" w:author="Pedro Oliveira" w:date="2019-10-24T00:08:00Z">
              <w:rPr>
                <w:rFonts w:ascii="Times New Roman" w:eastAsia="Times New Roman" w:hAnsi="Times New Roman" w:cs="Times New Roman"/>
                <w:color w:val="000000"/>
                <w:sz w:val="20"/>
                <w:szCs w:val="20"/>
              </w:rPr>
            </w:rPrChange>
          </w:rPr>
          <w:t>  = 0;</w:t>
        </w:r>
      </w:ins>
    </w:p>
    <w:p w14:paraId="0AF09E49" w14:textId="77777777" w:rsidR="002A069A" w:rsidRPr="002A069A" w:rsidRDefault="002A069A" w:rsidP="002A069A">
      <w:pPr>
        <w:spacing w:before="0" w:after="0" w:line="240" w:lineRule="auto"/>
        <w:jc w:val="left"/>
        <w:rPr>
          <w:ins w:id="1738" w:author="Pedro Oliveira" w:date="2019-10-24T00:08:00Z"/>
          <w:rStyle w:val="SubtleEmphasis"/>
          <w:rPrChange w:id="1739" w:author="Pedro Oliveira" w:date="2019-10-24T00:08:00Z">
            <w:rPr>
              <w:ins w:id="1740" w:author="Pedro Oliveira" w:date="2019-10-24T00:08:00Z"/>
              <w:rFonts w:ascii="Times New Roman" w:eastAsia="Times New Roman" w:hAnsi="Times New Roman" w:cs="Times New Roman"/>
              <w:szCs w:val="24"/>
            </w:rPr>
          </w:rPrChange>
        </w:rPr>
      </w:pPr>
    </w:p>
    <w:p w14:paraId="4BF5038D" w14:textId="77777777" w:rsidR="002A069A" w:rsidRPr="002A069A" w:rsidRDefault="002A069A" w:rsidP="002A069A">
      <w:pPr>
        <w:spacing w:before="0" w:after="0" w:line="240" w:lineRule="auto"/>
        <w:rPr>
          <w:ins w:id="1741" w:author="Pedro Oliveira" w:date="2019-10-24T00:08:00Z"/>
          <w:rStyle w:val="SubtleEmphasis"/>
          <w:rPrChange w:id="1742" w:author="Pedro Oliveira" w:date="2019-10-24T00:08:00Z">
            <w:rPr>
              <w:ins w:id="1743" w:author="Pedro Oliveira" w:date="2019-10-24T00:08:00Z"/>
              <w:rFonts w:ascii="Times New Roman" w:eastAsia="Times New Roman" w:hAnsi="Times New Roman" w:cs="Times New Roman"/>
              <w:szCs w:val="24"/>
            </w:rPr>
          </w:rPrChange>
        </w:rPr>
      </w:pPr>
      <w:ins w:id="1744" w:author="Pedro Oliveira" w:date="2019-10-24T00:08:00Z">
        <w:r w:rsidRPr="002A069A">
          <w:rPr>
            <w:rStyle w:val="SubtleEmphasis"/>
            <w:rPrChange w:id="1745" w:author="Pedro Oliveira" w:date="2019-10-24T00:08:00Z">
              <w:rPr>
                <w:rFonts w:ascii="Times New Roman" w:eastAsia="Times New Roman" w:hAnsi="Times New Roman" w:cs="Times New Roman"/>
                <w:color w:val="000000"/>
                <w:sz w:val="20"/>
                <w:szCs w:val="20"/>
              </w:rPr>
            </w:rPrChange>
          </w:rPr>
          <w:t>    </w:t>
        </w:r>
      </w:ins>
    </w:p>
    <w:p w14:paraId="1196186F" w14:textId="77777777" w:rsidR="002A069A" w:rsidRPr="002A069A" w:rsidRDefault="002A069A" w:rsidP="002A069A">
      <w:pPr>
        <w:spacing w:before="0" w:after="0" w:line="240" w:lineRule="auto"/>
        <w:rPr>
          <w:ins w:id="1746" w:author="Pedro Oliveira" w:date="2019-10-24T00:08:00Z"/>
          <w:rStyle w:val="SubtleEmphasis"/>
          <w:rPrChange w:id="1747" w:author="Pedro Oliveira" w:date="2019-10-24T00:08:00Z">
            <w:rPr>
              <w:ins w:id="1748" w:author="Pedro Oliveira" w:date="2019-10-24T00:08:00Z"/>
              <w:rFonts w:ascii="Times New Roman" w:eastAsia="Times New Roman" w:hAnsi="Times New Roman" w:cs="Times New Roman"/>
              <w:szCs w:val="24"/>
            </w:rPr>
          </w:rPrChange>
        </w:rPr>
      </w:pPr>
      <w:ins w:id="1749" w:author="Pedro Oliveira" w:date="2019-10-24T00:08:00Z">
        <w:r w:rsidRPr="002A069A">
          <w:rPr>
            <w:rStyle w:val="SubtleEmphasis"/>
            <w:rPrChange w:id="1750"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751" w:author="Pedro Oliveira" w:date="2019-10-24T00:08:00Z">
              <w:rPr>
                <w:rFonts w:ascii="Times New Roman" w:eastAsia="Times New Roman" w:hAnsi="Times New Roman" w:cs="Times New Roman"/>
                <w:color w:val="000000"/>
                <w:sz w:val="20"/>
                <w:szCs w:val="20"/>
              </w:rPr>
            </w:rPrChange>
          </w:rPr>
          <w:t>Pós</w:t>
        </w:r>
        <w:proofErr w:type="spellEnd"/>
        <w:r w:rsidRPr="002A069A">
          <w:rPr>
            <w:rStyle w:val="SubtleEmphasis"/>
            <w:rPrChange w:id="1752"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753" w:author="Pedro Oliveira" w:date="2019-10-24T00:08:00Z">
              <w:rPr>
                <w:rFonts w:ascii="Times New Roman" w:eastAsia="Times New Roman" w:hAnsi="Times New Roman" w:cs="Times New Roman"/>
                <w:color w:val="000000"/>
                <w:sz w:val="20"/>
                <w:szCs w:val="20"/>
              </w:rPr>
            </w:rPrChange>
          </w:rPr>
          <w:t>processamento</w:t>
        </w:r>
        <w:proofErr w:type="spellEnd"/>
      </w:ins>
    </w:p>
    <w:p w14:paraId="4634167E" w14:textId="77777777" w:rsidR="002A069A" w:rsidRPr="002A069A" w:rsidRDefault="002A069A" w:rsidP="002A069A">
      <w:pPr>
        <w:spacing w:before="0" w:after="0" w:line="240" w:lineRule="auto"/>
        <w:rPr>
          <w:ins w:id="1754" w:author="Pedro Oliveira" w:date="2019-10-24T00:08:00Z"/>
          <w:rStyle w:val="SubtleEmphasis"/>
          <w:rPrChange w:id="1755" w:author="Pedro Oliveira" w:date="2019-10-24T00:08:00Z">
            <w:rPr>
              <w:ins w:id="1756" w:author="Pedro Oliveira" w:date="2019-10-24T00:08:00Z"/>
              <w:rFonts w:ascii="Times New Roman" w:eastAsia="Times New Roman" w:hAnsi="Times New Roman" w:cs="Times New Roman"/>
              <w:szCs w:val="24"/>
            </w:rPr>
          </w:rPrChange>
        </w:rPr>
      </w:pPr>
      <w:ins w:id="1757" w:author="Pedro Oliveira" w:date="2019-10-24T00:08:00Z">
        <w:r w:rsidRPr="002A069A">
          <w:rPr>
            <w:rStyle w:val="SubtleEmphasis"/>
            <w:rPrChange w:id="1758" w:author="Pedro Oliveira" w:date="2019-10-24T00:08:00Z">
              <w:rPr>
                <w:rFonts w:ascii="Times New Roman" w:eastAsia="Times New Roman" w:hAnsi="Times New Roman" w:cs="Times New Roman"/>
                <w:color w:val="000000"/>
                <w:sz w:val="20"/>
                <w:szCs w:val="20"/>
              </w:rPr>
            </w:rPrChange>
          </w:rPr>
          <w:t>    % 1) Integral dos dados lidos</w:t>
        </w:r>
      </w:ins>
    </w:p>
    <w:p w14:paraId="574FB424" w14:textId="77777777" w:rsidR="002A069A" w:rsidRPr="002A069A" w:rsidRDefault="002A069A" w:rsidP="002A069A">
      <w:pPr>
        <w:spacing w:before="0" w:after="0" w:line="240" w:lineRule="auto"/>
        <w:rPr>
          <w:ins w:id="1759" w:author="Pedro Oliveira" w:date="2019-10-24T00:08:00Z"/>
          <w:rStyle w:val="SubtleEmphasis"/>
          <w:rPrChange w:id="1760" w:author="Pedro Oliveira" w:date="2019-10-24T00:08:00Z">
            <w:rPr>
              <w:ins w:id="1761" w:author="Pedro Oliveira" w:date="2019-10-24T00:08:00Z"/>
              <w:rFonts w:ascii="Times New Roman" w:eastAsia="Times New Roman" w:hAnsi="Times New Roman" w:cs="Times New Roman"/>
              <w:szCs w:val="24"/>
            </w:rPr>
          </w:rPrChange>
        </w:rPr>
      </w:pPr>
      <w:ins w:id="1762" w:author="Pedro Oliveira" w:date="2019-10-24T00:08:00Z">
        <w:r w:rsidRPr="002A069A">
          <w:rPr>
            <w:rStyle w:val="SubtleEmphasis"/>
            <w:rPrChange w:id="1763" w:author="Pedro Oliveira" w:date="2019-10-24T00:08:00Z">
              <w:rPr>
                <w:rFonts w:ascii="Times New Roman" w:eastAsia="Times New Roman" w:hAnsi="Times New Roman" w:cs="Times New Roman"/>
                <w:color w:val="000000"/>
                <w:sz w:val="20"/>
                <w:szCs w:val="20"/>
              </w:rPr>
            </w:rPrChange>
          </w:rPr>
          <w:t>    </w:t>
        </w:r>
      </w:ins>
    </w:p>
    <w:p w14:paraId="27BEB726" w14:textId="77777777" w:rsidR="002A069A" w:rsidRPr="002A069A" w:rsidRDefault="002A069A" w:rsidP="002A069A">
      <w:pPr>
        <w:spacing w:before="0" w:after="0" w:line="240" w:lineRule="auto"/>
        <w:rPr>
          <w:ins w:id="1764" w:author="Pedro Oliveira" w:date="2019-10-24T00:08:00Z"/>
          <w:rStyle w:val="SubtleEmphasis"/>
          <w:rPrChange w:id="1765" w:author="Pedro Oliveira" w:date="2019-10-24T00:08:00Z">
            <w:rPr>
              <w:ins w:id="1766" w:author="Pedro Oliveira" w:date="2019-10-24T00:08:00Z"/>
              <w:rFonts w:ascii="Times New Roman" w:eastAsia="Times New Roman" w:hAnsi="Times New Roman" w:cs="Times New Roman"/>
              <w:szCs w:val="24"/>
            </w:rPr>
          </w:rPrChange>
        </w:rPr>
      </w:pPr>
      <w:ins w:id="1767" w:author="Pedro Oliveira" w:date="2019-10-24T00:08:00Z">
        <w:r w:rsidRPr="002A069A">
          <w:rPr>
            <w:rStyle w:val="SubtleEmphasis"/>
            <w:rPrChange w:id="1768"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769" w:author="Pedro Oliveira" w:date="2019-10-24T00:08:00Z">
              <w:rPr>
                <w:rFonts w:ascii="Times New Roman" w:eastAsia="Times New Roman" w:hAnsi="Times New Roman" w:cs="Times New Roman"/>
                <w:color w:val="000000"/>
                <w:sz w:val="20"/>
                <w:szCs w:val="20"/>
              </w:rPr>
            </w:rPrChange>
          </w:rPr>
          <w:t>Plota</w:t>
        </w:r>
        <w:proofErr w:type="spellEnd"/>
        <w:r w:rsidRPr="002A069A">
          <w:rPr>
            <w:rStyle w:val="SubtleEmphasis"/>
            <w:rPrChange w:id="1770" w:author="Pedro Oliveira" w:date="2019-10-24T00:08:00Z">
              <w:rPr>
                <w:rFonts w:ascii="Times New Roman" w:eastAsia="Times New Roman" w:hAnsi="Times New Roman" w:cs="Times New Roman"/>
                <w:color w:val="000000"/>
                <w:sz w:val="20"/>
                <w:szCs w:val="20"/>
              </w:rPr>
            </w:rPrChange>
          </w:rPr>
          <w:t xml:space="preserve"> a </w:t>
        </w:r>
        <w:proofErr w:type="spellStart"/>
        <w:r w:rsidRPr="002A069A">
          <w:rPr>
            <w:rStyle w:val="SubtleEmphasis"/>
            <w:rPrChange w:id="1771" w:author="Pedro Oliveira" w:date="2019-10-24T00:08:00Z">
              <w:rPr>
                <w:rFonts w:ascii="Times New Roman" w:eastAsia="Times New Roman" w:hAnsi="Times New Roman" w:cs="Times New Roman"/>
                <w:color w:val="000000"/>
                <w:sz w:val="20"/>
                <w:szCs w:val="20"/>
              </w:rPr>
            </w:rPrChange>
          </w:rPr>
          <w:t>média</w:t>
        </w:r>
        <w:proofErr w:type="spellEnd"/>
        <w:r w:rsidRPr="002A069A">
          <w:rPr>
            <w:rStyle w:val="SubtleEmphasis"/>
            <w:rPrChange w:id="1772" w:author="Pedro Oliveira" w:date="2019-10-24T00:08:00Z">
              <w:rPr>
                <w:rFonts w:ascii="Times New Roman" w:eastAsia="Times New Roman" w:hAnsi="Times New Roman" w:cs="Times New Roman"/>
                <w:color w:val="000000"/>
                <w:sz w:val="20"/>
                <w:szCs w:val="20"/>
              </w:rPr>
            </w:rPrChange>
          </w:rPr>
          <w:t xml:space="preserve"> dos </w:t>
        </w:r>
        <w:proofErr w:type="spellStart"/>
        <w:r w:rsidRPr="002A069A">
          <w:rPr>
            <w:rStyle w:val="SubtleEmphasis"/>
            <w:rPrChange w:id="1773" w:author="Pedro Oliveira" w:date="2019-10-24T00:08:00Z">
              <w:rPr>
                <w:rFonts w:ascii="Times New Roman" w:eastAsia="Times New Roman" w:hAnsi="Times New Roman" w:cs="Times New Roman"/>
                <w:color w:val="000000"/>
                <w:sz w:val="20"/>
                <w:szCs w:val="20"/>
              </w:rPr>
            </w:rPrChange>
          </w:rPr>
          <w:t>pontos</w:t>
        </w:r>
        <w:proofErr w:type="spellEnd"/>
        <w:r w:rsidRPr="002A069A">
          <w:rPr>
            <w:rStyle w:val="SubtleEmphasis"/>
            <w:rPrChange w:id="1774" w:author="Pedro Oliveira" w:date="2019-10-24T00:08:00Z">
              <w:rPr>
                <w:rFonts w:ascii="Times New Roman" w:eastAsia="Times New Roman" w:hAnsi="Times New Roman" w:cs="Times New Roman"/>
                <w:color w:val="000000"/>
                <w:sz w:val="20"/>
                <w:szCs w:val="20"/>
              </w:rPr>
            </w:rPrChange>
          </w:rPr>
          <w:t xml:space="preserve"> lidos </w:t>
        </w:r>
        <w:proofErr w:type="spellStart"/>
        <w:r w:rsidRPr="002A069A">
          <w:rPr>
            <w:rStyle w:val="SubtleEmphasis"/>
            <w:rPrChange w:id="1775" w:author="Pedro Oliveira" w:date="2019-10-24T00:08:00Z">
              <w:rPr>
                <w:rFonts w:ascii="Times New Roman" w:eastAsia="Times New Roman" w:hAnsi="Times New Roman" w:cs="Times New Roman"/>
                <w:color w:val="000000"/>
                <w:sz w:val="20"/>
                <w:szCs w:val="20"/>
              </w:rPr>
            </w:rPrChange>
          </w:rPr>
          <w:t>ao</w:t>
        </w:r>
        <w:proofErr w:type="spellEnd"/>
        <w:r w:rsidRPr="002A069A">
          <w:rPr>
            <w:rStyle w:val="SubtleEmphasis"/>
            <w:rPrChange w:id="177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777" w:author="Pedro Oliveira" w:date="2019-10-24T00:08:00Z">
              <w:rPr>
                <w:rFonts w:ascii="Times New Roman" w:eastAsia="Times New Roman" w:hAnsi="Times New Roman" w:cs="Times New Roman"/>
                <w:color w:val="000000"/>
                <w:sz w:val="20"/>
                <w:szCs w:val="20"/>
              </w:rPr>
            </w:rPrChange>
          </w:rPr>
          <w:t>longo</w:t>
        </w:r>
        <w:proofErr w:type="spellEnd"/>
        <w:r w:rsidRPr="002A069A">
          <w:rPr>
            <w:rStyle w:val="SubtleEmphasis"/>
            <w:rPrChange w:id="1778" w:author="Pedro Oliveira" w:date="2019-10-24T00:08:00Z">
              <w:rPr>
                <w:rFonts w:ascii="Times New Roman" w:eastAsia="Times New Roman" w:hAnsi="Times New Roman" w:cs="Times New Roman"/>
                <w:color w:val="000000"/>
                <w:sz w:val="20"/>
                <w:szCs w:val="20"/>
              </w:rPr>
            </w:rPrChange>
          </w:rPr>
          <w:t xml:space="preserve"> de um loop</w:t>
        </w:r>
      </w:ins>
    </w:p>
    <w:p w14:paraId="5A850020" w14:textId="77777777" w:rsidR="002A069A" w:rsidRPr="002A069A" w:rsidRDefault="002A069A" w:rsidP="002A069A">
      <w:pPr>
        <w:spacing w:before="0" w:after="0" w:line="240" w:lineRule="auto"/>
        <w:rPr>
          <w:ins w:id="1779" w:author="Pedro Oliveira" w:date="2019-10-24T00:08:00Z"/>
          <w:rStyle w:val="SubtleEmphasis"/>
          <w:rPrChange w:id="1780" w:author="Pedro Oliveira" w:date="2019-10-24T00:08:00Z">
            <w:rPr>
              <w:ins w:id="1781" w:author="Pedro Oliveira" w:date="2019-10-24T00:08:00Z"/>
              <w:rFonts w:ascii="Times New Roman" w:eastAsia="Times New Roman" w:hAnsi="Times New Roman" w:cs="Times New Roman"/>
              <w:szCs w:val="24"/>
            </w:rPr>
          </w:rPrChange>
        </w:rPr>
      </w:pPr>
      <w:ins w:id="1782" w:author="Pedro Oliveira" w:date="2019-10-24T00:08:00Z">
        <w:r w:rsidRPr="002A069A">
          <w:rPr>
            <w:rStyle w:val="SubtleEmphasis"/>
            <w:rPrChange w:id="1783" w:author="Pedro Oliveira" w:date="2019-10-24T00:08:00Z">
              <w:rPr>
                <w:rFonts w:ascii="Times New Roman" w:eastAsia="Times New Roman" w:hAnsi="Times New Roman" w:cs="Times New Roman"/>
                <w:color w:val="000000"/>
                <w:sz w:val="20"/>
                <w:szCs w:val="20"/>
              </w:rPr>
            </w:rPrChange>
          </w:rPr>
          <w:t>    %B(</w:t>
        </w:r>
        <w:proofErr w:type="spellStart"/>
        <w:r w:rsidRPr="002A069A">
          <w:rPr>
            <w:rStyle w:val="SubtleEmphasis"/>
            <w:rPrChange w:id="1784"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785" w:author="Pedro Oliveira" w:date="2019-10-24T00:08:00Z">
              <w:rPr>
                <w:rFonts w:ascii="Times New Roman" w:eastAsia="Times New Roman" w:hAnsi="Times New Roman" w:cs="Times New Roman"/>
                <w:color w:val="000000"/>
                <w:sz w:val="20"/>
                <w:szCs w:val="20"/>
              </w:rPr>
            </w:rPrChange>
          </w:rPr>
          <w:t>) = mean(</w:t>
        </w:r>
        <w:proofErr w:type="spellStart"/>
        <w:r w:rsidRPr="002A069A">
          <w:rPr>
            <w:rStyle w:val="SubtleEmphasis"/>
            <w:rPrChange w:id="1786" w:author="Pedro Oliveira" w:date="2019-10-24T00:08:00Z">
              <w:rPr>
                <w:rFonts w:ascii="Times New Roman" w:eastAsia="Times New Roman" w:hAnsi="Times New Roman" w:cs="Times New Roman"/>
                <w:color w:val="000000"/>
                <w:sz w:val="20"/>
                <w:szCs w:val="20"/>
              </w:rPr>
            </w:rPrChange>
          </w:rPr>
          <w:t>outpt_vector</w:t>
        </w:r>
        <w:proofErr w:type="spellEnd"/>
        <w:proofErr w:type="gramStart"/>
        <w:r w:rsidRPr="002A069A">
          <w:rPr>
            <w:rStyle w:val="SubtleEmphasis"/>
            <w:rPrChange w:id="1787" w:author="Pedro Oliveira" w:date="2019-10-24T00:08:00Z">
              <w:rPr>
                <w:rFonts w:ascii="Times New Roman" w:eastAsia="Times New Roman" w:hAnsi="Times New Roman" w:cs="Times New Roman"/>
                <w:color w:val="000000"/>
                <w:sz w:val="20"/>
                <w:szCs w:val="20"/>
              </w:rPr>
            </w:rPrChange>
          </w:rPr>
          <w:t>(:,</w:t>
        </w:r>
        <w:proofErr w:type="gramEnd"/>
        <w:r w:rsidRPr="002A069A">
          <w:rPr>
            <w:rStyle w:val="SubtleEmphasis"/>
            <w:rPrChange w:id="1788" w:author="Pedro Oliveira" w:date="2019-10-24T00:08:00Z">
              <w:rPr>
                <w:rFonts w:ascii="Times New Roman" w:eastAsia="Times New Roman" w:hAnsi="Times New Roman" w:cs="Times New Roman"/>
                <w:color w:val="000000"/>
                <w:sz w:val="20"/>
                <w:szCs w:val="20"/>
              </w:rPr>
            </w:rPrChange>
          </w:rPr>
          <w:t>2));</w:t>
        </w:r>
      </w:ins>
    </w:p>
    <w:p w14:paraId="3B62A4DD" w14:textId="77777777" w:rsidR="002A069A" w:rsidRPr="002A069A" w:rsidRDefault="002A069A" w:rsidP="002A069A">
      <w:pPr>
        <w:spacing w:before="0" w:after="0" w:line="240" w:lineRule="auto"/>
        <w:rPr>
          <w:ins w:id="1789" w:author="Pedro Oliveira" w:date="2019-10-24T00:08:00Z"/>
          <w:rStyle w:val="SubtleEmphasis"/>
          <w:rPrChange w:id="1790" w:author="Pedro Oliveira" w:date="2019-10-24T00:08:00Z">
            <w:rPr>
              <w:ins w:id="1791" w:author="Pedro Oliveira" w:date="2019-10-24T00:08:00Z"/>
              <w:rFonts w:ascii="Times New Roman" w:eastAsia="Times New Roman" w:hAnsi="Times New Roman" w:cs="Times New Roman"/>
              <w:szCs w:val="24"/>
            </w:rPr>
          </w:rPrChange>
        </w:rPr>
      </w:pPr>
      <w:ins w:id="1792" w:author="Pedro Oliveira" w:date="2019-10-24T00:08:00Z">
        <w:r w:rsidRPr="002A069A">
          <w:rPr>
            <w:rStyle w:val="SubtleEmphasis"/>
            <w:rPrChange w:id="1793" w:author="Pedro Oliveira" w:date="2019-10-24T00:08:00Z">
              <w:rPr>
                <w:rFonts w:ascii="Times New Roman" w:eastAsia="Times New Roman" w:hAnsi="Times New Roman" w:cs="Times New Roman"/>
                <w:color w:val="000000"/>
                <w:sz w:val="20"/>
                <w:szCs w:val="20"/>
              </w:rPr>
            </w:rPrChange>
          </w:rPr>
          <w:t>    </w:t>
        </w:r>
      </w:ins>
    </w:p>
    <w:p w14:paraId="525B98F0" w14:textId="77777777" w:rsidR="002A069A" w:rsidRPr="002A069A" w:rsidRDefault="002A069A" w:rsidP="002A069A">
      <w:pPr>
        <w:spacing w:before="0" w:after="0" w:line="240" w:lineRule="auto"/>
        <w:rPr>
          <w:ins w:id="1794" w:author="Pedro Oliveira" w:date="2019-10-24T00:08:00Z"/>
          <w:rStyle w:val="SubtleEmphasis"/>
          <w:rPrChange w:id="1795" w:author="Pedro Oliveira" w:date="2019-10-24T00:08:00Z">
            <w:rPr>
              <w:ins w:id="1796" w:author="Pedro Oliveira" w:date="2019-10-24T00:08:00Z"/>
              <w:rFonts w:ascii="Times New Roman" w:eastAsia="Times New Roman" w:hAnsi="Times New Roman" w:cs="Times New Roman"/>
              <w:szCs w:val="24"/>
            </w:rPr>
          </w:rPrChange>
        </w:rPr>
      </w:pPr>
      <w:ins w:id="1797" w:author="Pedro Oliveira" w:date="2019-10-24T00:08:00Z">
        <w:r w:rsidRPr="002A069A">
          <w:rPr>
            <w:rStyle w:val="SubtleEmphasis"/>
            <w:rPrChange w:id="1798"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799" w:author="Pedro Oliveira" w:date="2019-10-24T00:08:00Z">
              <w:rPr>
                <w:rFonts w:ascii="Times New Roman" w:eastAsia="Times New Roman" w:hAnsi="Times New Roman" w:cs="Times New Roman"/>
                <w:color w:val="000000"/>
                <w:sz w:val="20"/>
                <w:szCs w:val="20"/>
              </w:rPr>
            </w:rPrChange>
          </w:rPr>
          <w:t>Plota</w:t>
        </w:r>
        <w:proofErr w:type="spellEnd"/>
        <w:r w:rsidRPr="002A069A">
          <w:rPr>
            <w:rStyle w:val="SubtleEmphasis"/>
            <w:rPrChange w:id="1800"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801" w:author="Pedro Oliveira" w:date="2019-10-24T00:08:00Z">
              <w:rPr>
                <w:rFonts w:ascii="Times New Roman" w:eastAsia="Times New Roman" w:hAnsi="Times New Roman" w:cs="Times New Roman"/>
                <w:color w:val="000000"/>
                <w:sz w:val="20"/>
                <w:szCs w:val="20"/>
              </w:rPr>
            </w:rPrChange>
          </w:rPr>
          <w:t>a</w:t>
        </w:r>
        <w:proofErr w:type="spellEnd"/>
        <w:r w:rsidRPr="002A069A">
          <w:rPr>
            <w:rStyle w:val="SubtleEmphasis"/>
            <w:rPrChange w:id="1802" w:author="Pedro Oliveira" w:date="2019-10-24T00:08:00Z">
              <w:rPr>
                <w:rFonts w:ascii="Times New Roman" w:eastAsia="Times New Roman" w:hAnsi="Times New Roman" w:cs="Times New Roman"/>
                <w:color w:val="000000"/>
                <w:sz w:val="20"/>
                <w:szCs w:val="20"/>
              </w:rPr>
            </w:rPrChange>
          </w:rPr>
          <w:t xml:space="preserve"> integral dos </w:t>
        </w:r>
        <w:proofErr w:type="spellStart"/>
        <w:r w:rsidRPr="002A069A">
          <w:rPr>
            <w:rStyle w:val="SubtleEmphasis"/>
            <w:rPrChange w:id="1803" w:author="Pedro Oliveira" w:date="2019-10-24T00:08:00Z">
              <w:rPr>
                <w:rFonts w:ascii="Times New Roman" w:eastAsia="Times New Roman" w:hAnsi="Times New Roman" w:cs="Times New Roman"/>
                <w:color w:val="000000"/>
                <w:sz w:val="20"/>
                <w:szCs w:val="20"/>
              </w:rPr>
            </w:rPrChange>
          </w:rPr>
          <w:t>pontos</w:t>
        </w:r>
        <w:proofErr w:type="spellEnd"/>
        <w:r w:rsidRPr="002A069A">
          <w:rPr>
            <w:rStyle w:val="SubtleEmphasis"/>
            <w:rPrChange w:id="180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805" w:author="Pedro Oliveira" w:date="2019-10-24T00:08:00Z">
              <w:rPr>
                <w:rFonts w:ascii="Times New Roman" w:eastAsia="Times New Roman" w:hAnsi="Times New Roman" w:cs="Times New Roman"/>
                <w:color w:val="000000"/>
                <w:sz w:val="20"/>
                <w:szCs w:val="20"/>
              </w:rPr>
            </w:rPrChange>
          </w:rPr>
          <w:t>contados</w:t>
        </w:r>
        <w:proofErr w:type="spellEnd"/>
        <w:r w:rsidRPr="002A069A">
          <w:rPr>
            <w:rStyle w:val="SubtleEmphasis"/>
            <w:rPrChange w:id="180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807" w:author="Pedro Oliveira" w:date="2019-10-24T00:08:00Z">
              <w:rPr>
                <w:rFonts w:ascii="Times New Roman" w:eastAsia="Times New Roman" w:hAnsi="Times New Roman" w:cs="Times New Roman"/>
                <w:color w:val="000000"/>
                <w:sz w:val="20"/>
                <w:szCs w:val="20"/>
              </w:rPr>
            </w:rPrChange>
          </w:rPr>
          <w:t>ao</w:t>
        </w:r>
        <w:proofErr w:type="spellEnd"/>
        <w:r w:rsidRPr="002A069A">
          <w:rPr>
            <w:rStyle w:val="SubtleEmphasis"/>
            <w:rPrChange w:id="1808"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809" w:author="Pedro Oliveira" w:date="2019-10-24T00:08:00Z">
              <w:rPr>
                <w:rFonts w:ascii="Times New Roman" w:eastAsia="Times New Roman" w:hAnsi="Times New Roman" w:cs="Times New Roman"/>
                <w:color w:val="000000"/>
                <w:sz w:val="20"/>
                <w:szCs w:val="20"/>
              </w:rPr>
            </w:rPrChange>
          </w:rPr>
          <w:t>longo</w:t>
        </w:r>
        <w:proofErr w:type="spellEnd"/>
        <w:r w:rsidRPr="002A069A">
          <w:rPr>
            <w:rStyle w:val="SubtleEmphasis"/>
            <w:rPrChange w:id="1810" w:author="Pedro Oliveira" w:date="2019-10-24T00:08:00Z">
              <w:rPr>
                <w:rFonts w:ascii="Times New Roman" w:eastAsia="Times New Roman" w:hAnsi="Times New Roman" w:cs="Times New Roman"/>
                <w:color w:val="000000"/>
                <w:sz w:val="20"/>
                <w:szCs w:val="20"/>
              </w:rPr>
            </w:rPrChange>
          </w:rPr>
          <w:t xml:space="preserve"> de um loop</w:t>
        </w:r>
      </w:ins>
    </w:p>
    <w:p w14:paraId="1F07032F" w14:textId="77777777" w:rsidR="002A069A" w:rsidRPr="002A069A" w:rsidRDefault="002A069A" w:rsidP="002A069A">
      <w:pPr>
        <w:spacing w:before="0" w:after="0" w:line="240" w:lineRule="auto"/>
        <w:rPr>
          <w:ins w:id="1811" w:author="Pedro Oliveira" w:date="2019-10-24T00:08:00Z"/>
          <w:rStyle w:val="SubtleEmphasis"/>
          <w:rPrChange w:id="1812" w:author="Pedro Oliveira" w:date="2019-10-24T00:08:00Z">
            <w:rPr>
              <w:ins w:id="1813" w:author="Pedro Oliveira" w:date="2019-10-24T00:08:00Z"/>
              <w:rFonts w:ascii="Times New Roman" w:eastAsia="Times New Roman" w:hAnsi="Times New Roman" w:cs="Times New Roman"/>
              <w:szCs w:val="24"/>
            </w:rPr>
          </w:rPrChange>
        </w:rPr>
      </w:pPr>
      <w:ins w:id="1814" w:author="Pedro Oliveira" w:date="2019-10-24T00:08:00Z">
        <w:r w:rsidRPr="002A069A">
          <w:rPr>
            <w:rStyle w:val="SubtleEmphasis"/>
            <w:rPrChange w:id="1815" w:author="Pedro Oliveira" w:date="2019-10-24T00:08:00Z">
              <w:rPr>
                <w:rFonts w:ascii="Times New Roman" w:eastAsia="Times New Roman" w:hAnsi="Times New Roman" w:cs="Times New Roman"/>
                <w:color w:val="000000"/>
                <w:sz w:val="20"/>
                <w:szCs w:val="20"/>
              </w:rPr>
            </w:rPrChange>
          </w:rPr>
          <w:t>    </w:t>
        </w:r>
      </w:ins>
    </w:p>
    <w:p w14:paraId="6B11ED4D" w14:textId="77777777" w:rsidR="002A069A" w:rsidRPr="002A069A" w:rsidRDefault="002A069A" w:rsidP="002A069A">
      <w:pPr>
        <w:spacing w:before="0" w:after="0" w:line="240" w:lineRule="auto"/>
        <w:rPr>
          <w:ins w:id="1816" w:author="Pedro Oliveira" w:date="2019-10-24T00:08:00Z"/>
          <w:rStyle w:val="SubtleEmphasis"/>
          <w:rPrChange w:id="1817" w:author="Pedro Oliveira" w:date="2019-10-24T00:08:00Z">
            <w:rPr>
              <w:ins w:id="1818" w:author="Pedro Oliveira" w:date="2019-10-24T00:08:00Z"/>
              <w:rFonts w:ascii="Times New Roman" w:eastAsia="Times New Roman" w:hAnsi="Times New Roman" w:cs="Times New Roman"/>
              <w:szCs w:val="24"/>
            </w:rPr>
          </w:rPrChange>
        </w:rPr>
      </w:pPr>
      <w:ins w:id="1819" w:author="Pedro Oliveira" w:date="2019-10-24T00:08:00Z">
        <w:r w:rsidRPr="002A069A">
          <w:rPr>
            <w:rStyle w:val="SubtleEmphasis"/>
            <w:rPrChange w:id="1820" w:author="Pedro Oliveira" w:date="2019-10-24T00:08:00Z">
              <w:rPr>
                <w:rFonts w:ascii="Times New Roman" w:eastAsia="Times New Roman" w:hAnsi="Times New Roman" w:cs="Times New Roman"/>
                <w:color w:val="000000"/>
                <w:sz w:val="20"/>
                <w:szCs w:val="20"/>
              </w:rPr>
            </w:rPrChange>
          </w:rPr>
          <w:t>    %% TESTES !!!</w:t>
        </w:r>
      </w:ins>
    </w:p>
    <w:p w14:paraId="29C98AE6" w14:textId="77777777" w:rsidR="002A069A" w:rsidRPr="002A069A" w:rsidRDefault="002A069A" w:rsidP="002A069A">
      <w:pPr>
        <w:spacing w:before="0" w:after="0" w:line="240" w:lineRule="auto"/>
        <w:rPr>
          <w:ins w:id="1821" w:author="Pedro Oliveira" w:date="2019-10-24T00:08:00Z"/>
          <w:rStyle w:val="SubtleEmphasis"/>
          <w:rPrChange w:id="1822" w:author="Pedro Oliveira" w:date="2019-10-24T00:08:00Z">
            <w:rPr>
              <w:ins w:id="1823" w:author="Pedro Oliveira" w:date="2019-10-24T00:08:00Z"/>
              <w:rFonts w:ascii="Times New Roman" w:eastAsia="Times New Roman" w:hAnsi="Times New Roman" w:cs="Times New Roman"/>
              <w:szCs w:val="24"/>
            </w:rPr>
          </w:rPrChange>
        </w:rPr>
      </w:pPr>
      <w:ins w:id="1824" w:author="Pedro Oliveira" w:date="2019-10-24T00:08:00Z">
        <w:r w:rsidRPr="002A069A">
          <w:rPr>
            <w:rStyle w:val="SubtleEmphasis"/>
            <w:rPrChange w:id="1825" w:author="Pedro Oliveira" w:date="2019-10-24T00:08:00Z">
              <w:rPr>
                <w:rFonts w:ascii="Times New Roman" w:eastAsia="Times New Roman" w:hAnsi="Times New Roman" w:cs="Times New Roman"/>
                <w:color w:val="000000"/>
                <w:sz w:val="20"/>
                <w:szCs w:val="20"/>
              </w:rPr>
            </w:rPrChange>
          </w:rPr>
          <w:t>    B(</w:t>
        </w:r>
        <w:proofErr w:type="spellStart"/>
        <w:r w:rsidRPr="002A069A">
          <w:rPr>
            <w:rStyle w:val="SubtleEmphasis"/>
            <w:rPrChange w:id="1826"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27" w:author="Pedro Oliveira" w:date="2019-10-24T00:08:00Z">
              <w:rPr>
                <w:rFonts w:ascii="Times New Roman" w:eastAsia="Times New Roman" w:hAnsi="Times New Roman" w:cs="Times New Roman"/>
                <w:color w:val="000000"/>
                <w:sz w:val="20"/>
                <w:szCs w:val="20"/>
              </w:rPr>
            </w:rPrChange>
          </w:rPr>
          <w:t>) = sum(</w:t>
        </w:r>
        <w:proofErr w:type="spellStart"/>
        <w:r w:rsidRPr="002A069A">
          <w:rPr>
            <w:rStyle w:val="SubtleEmphasis"/>
            <w:rPrChange w:id="1828"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829" w:author="Pedro Oliveira" w:date="2019-10-24T00:08:00Z">
              <w:rPr>
                <w:rFonts w:ascii="Times New Roman" w:eastAsia="Times New Roman" w:hAnsi="Times New Roman" w:cs="Times New Roman"/>
                <w:color w:val="000000"/>
                <w:sz w:val="20"/>
                <w:szCs w:val="20"/>
              </w:rPr>
            </w:rPrChange>
          </w:rPr>
          <w:t>(2:end,2));</w:t>
        </w:r>
      </w:ins>
    </w:p>
    <w:p w14:paraId="33E270FF" w14:textId="77777777" w:rsidR="002A069A" w:rsidRPr="002A069A" w:rsidRDefault="002A069A" w:rsidP="002A069A">
      <w:pPr>
        <w:spacing w:before="0" w:after="0" w:line="240" w:lineRule="auto"/>
        <w:rPr>
          <w:ins w:id="1830" w:author="Pedro Oliveira" w:date="2019-10-24T00:08:00Z"/>
          <w:rStyle w:val="SubtleEmphasis"/>
          <w:rPrChange w:id="1831" w:author="Pedro Oliveira" w:date="2019-10-24T00:08:00Z">
            <w:rPr>
              <w:ins w:id="1832" w:author="Pedro Oliveira" w:date="2019-10-24T00:08:00Z"/>
              <w:rFonts w:ascii="Times New Roman" w:eastAsia="Times New Roman" w:hAnsi="Times New Roman" w:cs="Times New Roman"/>
              <w:szCs w:val="24"/>
            </w:rPr>
          </w:rPrChange>
        </w:rPr>
      </w:pPr>
      <w:ins w:id="1833" w:author="Pedro Oliveira" w:date="2019-10-24T00:08:00Z">
        <w:r w:rsidRPr="002A069A">
          <w:rPr>
            <w:rStyle w:val="SubtleEmphasis"/>
            <w:rPrChange w:id="1834" w:author="Pedro Oliveira" w:date="2019-10-24T00:08:00Z">
              <w:rPr>
                <w:rFonts w:ascii="Times New Roman" w:eastAsia="Times New Roman" w:hAnsi="Times New Roman" w:cs="Times New Roman"/>
                <w:color w:val="000000"/>
                <w:sz w:val="20"/>
                <w:szCs w:val="20"/>
              </w:rPr>
            </w:rPrChange>
          </w:rPr>
          <w:t>    C(</w:t>
        </w:r>
        <w:proofErr w:type="spellStart"/>
        <w:r w:rsidRPr="002A069A">
          <w:rPr>
            <w:rStyle w:val="SubtleEmphasis"/>
            <w:rPrChange w:id="1835"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36" w:author="Pedro Oliveira" w:date="2019-10-24T00:08:00Z">
              <w:rPr>
                <w:rFonts w:ascii="Times New Roman" w:eastAsia="Times New Roman" w:hAnsi="Times New Roman" w:cs="Times New Roman"/>
                <w:color w:val="000000"/>
                <w:sz w:val="20"/>
                <w:szCs w:val="20"/>
              </w:rPr>
            </w:rPrChange>
          </w:rPr>
          <w:t>) = sum(</w:t>
        </w:r>
        <w:proofErr w:type="spellStart"/>
        <w:r w:rsidRPr="002A069A">
          <w:rPr>
            <w:rStyle w:val="SubtleEmphasis"/>
            <w:rPrChange w:id="1837"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838" w:author="Pedro Oliveira" w:date="2019-10-24T00:08:00Z">
              <w:rPr>
                <w:rFonts w:ascii="Times New Roman" w:eastAsia="Times New Roman" w:hAnsi="Times New Roman" w:cs="Times New Roman"/>
                <w:color w:val="000000"/>
                <w:sz w:val="20"/>
                <w:szCs w:val="20"/>
              </w:rPr>
            </w:rPrChange>
          </w:rPr>
          <w:t>(2:end,3));</w:t>
        </w:r>
      </w:ins>
    </w:p>
    <w:p w14:paraId="1115BF81" w14:textId="77777777" w:rsidR="002A069A" w:rsidRPr="002A069A" w:rsidRDefault="002A069A" w:rsidP="002A069A">
      <w:pPr>
        <w:spacing w:before="0" w:after="0" w:line="240" w:lineRule="auto"/>
        <w:rPr>
          <w:ins w:id="1839" w:author="Pedro Oliveira" w:date="2019-10-24T00:08:00Z"/>
          <w:rStyle w:val="SubtleEmphasis"/>
          <w:rPrChange w:id="1840" w:author="Pedro Oliveira" w:date="2019-10-24T00:08:00Z">
            <w:rPr>
              <w:ins w:id="1841" w:author="Pedro Oliveira" w:date="2019-10-24T00:08:00Z"/>
              <w:rFonts w:ascii="Times New Roman" w:eastAsia="Times New Roman" w:hAnsi="Times New Roman" w:cs="Times New Roman"/>
              <w:szCs w:val="24"/>
            </w:rPr>
          </w:rPrChange>
        </w:rPr>
      </w:pPr>
      <w:ins w:id="1842" w:author="Pedro Oliveira" w:date="2019-10-24T00:08:00Z">
        <w:r w:rsidRPr="002A069A">
          <w:rPr>
            <w:rStyle w:val="SubtleEmphasis"/>
            <w:rPrChange w:id="1843" w:author="Pedro Oliveira" w:date="2019-10-24T00:08:00Z">
              <w:rPr>
                <w:rFonts w:ascii="Times New Roman" w:eastAsia="Times New Roman" w:hAnsi="Times New Roman" w:cs="Times New Roman"/>
                <w:color w:val="000000"/>
                <w:sz w:val="20"/>
                <w:szCs w:val="20"/>
              </w:rPr>
            </w:rPrChange>
          </w:rPr>
          <w:t>    D(</w:t>
        </w:r>
        <w:proofErr w:type="spellStart"/>
        <w:r w:rsidRPr="002A069A">
          <w:rPr>
            <w:rStyle w:val="SubtleEmphasis"/>
            <w:rPrChange w:id="1844"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45" w:author="Pedro Oliveira" w:date="2019-10-24T00:08:00Z">
              <w:rPr>
                <w:rFonts w:ascii="Times New Roman" w:eastAsia="Times New Roman" w:hAnsi="Times New Roman" w:cs="Times New Roman"/>
                <w:color w:val="000000"/>
                <w:sz w:val="20"/>
                <w:szCs w:val="20"/>
              </w:rPr>
            </w:rPrChange>
          </w:rPr>
          <w:t>) = sum(</w:t>
        </w:r>
        <w:proofErr w:type="spellStart"/>
        <w:r w:rsidRPr="002A069A">
          <w:rPr>
            <w:rStyle w:val="SubtleEmphasis"/>
            <w:rPrChange w:id="1846"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847" w:author="Pedro Oliveira" w:date="2019-10-24T00:08:00Z">
              <w:rPr>
                <w:rFonts w:ascii="Times New Roman" w:eastAsia="Times New Roman" w:hAnsi="Times New Roman" w:cs="Times New Roman"/>
                <w:color w:val="000000"/>
                <w:sz w:val="20"/>
                <w:szCs w:val="20"/>
              </w:rPr>
            </w:rPrChange>
          </w:rPr>
          <w:t>(2:end,4));</w:t>
        </w:r>
      </w:ins>
    </w:p>
    <w:p w14:paraId="0A607BAD" w14:textId="77777777" w:rsidR="002A069A" w:rsidRPr="002A069A" w:rsidRDefault="002A069A" w:rsidP="002A069A">
      <w:pPr>
        <w:spacing w:before="0" w:after="0" w:line="240" w:lineRule="auto"/>
        <w:rPr>
          <w:ins w:id="1848" w:author="Pedro Oliveira" w:date="2019-10-24T00:08:00Z"/>
          <w:rStyle w:val="SubtleEmphasis"/>
          <w:rPrChange w:id="1849" w:author="Pedro Oliveira" w:date="2019-10-24T00:08:00Z">
            <w:rPr>
              <w:ins w:id="1850" w:author="Pedro Oliveira" w:date="2019-10-24T00:08:00Z"/>
              <w:rFonts w:ascii="Times New Roman" w:eastAsia="Times New Roman" w:hAnsi="Times New Roman" w:cs="Times New Roman"/>
              <w:szCs w:val="24"/>
            </w:rPr>
          </w:rPrChange>
        </w:rPr>
      </w:pPr>
      <w:ins w:id="1851" w:author="Pedro Oliveira" w:date="2019-10-24T00:08:00Z">
        <w:r w:rsidRPr="002A069A">
          <w:rPr>
            <w:rStyle w:val="SubtleEmphasis"/>
            <w:rPrChange w:id="1852" w:author="Pedro Oliveira" w:date="2019-10-24T00:08:00Z">
              <w:rPr>
                <w:rFonts w:ascii="Times New Roman" w:eastAsia="Times New Roman" w:hAnsi="Times New Roman" w:cs="Times New Roman"/>
                <w:color w:val="000000"/>
                <w:sz w:val="20"/>
                <w:szCs w:val="20"/>
              </w:rPr>
            </w:rPrChange>
          </w:rPr>
          <w:t>    E(</w:t>
        </w:r>
        <w:proofErr w:type="spellStart"/>
        <w:r w:rsidRPr="002A069A">
          <w:rPr>
            <w:rStyle w:val="SubtleEmphasis"/>
            <w:rPrChange w:id="1853"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54" w:author="Pedro Oliveira" w:date="2019-10-24T00:08:00Z">
              <w:rPr>
                <w:rFonts w:ascii="Times New Roman" w:eastAsia="Times New Roman" w:hAnsi="Times New Roman" w:cs="Times New Roman"/>
                <w:color w:val="000000"/>
                <w:sz w:val="20"/>
                <w:szCs w:val="20"/>
              </w:rPr>
            </w:rPrChange>
          </w:rPr>
          <w:t>) = sum(</w:t>
        </w:r>
        <w:proofErr w:type="spellStart"/>
        <w:r w:rsidRPr="002A069A">
          <w:rPr>
            <w:rStyle w:val="SubtleEmphasis"/>
            <w:rPrChange w:id="1855"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856" w:author="Pedro Oliveira" w:date="2019-10-24T00:08:00Z">
              <w:rPr>
                <w:rFonts w:ascii="Times New Roman" w:eastAsia="Times New Roman" w:hAnsi="Times New Roman" w:cs="Times New Roman"/>
                <w:color w:val="000000"/>
                <w:sz w:val="20"/>
                <w:szCs w:val="20"/>
              </w:rPr>
            </w:rPrChange>
          </w:rPr>
          <w:t>(2:end,5));</w:t>
        </w:r>
      </w:ins>
    </w:p>
    <w:p w14:paraId="32755E16" w14:textId="77777777" w:rsidR="002A069A" w:rsidRPr="002A069A" w:rsidRDefault="002A069A" w:rsidP="002A069A">
      <w:pPr>
        <w:spacing w:before="0" w:after="0" w:line="240" w:lineRule="auto"/>
        <w:rPr>
          <w:ins w:id="1857" w:author="Pedro Oliveira" w:date="2019-10-24T00:08:00Z"/>
          <w:rStyle w:val="SubtleEmphasis"/>
          <w:rPrChange w:id="1858" w:author="Pedro Oliveira" w:date="2019-10-24T00:08:00Z">
            <w:rPr>
              <w:ins w:id="1859" w:author="Pedro Oliveira" w:date="2019-10-24T00:08:00Z"/>
              <w:rFonts w:ascii="Times New Roman" w:eastAsia="Times New Roman" w:hAnsi="Times New Roman" w:cs="Times New Roman"/>
              <w:szCs w:val="24"/>
            </w:rPr>
          </w:rPrChange>
        </w:rPr>
      </w:pPr>
      <w:ins w:id="1860" w:author="Pedro Oliveira" w:date="2019-10-24T00:08:00Z">
        <w:r w:rsidRPr="002A069A">
          <w:rPr>
            <w:rStyle w:val="SubtleEmphasis"/>
            <w:rPrChange w:id="1861" w:author="Pedro Oliveira" w:date="2019-10-24T00:08:00Z">
              <w:rPr>
                <w:rFonts w:ascii="Times New Roman" w:eastAsia="Times New Roman" w:hAnsi="Times New Roman" w:cs="Times New Roman"/>
                <w:color w:val="000000"/>
                <w:sz w:val="20"/>
                <w:szCs w:val="20"/>
              </w:rPr>
            </w:rPrChange>
          </w:rPr>
          <w:t>    F(</w:t>
        </w:r>
        <w:proofErr w:type="spellStart"/>
        <w:r w:rsidRPr="002A069A">
          <w:rPr>
            <w:rStyle w:val="SubtleEmphasis"/>
            <w:rPrChange w:id="1862"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63" w:author="Pedro Oliveira" w:date="2019-10-24T00:08:00Z">
              <w:rPr>
                <w:rFonts w:ascii="Times New Roman" w:eastAsia="Times New Roman" w:hAnsi="Times New Roman" w:cs="Times New Roman"/>
                <w:color w:val="000000"/>
                <w:sz w:val="20"/>
                <w:szCs w:val="20"/>
              </w:rPr>
            </w:rPrChange>
          </w:rPr>
          <w:t>) = sum(</w:t>
        </w:r>
        <w:proofErr w:type="spellStart"/>
        <w:r w:rsidRPr="002A069A">
          <w:rPr>
            <w:rStyle w:val="SubtleEmphasis"/>
            <w:rPrChange w:id="1864"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865" w:author="Pedro Oliveira" w:date="2019-10-24T00:08:00Z">
              <w:rPr>
                <w:rFonts w:ascii="Times New Roman" w:eastAsia="Times New Roman" w:hAnsi="Times New Roman" w:cs="Times New Roman"/>
                <w:color w:val="000000"/>
                <w:sz w:val="20"/>
                <w:szCs w:val="20"/>
              </w:rPr>
            </w:rPrChange>
          </w:rPr>
          <w:t>(2:end,6));</w:t>
        </w:r>
      </w:ins>
    </w:p>
    <w:p w14:paraId="5BA73B58" w14:textId="77777777" w:rsidR="002A069A" w:rsidRPr="002A069A" w:rsidRDefault="002A069A" w:rsidP="002A069A">
      <w:pPr>
        <w:spacing w:before="0" w:after="0" w:line="240" w:lineRule="auto"/>
        <w:rPr>
          <w:ins w:id="1866" w:author="Pedro Oliveira" w:date="2019-10-24T00:08:00Z"/>
          <w:rStyle w:val="SubtleEmphasis"/>
          <w:rPrChange w:id="1867" w:author="Pedro Oliveira" w:date="2019-10-24T00:08:00Z">
            <w:rPr>
              <w:ins w:id="1868" w:author="Pedro Oliveira" w:date="2019-10-24T00:08:00Z"/>
              <w:rFonts w:ascii="Times New Roman" w:eastAsia="Times New Roman" w:hAnsi="Times New Roman" w:cs="Times New Roman"/>
              <w:szCs w:val="24"/>
            </w:rPr>
          </w:rPrChange>
        </w:rPr>
      </w:pPr>
      <w:ins w:id="1869" w:author="Pedro Oliveira" w:date="2019-10-24T00:08:00Z">
        <w:r w:rsidRPr="002A069A">
          <w:rPr>
            <w:rStyle w:val="SubtleEmphasis"/>
            <w:rPrChange w:id="1870" w:author="Pedro Oliveira" w:date="2019-10-24T00:08:00Z">
              <w:rPr>
                <w:rFonts w:ascii="Times New Roman" w:eastAsia="Times New Roman" w:hAnsi="Times New Roman" w:cs="Times New Roman"/>
                <w:color w:val="000000"/>
                <w:sz w:val="20"/>
                <w:szCs w:val="20"/>
              </w:rPr>
            </w:rPrChange>
          </w:rPr>
          <w:t>    G(</w:t>
        </w:r>
        <w:proofErr w:type="spellStart"/>
        <w:r w:rsidRPr="002A069A">
          <w:rPr>
            <w:rStyle w:val="SubtleEmphasis"/>
            <w:rPrChange w:id="1871"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72" w:author="Pedro Oliveira" w:date="2019-10-24T00:08:00Z">
              <w:rPr>
                <w:rFonts w:ascii="Times New Roman" w:eastAsia="Times New Roman" w:hAnsi="Times New Roman" w:cs="Times New Roman"/>
                <w:color w:val="000000"/>
                <w:sz w:val="20"/>
                <w:szCs w:val="20"/>
              </w:rPr>
            </w:rPrChange>
          </w:rPr>
          <w:t>) = sum(</w:t>
        </w:r>
        <w:proofErr w:type="spellStart"/>
        <w:r w:rsidRPr="002A069A">
          <w:rPr>
            <w:rStyle w:val="SubtleEmphasis"/>
            <w:rPrChange w:id="1873"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874" w:author="Pedro Oliveira" w:date="2019-10-24T00:08:00Z">
              <w:rPr>
                <w:rFonts w:ascii="Times New Roman" w:eastAsia="Times New Roman" w:hAnsi="Times New Roman" w:cs="Times New Roman"/>
                <w:color w:val="000000"/>
                <w:sz w:val="20"/>
                <w:szCs w:val="20"/>
              </w:rPr>
            </w:rPrChange>
          </w:rPr>
          <w:t>(2:end,7));</w:t>
        </w:r>
      </w:ins>
    </w:p>
    <w:p w14:paraId="399C9881" w14:textId="77777777" w:rsidR="002A069A" w:rsidRPr="002A069A" w:rsidRDefault="002A069A" w:rsidP="002A069A">
      <w:pPr>
        <w:spacing w:before="0" w:after="0" w:line="240" w:lineRule="auto"/>
        <w:rPr>
          <w:ins w:id="1875" w:author="Pedro Oliveira" w:date="2019-10-24T00:08:00Z"/>
          <w:rStyle w:val="SubtleEmphasis"/>
          <w:rPrChange w:id="1876" w:author="Pedro Oliveira" w:date="2019-10-24T00:08:00Z">
            <w:rPr>
              <w:ins w:id="1877" w:author="Pedro Oliveira" w:date="2019-10-24T00:08:00Z"/>
              <w:rFonts w:ascii="Times New Roman" w:eastAsia="Times New Roman" w:hAnsi="Times New Roman" w:cs="Times New Roman"/>
              <w:szCs w:val="24"/>
            </w:rPr>
          </w:rPrChange>
        </w:rPr>
      </w:pPr>
      <w:ins w:id="1878" w:author="Pedro Oliveira" w:date="2019-10-24T00:08:00Z">
        <w:r w:rsidRPr="002A069A">
          <w:rPr>
            <w:rStyle w:val="SubtleEmphasis"/>
            <w:rPrChange w:id="1879" w:author="Pedro Oliveira" w:date="2019-10-24T00:08:00Z">
              <w:rPr>
                <w:rFonts w:ascii="Times New Roman" w:eastAsia="Times New Roman" w:hAnsi="Times New Roman" w:cs="Times New Roman"/>
                <w:color w:val="000000"/>
                <w:sz w:val="20"/>
                <w:szCs w:val="20"/>
              </w:rPr>
            </w:rPrChange>
          </w:rPr>
          <w:t>    H(</w:t>
        </w:r>
        <w:proofErr w:type="spellStart"/>
        <w:r w:rsidRPr="002A069A">
          <w:rPr>
            <w:rStyle w:val="SubtleEmphasis"/>
            <w:rPrChange w:id="1880"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81" w:author="Pedro Oliveira" w:date="2019-10-24T00:08:00Z">
              <w:rPr>
                <w:rFonts w:ascii="Times New Roman" w:eastAsia="Times New Roman" w:hAnsi="Times New Roman" w:cs="Times New Roman"/>
                <w:color w:val="000000"/>
                <w:sz w:val="20"/>
                <w:szCs w:val="20"/>
              </w:rPr>
            </w:rPrChange>
          </w:rPr>
          <w:t>) = sum(</w:t>
        </w:r>
        <w:proofErr w:type="spellStart"/>
        <w:r w:rsidRPr="002A069A">
          <w:rPr>
            <w:rStyle w:val="SubtleEmphasis"/>
            <w:rPrChange w:id="1882" w:author="Pedro Oliveira" w:date="2019-10-24T00:08:00Z">
              <w:rPr>
                <w:rFonts w:ascii="Times New Roman" w:eastAsia="Times New Roman" w:hAnsi="Times New Roman" w:cs="Times New Roman"/>
                <w:color w:val="000000"/>
                <w:sz w:val="20"/>
                <w:szCs w:val="20"/>
              </w:rPr>
            </w:rPrChange>
          </w:rPr>
          <w:t>outpt_vector</w:t>
        </w:r>
        <w:proofErr w:type="spellEnd"/>
        <w:r w:rsidRPr="002A069A">
          <w:rPr>
            <w:rStyle w:val="SubtleEmphasis"/>
            <w:rPrChange w:id="1883" w:author="Pedro Oliveira" w:date="2019-10-24T00:08:00Z">
              <w:rPr>
                <w:rFonts w:ascii="Times New Roman" w:eastAsia="Times New Roman" w:hAnsi="Times New Roman" w:cs="Times New Roman"/>
                <w:color w:val="000000"/>
                <w:sz w:val="20"/>
                <w:szCs w:val="20"/>
              </w:rPr>
            </w:rPrChange>
          </w:rPr>
          <w:t>(2:end,8));</w:t>
        </w:r>
      </w:ins>
    </w:p>
    <w:p w14:paraId="4793582B" w14:textId="77777777" w:rsidR="002A069A" w:rsidRPr="002A069A" w:rsidRDefault="002A069A" w:rsidP="002A069A">
      <w:pPr>
        <w:spacing w:before="0" w:after="0" w:line="240" w:lineRule="auto"/>
        <w:rPr>
          <w:ins w:id="1884" w:author="Pedro Oliveira" w:date="2019-10-24T00:08:00Z"/>
          <w:rStyle w:val="SubtleEmphasis"/>
          <w:rPrChange w:id="1885" w:author="Pedro Oliveira" w:date="2019-10-24T00:08:00Z">
            <w:rPr>
              <w:ins w:id="1886" w:author="Pedro Oliveira" w:date="2019-10-24T00:08:00Z"/>
              <w:rFonts w:ascii="Times New Roman" w:eastAsia="Times New Roman" w:hAnsi="Times New Roman" w:cs="Times New Roman"/>
              <w:szCs w:val="24"/>
            </w:rPr>
          </w:rPrChange>
        </w:rPr>
      </w:pPr>
      <w:ins w:id="1887" w:author="Pedro Oliveira" w:date="2019-10-24T00:08:00Z">
        <w:r w:rsidRPr="002A069A">
          <w:rPr>
            <w:rStyle w:val="SubtleEmphasis"/>
            <w:rPrChange w:id="1888"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889"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1890" w:author="Pedro Oliveira" w:date="2019-10-24T00:08:00Z">
              <w:rPr>
                <w:rFonts w:ascii="Times New Roman" w:eastAsia="Times New Roman" w:hAnsi="Times New Roman" w:cs="Times New Roman"/>
                <w:color w:val="000000"/>
                <w:sz w:val="20"/>
                <w:szCs w:val="20"/>
              </w:rPr>
            </w:rPrChange>
          </w:rPr>
          <w:t>(['B = ' num2str(B(</w:t>
        </w:r>
        <w:proofErr w:type="spellStart"/>
        <w:r w:rsidRPr="002A069A">
          <w:rPr>
            <w:rStyle w:val="SubtleEmphasis"/>
            <w:rPrChange w:id="1891" w:author="Pedro Oliveira" w:date="2019-10-24T00:08:00Z">
              <w:rPr>
                <w:rFonts w:ascii="Times New Roman" w:eastAsia="Times New Roman" w:hAnsi="Times New Roman" w:cs="Times New Roman"/>
                <w:color w:val="000000"/>
                <w:sz w:val="20"/>
                <w:szCs w:val="20"/>
              </w:rPr>
            </w:rPrChange>
          </w:rPr>
          <w:t>iter_loops</w:t>
        </w:r>
        <w:proofErr w:type="spellEnd"/>
        <w:r w:rsidRPr="002A069A">
          <w:rPr>
            <w:rStyle w:val="SubtleEmphasis"/>
            <w:rPrChange w:id="1892" w:author="Pedro Oliveira" w:date="2019-10-24T00:08:00Z">
              <w:rPr>
                <w:rFonts w:ascii="Times New Roman" w:eastAsia="Times New Roman" w:hAnsi="Times New Roman" w:cs="Times New Roman"/>
                <w:color w:val="000000"/>
                <w:sz w:val="20"/>
                <w:szCs w:val="20"/>
              </w:rPr>
            </w:rPrChange>
          </w:rPr>
          <w:t>))]);</w:t>
        </w:r>
      </w:ins>
    </w:p>
    <w:p w14:paraId="7AAA3226" w14:textId="77777777" w:rsidR="002A069A" w:rsidRPr="002A069A" w:rsidRDefault="002A069A" w:rsidP="002A069A">
      <w:pPr>
        <w:spacing w:before="0" w:after="0" w:line="240" w:lineRule="auto"/>
        <w:jc w:val="left"/>
        <w:rPr>
          <w:ins w:id="1893" w:author="Pedro Oliveira" w:date="2019-10-24T00:08:00Z"/>
          <w:rStyle w:val="SubtleEmphasis"/>
          <w:rPrChange w:id="1894" w:author="Pedro Oliveira" w:date="2019-10-24T00:08:00Z">
            <w:rPr>
              <w:ins w:id="1895" w:author="Pedro Oliveira" w:date="2019-10-24T00:08:00Z"/>
              <w:rFonts w:ascii="Times New Roman" w:eastAsia="Times New Roman" w:hAnsi="Times New Roman" w:cs="Times New Roman"/>
              <w:szCs w:val="24"/>
            </w:rPr>
          </w:rPrChange>
        </w:rPr>
      </w:pPr>
    </w:p>
    <w:p w14:paraId="6E52D569" w14:textId="77777777" w:rsidR="002A069A" w:rsidRPr="002A069A" w:rsidRDefault="002A069A" w:rsidP="002A069A">
      <w:pPr>
        <w:spacing w:before="0" w:after="0" w:line="240" w:lineRule="auto"/>
        <w:rPr>
          <w:ins w:id="1896" w:author="Pedro Oliveira" w:date="2019-10-24T00:08:00Z"/>
          <w:rStyle w:val="SubtleEmphasis"/>
          <w:rPrChange w:id="1897" w:author="Pedro Oliveira" w:date="2019-10-24T00:08:00Z">
            <w:rPr>
              <w:ins w:id="1898" w:author="Pedro Oliveira" w:date="2019-10-24T00:08:00Z"/>
              <w:rFonts w:ascii="Times New Roman" w:eastAsia="Times New Roman" w:hAnsi="Times New Roman" w:cs="Times New Roman"/>
              <w:szCs w:val="24"/>
            </w:rPr>
          </w:rPrChange>
        </w:rPr>
      </w:pPr>
      <w:ins w:id="1899" w:author="Pedro Oliveira" w:date="2019-10-24T00:08:00Z">
        <w:r w:rsidRPr="002A069A">
          <w:rPr>
            <w:rStyle w:val="SubtleEmphasis"/>
            <w:rPrChange w:id="1900" w:author="Pedro Oliveira" w:date="2019-10-24T00:08:00Z">
              <w:rPr>
                <w:rFonts w:ascii="Times New Roman" w:eastAsia="Times New Roman" w:hAnsi="Times New Roman" w:cs="Times New Roman"/>
                <w:color w:val="000000"/>
                <w:sz w:val="20"/>
                <w:szCs w:val="20"/>
              </w:rPr>
            </w:rPrChange>
          </w:rPr>
          <w:lastRenderedPageBreak/>
          <w:t xml:space="preserve">    %% 2) </w:t>
        </w:r>
        <w:proofErr w:type="spellStart"/>
        <w:r w:rsidRPr="002A069A">
          <w:rPr>
            <w:rStyle w:val="SubtleEmphasis"/>
            <w:rPrChange w:id="1901" w:author="Pedro Oliveira" w:date="2019-10-24T00:08:00Z">
              <w:rPr>
                <w:rFonts w:ascii="Times New Roman" w:eastAsia="Times New Roman" w:hAnsi="Times New Roman" w:cs="Times New Roman"/>
                <w:color w:val="000000"/>
                <w:sz w:val="20"/>
                <w:szCs w:val="20"/>
              </w:rPr>
            </w:rPrChange>
          </w:rPr>
          <w:t>Plote</w:t>
        </w:r>
        <w:proofErr w:type="spellEnd"/>
      </w:ins>
    </w:p>
    <w:p w14:paraId="7AD215DA" w14:textId="77777777" w:rsidR="002A069A" w:rsidRPr="002A069A" w:rsidRDefault="002A069A" w:rsidP="002A069A">
      <w:pPr>
        <w:spacing w:before="0" w:after="0" w:line="240" w:lineRule="auto"/>
        <w:rPr>
          <w:ins w:id="1902" w:author="Pedro Oliveira" w:date="2019-10-24T00:08:00Z"/>
          <w:rStyle w:val="SubtleEmphasis"/>
          <w:rPrChange w:id="1903" w:author="Pedro Oliveira" w:date="2019-10-24T00:08:00Z">
            <w:rPr>
              <w:ins w:id="1904" w:author="Pedro Oliveira" w:date="2019-10-24T00:08:00Z"/>
              <w:rFonts w:ascii="Times New Roman" w:eastAsia="Times New Roman" w:hAnsi="Times New Roman" w:cs="Times New Roman"/>
              <w:szCs w:val="24"/>
            </w:rPr>
          </w:rPrChange>
        </w:rPr>
      </w:pPr>
      <w:ins w:id="1905" w:author="Pedro Oliveira" w:date="2019-10-24T00:08:00Z">
        <w:r w:rsidRPr="002A069A">
          <w:rPr>
            <w:rStyle w:val="SubtleEmphasis"/>
            <w:rPrChange w:id="1906" w:author="Pedro Oliveira" w:date="2019-10-24T00:08:00Z">
              <w:rPr>
                <w:rFonts w:ascii="Times New Roman" w:eastAsia="Times New Roman" w:hAnsi="Times New Roman" w:cs="Times New Roman"/>
                <w:color w:val="000000"/>
                <w:sz w:val="20"/>
                <w:szCs w:val="20"/>
              </w:rPr>
            </w:rPrChange>
          </w:rPr>
          <w:t>       </w:t>
        </w:r>
      </w:ins>
    </w:p>
    <w:p w14:paraId="689D3E02" w14:textId="77777777" w:rsidR="002A069A" w:rsidRPr="002A069A" w:rsidRDefault="002A069A" w:rsidP="002A069A">
      <w:pPr>
        <w:spacing w:before="0" w:after="0" w:line="240" w:lineRule="auto"/>
        <w:rPr>
          <w:ins w:id="1907" w:author="Pedro Oliveira" w:date="2019-10-24T00:08:00Z"/>
          <w:rStyle w:val="SubtleEmphasis"/>
          <w:rPrChange w:id="1908" w:author="Pedro Oliveira" w:date="2019-10-24T00:08:00Z">
            <w:rPr>
              <w:ins w:id="1909" w:author="Pedro Oliveira" w:date="2019-10-24T00:08:00Z"/>
              <w:rFonts w:ascii="Times New Roman" w:eastAsia="Times New Roman" w:hAnsi="Times New Roman" w:cs="Times New Roman"/>
              <w:szCs w:val="24"/>
            </w:rPr>
          </w:rPrChange>
        </w:rPr>
      </w:pPr>
      <w:ins w:id="1910" w:author="Pedro Oliveira" w:date="2019-10-24T00:08:00Z">
        <w:r w:rsidRPr="002A069A">
          <w:rPr>
            <w:rStyle w:val="SubtleEmphasis"/>
            <w:rPrChange w:id="1911" w:author="Pedro Oliveira" w:date="2019-10-24T00:08:00Z">
              <w:rPr>
                <w:rFonts w:ascii="Times New Roman" w:eastAsia="Times New Roman" w:hAnsi="Times New Roman" w:cs="Times New Roman"/>
                <w:color w:val="000000"/>
                <w:sz w:val="20"/>
                <w:szCs w:val="20"/>
              </w:rPr>
            </w:rPrChange>
          </w:rPr>
          <w:t>    subplot(241); delete(p1); %delete(t1);</w:t>
        </w:r>
      </w:ins>
    </w:p>
    <w:p w14:paraId="7360CFA1" w14:textId="77777777" w:rsidR="002A069A" w:rsidRPr="002A069A" w:rsidRDefault="002A069A" w:rsidP="002A069A">
      <w:pPr>
        <w:spacing w:before="0" w:after="0" w:line="240" w:lineRule="auto"/>
        <w:rPr>
          <w:ins w:id="1912" w:author="Pedro Oliveira" w:date="2019-10-24T00:08:00Z"/>
          <w:rStyle w:val="SubtleEmphasis"/>
          <w:rPrChange w:id="1913" w:author="Pedro Oliveira" w:date="2019-10-24T00:08:00Z">
            <w:rPr>
              <w:ins w:id="1914" w:author="Pedro Oliveira" w:date="2019-10-24T00:08:00Z"/>
              <w:rFonts w:ascii="Times New Roman" w:eastAsia="Times New Roman" w:hAnsi="Times New Roman" w:cs="Times New Roman"/>
              <w:szCs w:val="24"/>
            </w:rPr>
          </w:rPrChange>
        </w:rPr>
      </w:pPr>
      <w:ins w:id="1915" w:author="Pedro Oliveira" w:date="2019-10-24T00:08:00Z">
        <w:r w:rsidRPr="002A069A">
          <w:rPr>
            <w:rStyle w:val="SubtleEmphasis"/>
            <w:rPrChange w:id="1916" w:author="Pedro Oliveira" w:date="2019-10-24T00:08:00Z">
              <w:rPr>
                <w:rFonts w:ascii="Times New Roman" w:eastAsia="Times New Roman" w:hAnsi="Times New Roman" w:cs="Times New Roman"/>
                <w:color w:val="000000"/>
                <w:sz w:val="20"/>
                <w:szCs w:val="20"/>
              </w:rPr>
            </w:rPrChange>
          </w:rPr>
          <w:t>    p1 = plot(B,'-*g', 'MarkerSize',4,'LineWidth',2);</w:t>
        </w:r>
      </w:ins>
    </w:p>
    <w:p w14:paraId="640A4BD2" w14:textId="77777777" w:rsidR="002A069A" w:rsidRPr="002A069A" w:rsidRDefault="002A069A" w:rsidP="002A069A">
      <w:pPr>
        <w:spacing w:before="0" w:after="0" w:line="240" w:lineRule="auto"/>
        <w:rPr>
          <w:ins w:id="1917" w:author="Pedro Oliveira" w:date="2019-10-24T00:08:00Z"/>
          <w:rStyle w:val="SubtleEmphasis"/>
          <w:rPrChange w:id="1918" w:author="Pedro Oliveira" w:date="2019-10-24T00:08:00Z">
            <w:rPr>
              <w:ins w:id="1919" w:author="Pedro Oliveira" w:date="2019-10-24T00:08:00Z"/>
              <w:rFonts w:ascii="Times New Roman" w:eastAsia="Times New Roman" w:hAnsi="Times New Roman" w:cs="Times New Roman"/>
              <w:szCs w:val="24"/>
            </w:rPr>
          </w:rPrChange>
        </w:rPr>
      </w:pPr>
      <w:ins w:id="1920" w:author="Pedro Oliveira" w:date="2019-10-24T00:08:00Z">
        <w:r w:rsidRPr="002A069A">
          <w:rPr>
            <w:rStyle w:val="SubtleEmphasis"/>
            <w:rPrChange w:id="1921" w:author="Pedro Oliveira" w:date="2019-10-24T00:08:00Z">
              <w:rPr>
                <w:rFonts w:ascii="Times New Roman" w:eastAsia="Times New Roman" w:hAnsi="Times New Roman" w:cs="Times New Roman"/>
                <w:color w:val="000000"/>
                <w:sz w:val="20"/>
                <w:szCs w:val="20"/>
              </w:rPr>
            </w:rPrChange>
          </w:rPr>
          <w:t>    subplot(242); delete(p2);</w:t>
        </w:r>
      </w:ins>
    </w:p>
    <w:p w14:paraId="7A0BACB3" w14:textId="77777777" w:rsidR="002A069A" w:rsidRPr="002A069A" w:rsidRDefault="002A069A" w:rsidP="002A069A">
      <w:pPr>
        <w:spacing w:before="0" w:after="0" w:line="240" w:lineRule="auto"/>
        <w:rPr>
          <w:ins w:id="1922" w:author="Pedro Oliveira" w:date="2019-10-24T00:08:00Z"/>
          <w:rStyle w:val="SubtleEmphasis"/>
          <w:rPrChange w:id="1923" w:author="Pedro Oliveira" w:date="2019-10-24T00:08:00Z">
            <w:rPr>
              <w:ins w:id="1924" w:author="Pedro Oliveira" w:date="2019-10-24T00:08:00Z"/>
              <w:rFonts w:ascii="Times New Roman" w:eastAsia="Times New Roman" w:hAnsi="Times New Roman" w:cs="Times New Roman"/>
              <w:szCs w:val="24"/>
            </w:rPr>
          </w:rPrChange>
        </w:rPr>
      </w:pPr>
      <w:ins w:id="1925" w:author="Pedro Oliveira" w:date="2019-10-24T00:08:00Z">
        <w:r w:rsidRPr="002A069A">
          <w:rPr>
            <w:rStyle w:val="SubtleEmphasis"/>
            <w:rPrChange w:id="1926" w:author="Pedro Oliveira" w:date="2019-10-24T00:08:00Z">
              <w:rPr>
                <w:rFonts w:ascii="Times New Roman" w:eastAsia="Times New Roman" w:hAnsi="Times New Roman" w:cs="Times New Roman"/>
                <w:color w:val="000000"/>
                <w:sz w:val="20"/>
                <w:szCs w:val="20"/>
              </w:rPr>
            </w:rPrChange>
          </w:rPr>
          <w:t>    p2 = plot(C,'-*b', 'MarkerSize',4,'LineWidth',2);</w:t>
        </w:r>
      </w:ins>
    </w:p>
    <w:p w14:paraId="2CED4112" w14:textId="77777777" w:rsidR="002A069A" w:rsidRPr="002A069A" w:rsidRDefault="002A069A" w:rsidP="002A069A">
      <w:pPr>
        <w:spacing w:before="0" w:after="0" w:line="240" w:lineRule="auto"/>
        <w:rPr>
          <w:ins w:id="1927" w:author="Pedro Oliveira" w:date="2019-10-24T00:08:00Z"/>
          <w:rStyle w:val="SubtleEmphasis"/>
          <w:rPrChange w:id="1928" w:author="Pedro Oliveira" w:date="2019-10-24T00:08:00Z">
            <w:rPr>
              <w:ins w:id="1929" w:author="Pedro Oliveira" w:date="2019-10-24T00:08:00Z"/>
              <w:rFonts w:ascii="Times New Roman" w:eastAsia="Times New Roman" w:hAnsi="Times New Roman" w:cs="Times New Roman"/>
              <w:szCs w:val="24"/>
            </w:rPr>
          </w:rPrChange>
        </w:rPr>
      </w:pPr>
      <w:ins w:id="1930" w:author="Pedro Oliveira" w:date="2019-10-24T00:08:00Z">
        <w:r w:rsidRPr="002A069A">
          <w:rPr>
            <w:rStyle w:val="SubtleEmphasis"/>
            <w:rPrChange w:id="1931" w:author="Pedro Oliveira" w:date="2019-10-24T00:08:00Z">
              <w:rPr>
                <w:rFonts w:ascii="Times New Roman" w:eastAsia="Times New Roman" w:hAnsi="Times New Roman" w:cs="Times New Roman"/>
                <w:color w:val="000000"/>
                <w:sz w:val="20"/>
                <w:szCs w:val="20"/>
              </w:rPr>
            </w:rPrChange>
          </w:rPr>
          <w:t>    subplot(243); delete(p3);</w:t>
        </w:r>
      </w:ins>
    </w:p>
    <w:p w14:paraId="24E614B3" w14:textId="77777777" w:rsidR="002A069A" w:rsidRPr="002A069A" w:rsidRDefault="002A069A" w:rsidP="002A069A">
      <w:pPr>
        <w:spacing w:before="0" w:after="0" w:line="240" w:lineRule="auto"/>
        <w:rPr>
          <w:ins w:id="1932" w:author="Pedro Oliveira" w:date="2019-10-24T00:08:00Z"/>
          <w:rStyle w:val="SubtleEmphasis"/>
          <w:rPrChange w:id="1933" w:author="Pedro Oliveira" w:date="2019-10-24T00:08:00Z">
            <w:rPr>
              <w:ins w:id="1934" w:author="Pedro Oliveira" w:date="2019-10-24T00:08:00Z"/>
              <w:rFonts w:ascii="Times New Roman" w:eastAsia="Times New Roman" w:hAnsi="Times New Roman" w:cs="Times New Roman"/>
              <w:szCs w:val="24"/>
            </w:rPr>
          </w:rPrChange>
        </w:rPr>
      </w:pPr>
      <w:ins w:id="1935" w:author="Pedro Oliveira" w:date="2019-10-24T00:08:00Z">
        <w:r w:rsidRPr="002A069A">
          <w:rPr>
            <w:rStyle w:val="SubtleEmphasis"/>
            <w:rPrChange w:id="1936" w:author="Pedro Oliveira" w:date="2019-10-24T00:08:00Z">
              <w:rPr>
                <w:rFonts w:ascii="Times New Roman" w:eastAsia="Times New Roman" w:hAnsi="Times New Roman" w:cs="Times New Roman"/>
                <w:color w:val="000000"/>
                <w:sz w:val="20"/>
                <w:szCs w:val="20"/>
              </w:rPr>
            </w:rPrChange>
          </w:rPr>
          <w:t>    p3 = plot(D,'-*r', 'MarkerSize',4,'LineWidth',2);</w:t>
        </w:r>
      </w:ins>
    </w:p>
    <w:p w14:paraId="29B4E39B" w14:textId="77777777" w:rsidR="002A069A" w:rsidRPr="002A069A" w:rsidRDefault="002A069A" w:rsidP="002A069A">
      <w:pPr>
        <w:spacing w:before="0" w:after="0" w:line="240" w:lineRule="auto"/>
        <w:rPr>
          <w:ins w:id="1937" w:author="Pedro Oliveira" w:date="2019-10-24T00:08:00Z"/>
          <w:rStyle w:val="SubtleEmphasis"/>
          <w:rPrChange w:id="1938" w:author="Pedro Oliveira" w:date="2019-10-24T00:08:00Z">
            <w:rPr>
              <w:ins w:id="1939" w:author="Pedro Oliveira" w:date="2019-10-24T00:08:00Z"/>
              <w:rFonts w:ascii="Times New Roman" w:eastAsia="Times New Roman" w:hAnsi="Times New Roman" w:cs="Times New Roman"/>
              <w:szCs w:val="24"/>
            </w:rPr>
          </w:rPrChange>
        </w:rPr>
      </w:pPr>
      <w:ins w:id="1940" w:author="Pedro Oliveira" w:date="2019-10-24T00:08:00Z">
        <w:r w:rsidRPr="002A069A">
          <w:rPr>
            <w:rStyle w:val="SubtleEmphasis"/>
            <w:rPrChange w:id="1941" w:author="Pedro Oliveira" w:date="2019-10-24T00:08:00Z">
              <w:rPr>
                <w:rFonts w:ascii="Times New Roman" w:eastAsia="Times New Roman" w:hAnsi="Times New Roman" w:cs="Times New Roman"/>
                <w:color w:val="000000"/>
                <w:sz w:val="20"/>
                <w:szCs w:val="20"/>
              </w:rPr>
            </w:rPrChange>
          </w:rPr>
          <w:t>    subplot(244); delete(p4);</w:t>
        </w:r>
      </w:ins>
    </w:p>
    <w:p w14:paraId="1B8C7D37" w14:textId="77777777" w:rsidR="002A069A" w:rsidRPr="002A069A" w:rsidRDefault="002A069A" w:rsidP="002A069A">
      <w:pPr>
        <w:spacing w:before="0" w:after="0" w:line="240" w:lineRule="auto"/>
        <w:rPr>
          <w:ins w:id="1942" w:author="Pedro Oliveira" w:date="2019-10-24T00:08:00Z"/>
          <w:rStyle w:val="SubtleEmphasis"/>
          <w:rPrChange w:id="1943" w:author="Pedro Oliveira" w:date="2019-10-24T00:08:00Z">
            <w:rPr>
              <w:ins w:id="1944" w:author="Pedro Oliveira" w:date="2019-10-24T00:08:00Z"/>
              <w:rFonts w:ascii="Times New Roman" w:eastAsia="Times New Roman" w:hAnsi="Times New Roman" w:cs="Times New Roman"/>
              <w:szCs w:val="24"/>
            </w:rPr>
          </w:rPrChange>
        </w:rPr>
      </w:pPr>
      <w:ins w:id="1945" w:author="Pedro Oliveira" w:date="2019-10-24T00:08:00Z">
        <w:r w:rsidRPr="002A069A">
          <w:rPr>
            <w:rStyle w:val="SubtleEmphasis"/>
            <w:rPrChange w:id="1946" w:author="Pedro Oliveira" w:date="2019-10-24T00:08:00Z">
              <w:rPr>
                <w:rFonts w:ascii="Times New Roman" w:eastAsia="Times New Roman" w:hAnsi="Times New Roman" w:cs="Times New Roman"/>
                <w:color w:val="000000"/>
                <w:sz w:val="20"/>
                <w:szCs w:val="20"/>
              </w:rPr>
            </w:rPrChange>
          </w:rPr>
          <w:t>    p4 = plot(E,'-*y', 'MarkerSize',4,'LineWidth',2);</w:t>
        </w:r>
      </w:ins>
    </w:p>
    <w:p w14:paraId="77AC5A87" w14:textId="77777777" w:rsidR="002A069A" w:rsidRPr="002A069A" w:rsidRDefault="002A069A" w:rsidP="002A069A">
      <w:pPr>
        <w:spacing w:before="0" w:after="0" w:line="240" w:lineRule="auto"/>
        <w:rPr>
          <w:ins w:id="1947" w:author="Pedro Oliveira" w:date="2019-10-24T00:08:00Z"/>
          <w:rStyle w:val="SubtleEmphasis"/>
          <w:rPrChange w:id="1948" w:author="Pedro Oliveira" w:date="2019-10-24T00:08:00Z">
            <w:rPr>
              <w:ins w:id="1949" w:author="Pedro Oliveira" w:date="2019-10-24T00:08:00Z"/>
              <w:rFonts w:ascii="Times New Roman" w:eastAsia="Times New Roman" w:hAnsi="Times New Roman" w:cs="Times New Roman"/>
              <w:szCs w:val="24"/>
            </w:rPr>
          </w:rPrChange>
        </w:rPr>
      </w:pPr>
      <w:ins w:id="1950" w:author="Pedro Oliveira" w:date="2019-10-24T00:08:00Z">
        <w:r w:rsidRPr="002A069A">
          <w:rPr>
            <w:rStyle w:val="SubtleEmphasis"/>
            <w:rPrChange w:id="1951" w:author="Pedro Oliveira" w:date="2019-10-24T00:08:00Z">
              <w:rPr>
                <w:rFonts w:ascii="Times New Roman" w:eastAsia="Times New Roman" w:hAnsi="Times New Roman" w:cs="Times New Roman"/>
                <w:color w:val="000000"/>
                <w:sz w:val="20"/>
                <w:szCs w:val="20"/>
              </w:rPr>
            </w:rPrChange>
          </w:rPr>
          <w:t>    subplot(245); delete(p5);</w:t>
        </w:r>
      </w:ins>
    </w:p>
    <w:p w14:paraId="2A19EC0C" w14:textId="77777777" w:rsidR="002A069A" w:rsidRPr="002A069A" w:rsidRDefault="002A069A" w:rsidP="002A069A">
      <w:pPr>
        <w:spacing w:before="0" w:after="0" w:line="240" w:lineRule="auto"/>
        <w:rPr>
          <w:ins w:id="1952" w:author="Pedro Oliveira" w:date="2019-10-24T00:08:00Z"/>
          <w:rStyle w:val="SubtleEmphasis"/>
          <w:rPrChange w:id="1953" w:author="Pedro Oliveira" w:date="2019-10-24T00:08:00Z">
            <w:rPr>
              <w:ins w:id="1954" w:author="Pedro Oliveira" w:date="2019-10-24T00:08:00Z"/>
              <w:rFonts w:ascii="Times New Roman" w:eastAsia="Times New Roman" w:hAnsi="Times New Roman" w:cs="Times New Roman"/>
              <w:szCs w:val="24"/>
            </w:rPr>
          </w:rPrChange>
        </w:rPr>
      </w:pPr>
      <w:ins w:id="1955" w:author="Pedro Oliveira" w:date="2019-10-24T00:08:00Z">
        <w:r w:rsidRPr="002A069A">
          <w:rPr>
            <w:rStyle w:val="SubtleEmphasis"/>
            <w:rPrChange w:id="1956" w:author="Pedro Oliveira" w:date="2019-10-24T00:08:00Z">
              <w:rPr>
                <w:rFonts w:ascii="Times New Roman" w:eastAsia="Times New Roman" w:hAnsi="Times New Roman" w:cs="Times New Roman"/>
                <w:color w:val="000000"/>
                <w:sz w:val="20"/>
                <w:szCs w:val="20"/>
              </w:rPr>
            </w:rPrChange>
          </w:rPr>
          <w:t>    p5 = plot(F,'-*k', 'MarkerSize',4,'LineWidth',2);</w:t>
        </w:r>
      </w:ins>
    </w:p>
    <w:p w14:paraId="3F815DB4" w14:textId="77777777" w:rsidR="002A069A" w:rsidRPr="002A069A" w:rsidRDefault="002A069A" w:rsidP="002A069A">
      <w:pPr>
        <w:spacing w:before="0" w:after="0" w:line="240" w:lineRule="auto"/>
        <w:rPr>
          <w:ins w:id="1957" w:author="Pedro Oliveira" w:date="2019-10-24T00:08:00Z"/>
          <w:rStyle w:val="SubtleEmphasis"/>
          <w:rPrChange w:id="1958" w:author="Pedro Oliveira" w:date="2019-10-24T00:08:00Z">
            <w:rPr>
              <w:ins w:id="1959" w:author="Pedro Oliveira" w:date="2019-10-24T00:08:00Z"/>
              <w:rFonts w:ascii="Times New Roman" w:eastAsia="Times New Roman" w:hAnsi="Times New Roman" w:cs="Times New Roman"/>
              <w:szCs w:val="24"/>
            </w:rPr>
          </w:rPrChange>
        </w:rPr>
      </w:pPr>
      <w:ins w:id="1960" w:author="Pedro Oliveira" w:date="2019-10-24T00:08:00Z">
        <w:r w:rsidRPr="002A069A">
          <w:rPr>
            <w:rStyle w:val="SubtleEmphasis"/>
            <w:rPrChange w:id="1961" w:author="Pedro Oliveira" w:date="2019-10-24T00:08:00Z">
              <w:rPr>
                <w:rFonts w:ascii="Times New Roman" w:eastAsia="Times New Roman" w:hAnsi="Times New Roman" w:cs="Times New Roman"/>
                <w:color w:val="000000"/>
                <w:sz w:val="20"/>
                <w:szCs w:val="20"/>
              </w:rPr>
            </w:rPrChange>
          </w:rPr>
          <w:t>    subplot(246);delete(p6);</w:t>
        </w:r>
      </w:ins>
    </w:p>
    <w:p w14:paraId="60F497F5" w14:textId="77777777" w:rsidR="002A069A" w:rsidRPr="002A069A" w:rsidRDefault="002A069A" w:rsidP="002A069A">
      <w:pPr>
        <w:spacing w:before="0" w:after="0" w:line="240" w:lineRule="auto"/>
        <w:rPr>
          <w:ins w:id="1962" w:author="Pedro Oliveira" w:date="2019-10-24T00:08:00Z"/>
          <w:rStyle w:val="SubtleEmphasis"/>
          <w:rPrChange w:id="1963" w:author="Pedro Oliveira" w:date="2019-10-24T00:08:00Z">
            <w:rPr>
              <w:ins w:id="1964" w:author="Pedro Oliveira" w:date="2019-10-24T00:08:00Z"/>
              <w:rFonts w:ascii="Times New Roman" w:eastAsia="Times New Roman" w:hAnsi="Times New Roman" w:cs="Times New Roman"/>
              <w:szCs w:val="24"/>
            </w:rPr>
          </w:rPrChange>
        </w:rPr>
      </w:pPr>
      <w:ins w:id="1965" w:author="Pedro Oliveira" w:date="2019-10-24T00:08:00Z">
        <w:r w:rsidRPr="002A069A">
          <w:rPr>
            <w:rStyle w:val="SubtleEmphasis"/>
            <w:rPrChange w:id="1966" w:author="Pedro Oliveira" w:date="2019-10-24T00:08:00Z">
              <w:rPr>
                <w:rFonts w:ascii="Times New Roman" w:eastAsia="Times New Roman" w:hAnsi="Times New Roman" w:cs="Times New Roman"/>
                <w:color w:val="000000"/>
                <w:sz w:val="20"/>
                <w:szCs w:val="20"/>
              </w:rPr>
            </w:rPrChange>
          </w:rPr>
          <w:t>    p6 = plot(G,'-*m', 'MarkerSize',4,'LineWidth',2);</w:t>
        </w:r>
      </w:ins>
    </w:p>
    <w:p w14:paraId="22767C7B" w14:textId="77777777" w:rsidR="002A069A" w:rsidRPr="002A069A" w:rsidRDefault="002A069A" w:rsidP="002A069A">
      <w:pPr>
        <w:spacing w:before="0" w:after="0" w:line="240" w:lineRule="auto"/>
        <w:rPr>
          <w:ins w:id="1967" w:author="Pedro Oliveira" w:date="2019-10-24T00:08:00Z"/>
          <w:rStyle w:val="SubtleEmphasis"/>
          <w:rPrChange w:id="1968" w:author="Pedro Oliveira" w:date="2019-10-24T00:08:00Z">
            <w:rPr>
              <w:ins w:id="1969" w:author="Pedro Oliveira" w:date="2019-10-24T00:08:00Z"/>
              <w:rFonts w:ascii="Times New Roman" w:eastAsia="Times New Roman" w:hAnsi="Times New Roman" w:cs="Times New Roman"/>
              <w:szCs w:val="24"/>
            </w:rPr>
          </w:rPrChange>
        </w:rPr>
      </w:pPr>
      <w:ins w:id="1970" w:author="Pedro Oliveira" w:date="2019-10-24T00:08:00Z">
        <w:r w:rsidRPr="002A069A">
          <w:rPr>
            <w:rStyle w:val="SubtleEmphasis"/>
            <w:rPrChange w:id="1971" w:author="Pedro Oliveira" w:date="2019-10-24T00:08:00Z">
              <w:rPr>
                <w:rFonts w:ascii="Times New Roman" w:eastAsia="Times New Roman" w:hAnsi="Times New Roman" w:cs="Times New Roman"/>
                <w:color w:val="000000"/>
                <w:sz w:val="20"/>
                <w:szCs w:val="20"/>
              </w:rPr>
            </w:rPrChange>
          </w:rPr>
          <w:t>    subplot(247); delete(p7); </w:t>
        </w:r>
      </w:ins>
    </w:p>
    <w:p w14:paraId="3692326E" w14:textId="77777777" w:rsidR="002A069A" w:rsidRPr="002A069A" w:rsidRDefault="002A069A" w:rsidP="002A069A">
      <w:pPr>
        <w:spacing w:before="0" w:after="0" w:line="240" w:lineRule="auto"/>
        <w:rPr>
          <w:ins w:id="1972" w:author="Pedro Oliveira" w:date="2019-10-24T00:08:00Z"/>
          <w:rStyle w:val="SubtleEmphasis"/>
          <w:rPrChange w:id="1973" w:author="Pedro Oliveira" w:date="2019-10-24T00:08:00Z">
            <w:rPr>
              <w:ins w:id="1974" w:author="Pedro Oliveira" w:date="2019-10-24T00:08:00Z"/>
              <w:rFonts w:ascii="Times New Roman" w:eastAsia="Times New Roman" w:hAnsi="Times New Roman" w:cs="Times New Roman"/>
              <w:szCs w:val="24"/>
            </w:rPr>
          </w:rPrChange>
        </w:rPr>
      </w:pPr>
      <w:ins w:id="1975" w:author="Pedro Oliveira" w:date="2019-10-24T00:08:00Z">
        <w:r w:rsidRPr="002A069A">
          <w:rPr>
            <w:rStyle w:val="SubtleEmphasis"/>
            <w:rPrChange w:id="1976" w:author="Pedro Oliveira" w:date="2019-10-24T00:08:00Z">
              <w:rPr>
                <w:rFonts w:ascii="Times New Roman" w:eastAsia="Times New Roman" w:hAnsi="Times New Roman" w:cs="Times New Roman"/>
                <w:color w:val="000000"/>
                <w:sz w:val="20"/>
                <w:szCs w:val="20"/>
              </w:rPr>
            </w:rPrChange>
          </w:rPr>
          <w:t>    p7 = plot(H,'-*c', 'MarkerSize',4,'LineWidth',2);</w:t>
        </w:r>
      </w:ins>
    </w:p>
    <w:p w14:paraId="21A58532" w14:textId="77777777" w:rsidR="002A069A" w:rsidRPr="002A069A" w:rsidRDefault="002A069A" w:rsidP="002A069A">
      <w:pPr>
        <w:spacing w:before="0" w:after="0" w:line="240" w:lineRule="auto"/>
        <w:rPr>
          <w:ins w:id="1977" w:author="Pedro Oliveira" w:date="2019-10-24T00:08:00Z"/>
          <w:rStyle w:val="SubtleEmphasis"/>
          <w:rPrChange w:id="1978" w:author="Pedro Oliveira" w:date="2019-10-24T00:08:00Z">
            <w:rPr>
              <w:ins w:id="1979" w:author="Pedro Oliveira" w:date="2019-10-24T00:08:00Z"/>
              <w:rFonts w:ascii="Times New Roman" w:eastAsia="Times New Roman" w:hAnsi="Times New Roman" w:cs="Times New Roman"/>
              <w:szCs w:val="24"/>
            </w:rPr>
          </w:rPrChange>
        </w:rPr>
      </w:pPr>
      <w:ins w:id="1980" w:author="Pedro Oliveira" w:date="2019-10-24T00:08:00Z">
        <w:r w:rsidRPr="002A069A">
          <w:rPr>
            <w:rStyle w:val="SubtleEmphasis"/>
            <w:rPrChange w:id="1981" w:author="Pedro Oliveira" w:date="2019-10-24T00:08:00Z">
              <w:rPr>
                <w:rFonts w:ascii="Times New Roman" w:eastAsia="Times New Roman" w:hAnsi="Times New Roman" w:cs="Times New Roman"/>
                <w:color w:val="000000"/>
                <w:sz w:val="20"/>
                <w:szCs w:val="20"/>
              </w:rPr>
            </w:rPrChange>
          </w:rPr>
          <w:t>    </w:t>
        </w:r>
      </w:ins>
    </w:p>
    <w:p w14:paraId="65F3A3D5" w14:textId="77777777" w:rsidR="002A069A" w:rsidRPr="002A069A" w:rsidRDefault="002A069A" w:rsidP="002A069A">
      <w:pPr>
        <w:spacing w:before="0" w:after="0" w:line="240" w:lineRule="auto"/>
        <w:rPr>
          <w:ins w:id="1982" w:author="Pedro Oliveira" w:date="2019-10-24T00:08:00Z"/>
          <w:rStyle w:val="SubtleEmphasis"/>
          <w:rPrChange w:id="1983" w:author="Pedro Oliveira" w:date="2019-10-24T00:08:00Z">
            <w:rPr>
              <w:ins w:id="1984" w:author="Pedro Oliveira" w:date="2019-10-24T00:08:00Z"/>
              <w:rFonts w:ascii="Times New Roman" w:eastAsia="Times New Roman" w:hAnsi="Times New Roman" w:cs="Times New Roman"/>
              <w:szCs w:val="24"/>
            </w:rPr>
          </w:rPrChange>
        </w:rPr>
      </w:pPr>
      <w:ins w:id="1985" w:author="Pedro Oliveira" w:date="2019-10-24T00:08:00Z">
        <w:r w:rsidRPr="002A069A">
          <w:rPr>
            <w:rStyle w:val="SubtleEmphasis"/>
            <w:rPrChange w:id="1986" w:author="Pedro Oliveira" w:date="2019-10-24T00:08:00Z">
              <w:rPr>
                <w:rFonts w:ascii="Times New Roman" w:eastAsia="Times New Roman" w:hAnsi="Times New Roman" w:cs="Times New Roman"/>
                <w:color w:val="000000"/>
                <w:sz w:val="20"/>
                <w:szCs w:val="20"/>
              </w:rPr>
            </w:rPrChange>
          </w:rPr>
          <w:t>    </w:t>
        </w:r>
        <w:proofErr w:type="spellStart"/>
        <w:r w:rsidRPr="002A069A">
          <w:rPr>
            <w:rStyle w:val="SubtleEmphasis"/>
            <w:rPrChange w:id="1987" w:author="Pedro Oliveira" w:date="2019-10-24T00:08:00Z">
              <w:rPr>
                <w:rFonts w:ascii="Times New Roman" w:eastAsia="Times New Roman" w:hAnsi="Times New Roman" w:cs="Times New Roman"/>
                <w:color w:val="000000"/>
                <w:sz w:val="20"/>
                <w:szCs w:val="20"/>
              </w:rPr>
            </w:rPrChange>
          </w:rPr>
          <w:t>drawnow</w:t>
        </w:r>
        <w:proofErr w:type="spellEnd"/>
        <w:r w:rsidRPr="002A069A">
          <w:rPr>
            <w:rStyle w:val="SubtleEmphasis"/>
            <w:rPrChange w:id="1988" w:author="Pedro Oliveira" w:date="2019-10-24T00:08:00Z">
              <w:rPr>
                <w:rFonts w:ascii="Times New Roman" w:eastAsia="Times New Roman" w:hAnsi="Times New Roman" w:cs="Times New Roman"/>
                <w:color w:val="000000"/>
                <w:sz w:val="20"/>
                <w:szCs w:val="20"/>
              </w:rPr>
            </w:rPrChange>
          </w:rPr>
          <w:t xml:space="preserve">; % </w:t>
        </w:r>
        <w:proofErr w:type="spellStart"/>
        <w:r w:rsidRPr="002A069A">
          <w:rPr>
            <w:rStyle w:val="SubtleEmphasis"/>
            <w:rPrChange w:id="1989" w:author="Pedro Oliveira" w:date="2019-10-24T00:08:00Z">
              <w:rPr>
                <w:rFonts w:ascii="Times New Roman" w:eastAsia="Times New Roman" w:hAnsi="Times New Roman" w:cs="Times New Roman"/>
                <w:color w:val="000000"/>
                <w:sz w:val="20"/>
                <w:szCs w:val="20"/>
              </w:rPr>
            </w:rPrChange>
          </w:rPr>
          <w:t>Atualizar</w:t>
        </w:r>
        <w:proofErr w:type="spellEnd"/>
        <w:r w:rsidRPr="002A069A">
          <w:rPr>
            <w:rStyle w:val="SubtleEmphasis"/>
            <w:rPrChange w:id="1990" w:author="Pedro Oliveira" w:date="2019-10-24T00:08:00Z">
              <w:rPr>
                <w:rFonts w:ascii="Times New Roman" w:eastAsia="Times New Roman" w:hAnsi="Times New Roman" w:cs="Times New Roman"/>
                <w:color w:val="000000"/>
                <w:sz w:val="20"/>
                <w:szCs w:val="20"/>
              </w:rPr>
            </w:rPrChange>
          </w:rPr>
          <w:t xml:space="preserve"> o </w:t>
        </w:r>
        <w:proofErr w:type="spellStart"/>
        <w:r w:rsidRPr="002A069A">
          <w:rPr>
            <w:rStyle w:val="SubtleEmphasis"/>
            <w:rPrChange w:id="1991" w:author="Pedro Oliveira" w:date="2019-10-24T00:08:00Z">
              <w:rPr>
                <w:rFonts w:ascii="Times New Roman" w:eastAsia="Times New Roman" w:hAnsi="Times New Roman" w:cs="Times New Roman"/>
                <w:color w:val="000000"/>
                <w:sz w:val="20"/>
                <w:szCs w:val="20"/>
              </w:rPr>
            </w:rPrChange>
          </w:rPr>
          <w:t>gráfico</w:t>
        </w:r>
        <w:proofErr w:type="spellEnd"/>
        <w:r w:rsidRPr="002A069A">
          <w:rPr>
            <w:rStyle w:val="SubtleEmphasis"/>
            <w:rPrChange w:id="1992"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993" w:author="Pedro Oliveira" w:date="2019-10-24T00:08:00Z">
              <w:rPr>
                <w:rFonts w:ascii="Times New Roman" w:eastAsia="Times New Roman" w:hAnsi="Times New Roman" w:cs="Times New Roman"/>
                <w:color w:val="000000"/>
                <w:sz w:val="20"/>
                <w:szCs w:val="20"/>
              </w:rPr>
            </w:rPrChange>
          </w:rPr>
          <w:t>exibido</w:t>
        </w:r>
        <w:proofErr w:type="spellEnd"/>
        <w:r w:rsidRPr="002A069A">
          <w:rPr>
            <w:rStyle w:val="SubtleEmphasis"/>
            <w:rPrChange w:id="1994"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995" w:author="Pedro Oliveira" w:date="2019-10-24T00:08:00Z">
              <w:rPr>
                <w:rFonts w:ascii="Times New Roman" w:eastAsia="Times New Roman" w:hAnsi="Times New Roman" w:cs="Times New Roman"/>
                <w:color w:val="000000"/>
                <w:sz w:val="20"/>
                <w:szCs w:val="20"/>
              </w:rPr>
            </w:rPrChange>
          </w:rPr>
          <w:t>na</w:t>
        </w:r>
        <w:proofErr w:type="spellEnd"/>
        <w:r w:rsidRPr="002A069A">
          <w:rPr>
            <w:rStyle w:val="SubtleEmphasis"/>
            <w:rPrChange w:id="1996"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1997" w:author="Pedro Oliveira" w:date="2019-10-24T00:08:00Z">
              <w:rPr>
                <w:rFonts w:ascii="Times New Roman" w:eastAsia="Times New Roman" w:hAnsi="Times New Roman" w:cs="Times New Roman"/>
                <w:color w:val="000000"/>
                <w:sz w:val="20"/>
                <w:szCs w:val="20"/>
              </w:rPr>
            </w:rPrChange>
          </w:rPr>
          <w:t>tela</w:t>
        </w:r>
        <w:proofErr w:type="spellEnd"/>
      </w:ins>
    </w:p>
    <w:p w14:paraId="4EE105F5" w14:textId="77777777" w:rsidR="002A069A" w:rsidRPr="002A069A" w:rsidRDefault="002A069A" w:rsidP="002A069A">
      <w:pPr>
        <w:spacing w:before="0" w:after="0" w:line="240" w:lineRule="auto"/>
        <w:rPr>
          <w:ins w:id="1998" w:author="Pedro Oliveira" w:date="2019-10-24T00:08:00Z"/>
          <w:rStyle w:val="SubtleEmphasis"/>
          <w:rPrChange w:id="1999" w:author="Pedro Oliveira" w:date="2019-10-24T00:08:00Z">
            <w:rPr>
              <w:ins w:id="2000" w:author="Pedro Oliveira" w:date="2019-10-24T00:08:00Z"/>
              <w:rFonts w:ascii="Times New Roman" w:eastAsia="Times New Roman" w:hAnsi="Times New Roman" w:cs="Times New Roman"/>
              <w:szCs w:val="24"/>
            </w:rPr>
          </w:rPrChange>
        </w:rPr>
      </w:pPr>
      <w:ins w:id="2001" w:author="Pedro Oliveira" w:date="2019-10-24T00:08:00Z">
        <w:r w:rsidRPr="002A069A">
          <w:rPr>
            <w:rStyle w:val="SubtleEmphasis"/>
            <w:rPrChange w:id="2002" w:author="Pedro Oliveira" w:date="2019-10-24T00:08:00Z">
              <w:rPr>
                <w:rFonts w:ascii="Times New Roman" w:eastAsia="Times New Roman" w:hAnsi="Times New Roman" w:cs="Times New Roman"/>
                <w:color w:val="000000"/>
                <w:sz w:val="20"/>
                <w:szCs w:val="20"/>
              </w:rPr>
            </w:rPrChange>
          </w:rPr>
          <w:t>    </w:t>
        </w:r>
      </w:ins>
    </w:p>
    <w:p w14:paraId="29AE7134" w14:textId="77777777" w:rsidR="002A069A" w:rsidRPr="002A069A" w:rsidRDefault="002A069A" w:rsidP="002A069A">
      <w:pPr>
        <w:spacing w:before="0" w:after="0" w:line="240" w:lineRule="auto"/>
        <w:rPr>
          <w:ins w:id="2003" w:author="Pedro Oliveira" w:date="2019-10-24T00:08:00Z"/>
          <w:rStyle w:val="SubtleEmphasis"/>
          <w:rPrChange w:id="2004" w:author="Pedro Oliveira" w:date="2019-10-24T00:08:00Z">
            <w:rPr>
              <w:ins w:id="2005" w:author="Pedro Oliveira" w:date="2019-10-24T00:08:00Z"/>
              <w:rFonts w:ascii="Times New Roman" w:eastAsia="Times New Roman" w:hAnsi="Times New Roman" w:cs="Times New Roman"/>
              <w:szCs w:val="24"/>
            </w:rPr>
          </w:rPrChange>
        </w:rPr>
      </w:pPr>
      <w:ins w:id="2006" w:author="Pedro Oliveira" w:date="2019-10-24T00:08:00Z">
        <w:r w:rsidRPr="002A069A">
          <w:rPr>
            <w:rStyle w:val="SubtleEmphasis"/>
            <w:rPrChange w:id="2007" w:author="Pedro Oliveira" w:date="2019-10-24T00:08:00Z">
              <w:rPr>
                <w:rFonts w:ascii="Times New Roman" w:eastAsia="Times New Roman" w:hAnsi="Times New Roman" w:cs="Times New Roman"/>
                <w:color w:val="000000"/>
                <w:sz w:val="20"/>
                <w:szCs w:val="20"/>
              </w:rPr>
            </w:rPrChange>
          </w:rPr>
          <w:t>    </w:t>
        </w:r>
      </w:ins>
    </w:p>
    <w:p w14:paraId="2439B2A1" w14:textId="77777777" w:rsidR="002A069A" w:rsidRPr="002A069A" w:rsidRDefault="002A069A" w:rsidP="002A069A">
      <w:pPr>
        <w:spacing w:before="0" w:after="0" w:line="240" w:lineRule="auto"/>
        <w:rPr>
          <w:ins w:id="2008" w:author="Pedro Oliveira" w:date="2019-10-24T00:08:00Z"/>
          <w:rStyle w:val="SubtleEmphasis"/>
          <w:rPrChange w:id="2009" w:author="Pedro Oliveira" w:date="2019-10-24T00:08:00Z">
            <w:rPr>
              <w:ins w:id="2010" w:author="Pedro Oliveira" w:date="2019-10-24T00:08:00Z"/>
              <w:rFonts w:ascii="Times New Roman" w:eastAsia="Times New Roman" w:hAnsi="Times New Roman" w:cs="Times New Roman"/>
              <w:szCs w:val="24"/>
            </w:rPr>
          </w:rPrChange>
        </w:rPr>
      </w:pPr>
      <w:ins w:id="2011" w:author="Pedro Oliveira" w:date="2019-10-24T00:08:00Z">
        <w:r w:rsidRPr="002A069A">
          <w:rPr>
            <w:rStyle w:val="SubtleEmphasis"/>
            <w:rPrChange w:id="2012" w:author="Pedro Oliveira" w:date="2019-10-24T00:08:00Z">
              <w:rPr>
                <w:rFonts w:ascii="Times New Roman" w:eastAsia="Times New Roman" w:hAnsi="Times New Roman" w:cs="Times New Roman"/>
                <w:color w:val="000000"/>
                <w:sz w:val="20"/>
                <w:szCs w:val="20"/>
              </w:rPr>
            </w:rPrChange>
          </w:rPr>
          <w:t>end</w:t>
        </w:r>
      </w:ins>
    </w:p>
    <w:p w14:paraId="5486A30D" w14:textId="77777777" w:rsidR="002A069A" w:rsidRPr="002A069A" w:rsidRDefault="002A069A" w:rsidP="002A069A">
      <w:pPr>
        <w:spacing w:before="0" w:after="0" w:line="240" w:lineRule="auto"/>
        <w:rPr>
          <w:ins w:id="2013" w:author="Pedro Oliveira" w:date="2019-10-24T00:08:00Z"/>
          <w:rStyle w:val="SubtleEmphasis"/>
          <w:rPrChange w:id="2014" w:author="Pedro Oliveira" w:date="2019-10-24T00:08:00Z">
            <w:rPr>
              <w:ins w:id="2015" w:author="Pedro Oliveira" w:date="2019-10-24T00:08:00Z"/>
              <w:rFonts w:ascii="Times New Roman" w:eastAsia="Times New Roman" w:hAnsi="Times New Roman" w:cs="Times New Roman"/>
              <w:szCs w:val="24"/>
            </w:rPr>
          </w:rPrChange>
        </w:rPr>
      </w:pPr>
      <w:ins w:id="2016" w:author="Pedro Oliveira" w:date="2019-10-24T00:08:00Z">
        <w:r w:rsidRPr="002A069A">
          <w:rPr>
            <w:rStyle w:val="SubtleEmphasis"/>
            <w:rPrChange w:id="2017" w:author="Pedro Oliveira" w:date="2019-10-24T00:08:00Z">
              <w:rPr>
                <w:rFonts w:ascii="Times New Roman" w:eastAsia="Times New Roman" w:hAnsi="Times New Roman" w:cs="Times New Roman"/>
                <w:color w:val="000000"/>
                <w:sz w:val="20"/>
                <w:szCs w:val="20"/>
              </w:rPr>
            </w:rPrChange>
          </w:rPr>
          <w:t>toc</w:t>
        </w:r>
      </w:ins>
    </w:p>
    <w:p w14:paraId="4C2A1E63" w14:textId="77777777" w:rsidR="002A069A" w:rsidRPr="002A069A" w:rsidRDefault="002A069A" w:rsidP="002A069A">
      <w:pPr>
        <w:spacing w:before="0" w:after="0" w:line="240" w:lineRule="auto"/>
        <w:rPr>
          <w:ins w:id="2018" w:author="Pedro Oliveira" w:date="2019-10-24T00:08:00Z"/>
          <w:rStyle w:val="SubtleEmphasis"/>
          <w:rPrChange w:id="2019" w:author="Pedro Oliveira" w:date="2019-10-24T00:08:00Z">
            <w:rPr>
              <w:ins w:id="2020" w:author="Pedro Oliveira" w:date="2019-10-24T00:08:00Z"/>
              <w:rFonts w:ascii="Times New Roman" w:eastAsia="Times New Roman" w:hAnsi="Times New Roman" w:cs="Times New Roman"/>
              <w:szCs w:val="24"/>
            </w:rPr>
          </w:rPrChange>
        </w:rPr>
      </w:pPr>
      <w:proofErr w:type="spellStart"/>
      <w:ins w:id="2021" w:author="Pedro Oliveira" w:date="2019-10-24T00:08:00Z">
        <w:r w:rsidRPr="002A069A">
          <w:rPr>
            <w:rStyle w:val="SubtleEmphasis"/>
            <w:rPrChange w:id="2022" w:author="Pedro Oliveira" w:date="2019-10-24T00:08:00Z">
              <w:rPr>
                <w:rFonts w:ascii="Times New Roman" w:eastAsia="Times New Roman" w:hAnsi="Times New Roman" w:cs="Times New Roman"/>
                <w:color w:val="000000"/>
                <w:sz w:val="20"/>
                <w:szCs w:val="20"/>
              </w:rPr>
            </w:rPrChange>
          </w:rPr>
          <w:t>disp</w:t>
        </w:r>
        <w:proofErr w:type="spellEnd"/>
        <w:r w:rsidRPr="002A069A">
          <w:rPr>
            <w:rStyle w:val="SubtleEmphasis"/>
            <w:rPrChange w:id="2023" w:author="Pedro Oliveira" w:date="2019-10-24T00:08:00Z">
              <w:rPr>
                <w:rFonts w:ascii="Times New Roman" w:eastAsia="Times New Roman" w:hAnsi="Times New Roman" w:cs="Times New Roman"/>
                <w:color w:val="000000"/>
                <w:sz w:val="20"/>
                <w:szCs w:val="20"/>
              </w:rPr>
            </w:rPrChange>
          </w:rPr>
          <w:t>('</w:t>
        </w:r>
        <w:proofErr w:type="spellStart"/>
        <w:r w:rsidRPr="002A069A">
          <w:rPr>
            <w:rStyle w:val="SubtleEmphasis"/>
            <w:rPrChange w:id="2024" w:author="Pedro Oliveira" w:date="2019-10-24T00:08:00Z">
              <w:rPr>
                <w:rFonts w:ascii="Times New Roman" w:eastAsia="Times New Roman" w:hAnsi="Times New Roman" w:cs="Times New Roman"/>
                <w:color w:val="000000"/>
                <w:sz w:val="20"/>
                <w:szCs w:val="20"/>
              </w:rPr>
            </w:rPrChange>
          </w:rPr>
          <w:t>Aquisição</w:t>
        </w:r>
        <w:proofErr w:type="spellEnd"/>
        <w:r w:rsidRPr="002A069A">
          <w:rPr>
            <w:rStyle w:val="SubtleEmphasis"/>
            <w:rPrChange w:id="2025" w:author="Pedro Oliveira" w:date="2019-10-24T00:08:00Z">
              <w:rPr>
                <w:rFonts w:ascii="Times New Roman" w:eastAsia="Times New Roman" w:hAnsi="Times New Roman" w:cs="Times New Roman"/>
                <w:color w:val="000000"/>
                <w:sz w:val="20"/>
                <w:szCs w:val="20"/>
              </w:rPr>
            </w:rPrChange>
          </w:rPr>
          <w:t xml:space="preserve"> </w:t>
        </w:r>
        <w:proofErr w:type="spellStart"/>
        <w:r w:rsidRPr="002A069A">
          <w:rPr>
            <w:rStyle w:val="SubtleEmphasis"/>
            <w:rPrChange w:id="2026" w:author="Pedro Oliveira" w:date="2019-10-24T00:08:00Z">
              <w:rPr>
                <w:rFonts w:ascii="Times New Roman" w:eastAsia="Times New Roman" w:hAnsi="Times New Roman" w:cs="Times New Roman"/>
                <w:color w:val="000000"/>
                <w:sz w:val="20"/>
                <w:szCs w:val="20"/>
              </w:rPr>
            </w:rPrChange>
          </w:rPr>
          <w:t>Finalizada</w:t>
        </w:r>
        <w:proofErr w:type="spellEnd"/>
        <w:r w:rsidRPr="002A069A">
          <w:rPr>
            <w:rStyle w:val="SubtleEmphasis"/>
            <w:rPrChange w:id="2027" w:author="Pedro Oliveira" w:date="2019-10-24T00:08:00Z">
              <w:rPr>
                <w:rFonts w:ascii="Times New Roman" w:eastAsia="Times New Roman" w:hAnsi="Times New Roman" w:cs="Times New Roman"/>
                <w:color w:val="000000"/>
                <w:sz w:val="20"/>
                <w:szCs w:val="20"/>
              </w:rPr>
            </w:rPrChange>
          </w:rPr>
          <w:t xml:space="preserve">. Dados salvos com </w:t>
        </w:r>
        <w:proofErr w:type="spellStart"/>
        <w:r w:rsidRPr="002A069A">
          <w:rPr>
            <w:rStyle w:val="SubtleEmphasis"/>
            <w:rPrChange w:id="2028" w:author="Pedro Oliveira" w:date="2019-10-24T00:08:00Z">
              <w:rPr>
                <w:rFonts w:ascii="Times New Roman" w:eastAsia="Times New Roman" w:hAnsi="Times New Roman" w:cs="Times New Roman"/>
                <w:color w:val="000000"/>
                <w:sz w:val="20"/>
                <w:szCs w:val="20"/>
              </w:rPr>
            </w:rPrChange>
          </w:rPr>
          <w:t>sucesso</w:t>
        </w:r>
        <w:proofErr w:type="spellEnd"/>
        <w:r w:rsidRPr="002A069A">
          <w:rPr>
            <w:rStyle w:val="SubtleEmphasis"/>
            <w:rPrChange w:id="2029" w:author="Pedro Oliveira" w:date="2019-10-24T00:08:00Z">
              <w:rPr>
                <w:rFonts w:ascii="Times New Roman" w:eastAsia="Times New Roman" w:hAnsi="Times New Roman" w:cs="Times New Roman"/>
                <w:color w:val="000000"/>
                <w:sz w:val="20"/>
                <w:szCs w:val="20"/>
              </w:rPr>
            </w:rPrChange>
          </w:rPr>
          <w:t>.')</w:t>
        </w:r>
      </w:ins>
    </w:p>
    <w:p w14:paraId="06DC8EB1" w14:textId="77777777" w:rsidR="002A069A" w:rsidRPr="002A069A" w:rsidRDefault="002A069A" w:rsidP="002A069A">
      <w:pPr>
        <w:spacing w:before="0" w:after="240" w:line="240" w:lineRule="auto"/>
        <w:jc w:val="left"/>
        <w:rPr>
          <w:ins w:id="2030" w:author="Pedro Oliveira" w:date="2019-10-24T00:08:00Z"/>
          <w:rStyle w:val="SubtleEmphasis"/>
          <w:rPrChange w:id="2031" w:author="Pedro Oliveira" w:date="2019-10-24T00:08:00Z">
            <w:rPr>
              <w:ins w:id="2032" w:author="Pedro Oliveira" w:date="2019-10-24T00:08:00Z"/>
              <w:rFonts w:ascii="Times New Roman" w:eastAsia="Times New Roman" w:hAnsi="Times New Roman" w:cs="Times New Roman"/>
              <w:szCs w:val="24"/>
            </w:rPr>
          </w:rPrChange>
        </w:rPr>
      </w:pPr>
    </w:p>
    <w:p w14:paraId="565ABDCB" w14:textId="77777777" w:rsidR="002A069A" w:rsidRPr="002A069A" w:rsidRDefault="002A069A" w:rsidP="002A069A">
      <w:pPr>
        <w:spacing w:before="0" w:after="0" w:line="240" w:lineRule="auto"/>
        <w:rPr>
          <w:ins w:id="2033" w:author="Pedro Oliveira" w:date="2019-10-24T00:08:00Z"/>
          <w:rStyle w:val="SubtleEmphasis"/>
          <w:rPrChange w:id="2034" w:author="Pedro Oliveira" w:date="2019-10-24T00:08:00Z">
            <w:rPr>
              <w:ins w:id="2035" w:author="Pedro Oliveira" w:date="2019-10-24T00:08:00Z"/>
              <w:rFonts w:ascii="Times New Roman" w:eastAsia="Times New Roman" w:hAnsi="Times New Roman" w:cs="Times New Roman"/>
              <w:szCs w:val="24"/>
            </w:rPr>
          </w:rPrChange>
        </w:rPr>
      </w:pPr>
      <w:ins w:id="2036" w:author="Pedro Oliveira" w:date="2019-10-24T00:08:00Z">
        <w:r w:rsidRPr="002A069A">
          <w:rPr>
            <w:rStyle w:val="SubtleEmphasis"/>
            <w:rPrChange w:id="2037" w:author="Pedro Oliveira" w:date="2019-10-24T00:08:00Z">
              <w:rPr>
                <w:rFonts w:ascii="Times New Roman" w:eastAsia="Times New Roman" w:hAnsi="Times New Roman" w:cs="Times New Roman"/>
                <w:color w:val="000000"/>
                <w:sz w:val="20"/>
                <w:szCs w:val="20"/>
              </w:rPr>
            </w:rPrChange>
          </w:rPr>
          <w:t>%%</w:t>
        </w:r>
      </w:ins>
    </w:p>
    <w:p w14:paraId="722FF600" w14:textId="77777777" w:rsidR="002A069A" w:rsidRPr="002A069A" w:rsidRDefault="002A069A" w:rsidP="002A069A">
      <w:pPr>
        <w:spacing w:before="0" w:after="0" w:line="240" w:lineRule="auto"/>
        <w:rPr>
          <w:ins w:id="2038" w:author="Pedro Oliveira" w:date="2019-10-24T00:08:00Z"/>
          <w:rStyle w:val="SubtleEmphasis"/>
          <w:rPrChange w:id="2039" w:author="Pedro Oliveira" w:date="2019-10-24T00:08:00Z">
            <w:rPr>
              <w:ins w:id="2040" w:author="Pedro Oliveira" w:date="2019-10-24T00:08:00Z"/>
              <w:rFonts w:ascii="Times New Roman" w:eastAsia="Times New Roman" w:hAnsi="Times New Roman" w:cs="Times New Roman"/>
              <w:szCs w:val="24"/>
            </w:rPr>
          </w:rPrChange>
        </w:rPr>
      </w:pPr>
      <w:proofErr w:type="spellStart"/>
      <w:ins w:id="2041" w:author="Pedro Oliveira" w:date="2019-10-24T00:08:00Z">
        <w:r w:rsidRPr="002A069A">
          <w:rPr>
            <w:rStyle w:val="SubtleEmphasis"/>
            <w:rPrChange w:id="2042" w:author="Pedro Oliveira" w:date="2019-10-24T00:08:00Z">
              <w:rPr>
                <w:rFonts w:ascii="Times New Roman" w:eastAsia="Times New Roman" w:hAnsi="Times New Roman" w:cs="Times New Roman"/>
                <w:color w:val="000000"/>
                <w:sz w:val="20"/>
                <w:szCs w:val="20"/>
              </w:rPr>
            </w:rPrChange>
          </w:rPr>
          <w:t>fclose</w:t>
        </w:r>
        <w:proofErr w:type="spellEnd"/>
        <w:r w:rsidRPr="002A069A">
          <w:rPr>
            <w:rStyle w:val="SubtleEmphasis"/>
            <w:rPrChange w:id="2043" w:author="Pedro Oliveira" w:date="2019-10-24T00:08:00Z">
              <w:rPr>
                <w:rFonts w:ascii="Times New Roman" w:eastAsia="Times New Roman" w:hAnsi="Times New Roman" w:cs="Times New Roman"/>
                <w:color w:val="000000"/>
                <w:sz w:val="20"/>
                <w:szCs w:val="20"/>
              </w:rPr>
            </w:rPrChange>
          </w:rPr>
          <w:t>(s);</w:t>
        </w:r>
      </w:ins>
    </w:p>
    <w:p w14:paraId="34FD555D" w14:textId="77777777" w:rsidR="002A069A" w:rsidRPr="002A069A" w:rsidRDefault="002A069A" w:rsidP="002A069A">
      <w:pPr>
        <w:spacing w:before="0" w:after="0" w:line="240" w:lineRule="auto"/>
        <w:rPr>
          <w:ins w:id="2044" w:author="Pedro Oliveira" w:date="2019-10-24T00:08:00Z"/>
          <w:rStyle w:val="SubtleEmphasis"/>
          <w:rPrChange w:id="2045" w:author="Pedro Oliveira" w:date="2019-10-24T00:08:00Z">
            <w:rPr>
              <w:ins w:id="2046" w:author="Pedro Oliveira" w:date="2019-10-24T00:08:00Z"/>
              <w:rFonts w:ascii="Times New Roman" w:eastAsia="Times New Roman" w:hAnsi="Times New Roman" w:cs="Times New Roman"/>
              <w:szCs w:val="24"/>
            </w:rPr>
          </w:rPrChange>
        </w:rPr>
      </w:pPr>
      <w:ins w:id="2047" w:author="Pedro Oliveira" w:date="2019-10-24T00:08:00Z">
        <w:r w:rsidRPr="002A069A">
          <w:rPr>
            <w:rStyle w:val="SubtleEmphasis"/>
            <w:rPrChange w:id="2048" w:author="Pedro Oliveira" w:date="2019-10-24T00:08:00Z">
              <w:rPr>
                <w:rFonts w:ascii="Times New Roman" w:eastAsia="Times New Roman" w:hAnsi="Times New Roman" w:cs="Times New Roman"/>
                <w:color w:val="000000"/>
                <w:sz w:val="20"/>
                <w:szCs w:val="20"/>
              </w:rPr>
            </w:rPrChange>
          </w:rPr>
          <w:t>delete(s);</w:t>
        </w:r>
      </w:ins>
    </w:p>
    <w:p w14:paraId="4CB149B1" w14:textId="77777777" w:rsidR="00D96D57" w:rsidRPr="00D96D57" w:rsidRDefault="00D96D57" w:rsidP="00D96D57">
      <w:pPr>
        <w:rPr>
          <w:ins w:id="2049" w:author="Pedro Oliveira" w:date="2019-10-23T23:43:00Z"/>
          <w:lang w:val="pt-BR"/>
          <w:rPrChange w:id="2050" w:author="Pedro Oliveira" w:date="2019-10-23T23:44:00Z">
            <w:rPr>
              <w:ins w:id="2051" w:author="Pedro Oliveira" w:date="2019-10-23T23:43:00Z"/>
            </w:rPr>
          </w:rPrChange>
        </w:rPr>
        <w:pPrChange w:id="2052" w:author="Pedro Oliveira" w:date="2019-10-23T23:44:00Z">
          <w:pPr>
            <w:pStyle w:val="Heading1"/>
            <w:numPr>
              <w:numId w:val="0"/>
            </w:numPr>
            <w:ind w:firstLine="0"/>
            <w:jc w:val="both"/>
          </w:pPr>
        </w:pPrChange>
      </w:pPr>
    </w:p>
    <w:p w14:paraId="4716A334" w14:textId="4D5116D3" w:rsidR="009229B5" w:rsidRPr="009229B5" w:rsidRDefault="009229B5" w:rsidP="009229B5">
      <w:pPr>
        <w:rPr>
          <w:ins w:id="2053" w:author="Pedro Oliveira" w:date="2019-10-23T23:43:00Z"/>
          <w:lang w:val="pt-BR"/>
          <w:rPrChange w:id="2054" w:author="Pedro Oliveira" w:date="2019-10-23T23:43:00Z">
            <w:rPr>
              <w:ins w:id="2055" w:author="Pedro Oliveira" w:date="2019-10-23T23:43:00Z"/>
            </w:rPr>
          </w:rPrChange>
        </w:rPr>
        <w:pPrChange w:id="2056" w:author="Pedro Oliveira" w:date="2019-10-23T23:43:00Z">
          <w:pPr>
            <w:pStyle w:val="Heading1"/>
            <w:numPr>
              <w:numId w:val="0"/>
            </w:numPr>
            <w:ind w:firstLine="0"/>
            <w:jc w:val="both"/>
          </w:pPr>
        </w:pPrChange>
      </w:pPr>
    </w:p>
    <w:p w14:paraId="3926446A" w14:textId="08D7C477" w:rsidR="008C1111" w:rsidRDefault="008C1111" w:rsidP="008C1111">
      <w:pPr>
        <w:rPr>
          <w:lang w:val="pt-BR"/>
        </w:rPr>
      </w:pPr>
    </w:p>
    <w:p w14:paraId="13D73653" w14:textId="5D280244" w:rsidR="008C1111" w:rsidRPr="008C1111" w:rsidRDefault="008C1111" w:rsidP="008C1111">
      <w:pPr>
        <w:rPr>
          <w:lang w:val="pt-BR"/>
        </w:rPr>
      </w:pPr>
    </w:p>
    <w:sectPr w:rsidR="008C1111" w:rsidRPr="008C1111" w:rsidSect="009229B5">
      <w:pgSz w:w="11906" w:h="16838"/>
      <w:pgMar w:top="1701" w:right="1134" w:bottom="1134" w:left="1701" w:header="709" w:footer="709" w:gutter="0"/>
      <w:cols w:space="708"/>
      <w:titlePg/>
      <w:docGrid w:linePitch="360"/>
      <w:sectPrChange w:id="2057" w:author="Pedro Oliveira" w:date="2019-10-23T23:42:00Z">
        <w:sectPr w:rsidR="008C1111" w:rsidRPr="008C1111" w:rsidSect="009229B5">
          <w:pgMar w:top="1701" w:right="1134" w:bottom="1134" w:left="1701" w:header="709" w:footer="709"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Pedro Oliveira" w:date="2019-09-23T21:47:00Z" w:initials="PO">
    <w:p w14:paraId="6ACCCFA0" w14:textId="77777777" w:rsidR="00C96F2B" w:rsidRDefault="00C96F2B">
      <w:pPr>
        <w:pStyle w:val="CommentText"/>
      </w:pPr>
      <w:r>
        <w:rPr>
          <w:rStyle w:val="CommentReference"/>
        </w:rPr>
        <w:annotationRef/>
      </w:r>
      <w:r>
        <w:t>Revisar e melhorar!</w:t>
      </w:r>
    </w:p>
    <w:p w14:paraId="422A5F27" w14:textId="0A474272" w:rsidR="00C96F2B" w:rsidRDefault="00C96F2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2A5F2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2A5F27" w16cid:durableId="2133B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D8E74" w14:textId="77777777" w:rsidR="00A8358E" w:rsidRDefault="00A8358E" w:rsidP="009029B1">
      <w:pPr>
        <w:spacing w:after="0" w:line="240" w:lineRule="auto"/>
      </w:pPr>
      <w:r>
        <w:separator/>
      </w:r>
    </w:p>
  </w:endnote>
  <w:endnote w:type="continuationSeparator" w:id="0">
    <w:p w14:paraId="11FC2E2B" w14:textId="77777777" w:rsidR="00A8358E" w:rsidRDefault="00A8358E" w:rsidP="00902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altName w:val="Calisto MT"/>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con-large">
    <w:panose1 w:val="00000000000000000000"/>
    <w:charset w:val="00"/>
    <w:family w:val="auto"/>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learfaceGothicLTStd-Medium">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CF297" w14:textId="77777777" w:rsidR="00A8358E" w:rsidRDefault="00A8358E" w:rsidP="009029B1">
      <w:pPr>
        <w:spacing w:after="0" w:line="240" w:lineRule="auto"/>
      </w:pPr>
      <w:r>
        <w:separator/>
      </w:r>
    </w:p>
  </w:footnote>
  <w:footnote w:type="continuationSeparator" w:id="0">
    <w:p w14:paraId="1F5EE0E1" w14:textId="77777777" w:rsidR="00A8358E" w:rsidRDefault="00A8358E" w:rsidP="00902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38B"/>
    <w:multiLevelType w:val="multilevel"/>
    <w:tmpl w:val="25A8F80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1781293"/>
    <w:multiLevelType w:val="multilevel"/>
    <w:tmpl w:val="2BF6D1B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C694FCB"/>
    <w:multiLevelType w:val="hybridMultilevel"/>
    <w:tmpl w:val="AFD4FD1A"/>
    <w:lvl w:ilvl="0" w:tplc="94F637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7D64F3"/>
    <w:multiLevelType w:val="hybridMultilevel"/>
    <w:tmpl w:val="494A2A24"/>
    <w:lvl w:ilvl="0" w:tplc="D9D69D6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E27850"/>
    <w:multiLevelType w:val="hybridMultilevel"/>
    <w:tmpl w:val="1BF83A70"/>
    <w:lvl w:ilvl="0" w:tplc="3DA423C2">
      <w:start w:val="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46AC2"/>
    <w:multiLevelType w:val="hybridMultilevel"/>
    <w:tmpl w:val="E8269332"/>
    <w:lvl w:ilvl="0" w:tplc="4F781F5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F93275"/>
    <w:multiLevelType w:val="hybridMultilevel"/>
    <w:tmpl w:val="C03086DA"/>
    <w:lvl w:ilvl="0" w:tplc="62C24880">
      <w:start w:val="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617E36"/>
    <w:multiLevelType w:val="multilevel"/>
    <w:tmpl w:val="6AF6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9E07B3"/>
    <w:multiLevelType w:val="hybridMultilevel"/>
    <w:tmpl w:val="FC2A6C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B1352A"/>
    <w:multiLevelType w:val="hybridMultilevel"/>
    <w:tmpl w:val="1A744054"/>
    <w:lvl w:ilvl="0" w:tplc="279E3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6F4DE5"/>
    <w:multiLevelType w:val="multilevel"/>
    <w:tmpl w:val="35E048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2564600"/>
    <w:multiLevelType w:val="hybridMultilevel"/>
    <w:tmpl w:val="E960C6C8"/>
    <w:lvl w:ilvl="0" w:tplc="5BDA53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292A02"/>
    <w:multiLevelType w:val="hybridMultilevel"/>
    <w:tmpl w:val="85DE2350"/>
    <w:lvl w:ilvl="0" w:tplc="0416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5394BF1"/>
    <w:multiLevelType w:val="hybridMultilevel"/>
    <w:tmpl w:val="B26090C8"/>
    <w:lvl w:ilvl="0" w:tplc="86A4B40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BD905F8"/>
    <w:multiLevelType w:val="hybridMultilevel"/>
    <w:tmpl w:val="172651DA"/>
    <w:lvl w:ilvl="0" w:tplc="67B85760">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1"/>
  </w:num>
  <w:num w:numId="4">
    <w:abstractNumId w:val="10"/>
  </w:num>
  <w:num w:numId="5">
    <w:abstractNumId w:val="10"/>
  </w:num>
  <w:num w:numId="6">
    <w:abstractNumId w:val="10"/>
  </w:num>
  <w:num w:numId="7">
    <w:abstractNumId w:val="10"/>
  </w:num>
  <w:num w:numId="8">
    <w:abstractNumId w:val="1"/>
  </w:num>
  <w:num w:numId="9">
    <w:abstractNumId w:val="1"/>
  </w:num>
  <w:num w:numId="10">
    <w:abstractNumId w:val="1"/>
  </w:num>
  <w:num w:numId="11">
    <w:abstractNumId w:val="1"/>
  </w:num>
  <w:num w:numId="12">
    <w:abstractNumId w:val="0"/>
  </w:num>
  <w:num w:numId="13">
    <w:abstractNumId w:val="11"/>
  </w:num>
  <w:num w:numId="14">
    <w:abstractNumId w:val="14"/>
  </w:num>
  <w:num w:numId="15">
    <w:abstractNumId w:val="13"/>
  </w:num>
  <w:num w:numId="16">
    <w:abstractNumId w:val="5"/>
  </w:num>
  <w:num w:numId="17">
    <w:abstractNumId w:val="9"/>
  </w:num>
  <w:num w:numId="18">
    <w:abstractNumId w:val="9"/>
    <w:lvlOverride w:ilvl="0">
      <w:startOverride w:val="1"/>
    </w:lvlOverride>
  </w:num>
  <w:num w:numId="19">
    <w:abstractNumId w:val="2"/>
  </w:num>
  <w:num w:numId="20">
    <w:abstractNumId w:val="8"/>
  </w:num>
  <w:num w:numId="21">
    <w:abstractNumId w:val="12"/>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3"/>
  </w:num>
  <w:num w:numId="25">
    <w:abstractNumId w:val="4"/>
  </w:num>
  <w:num w:numId="26">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dro Oliveira">
    <w15:presenceInfo w15:providerId="AD" w15:userId="S::pedro.oliveira@tecnologiapi.onmicrosoft.com::02b36647-f200-4abf-afbd-a78a330534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468"/>
    <w:rsid w:val="00005EC9"/>
    <w:rsid w:val="00006072"/>
    <w:rsid w:val="000108A1"/>
    <w:rsid w:val="000210EF"/>
    <w:rsid w:val="000227C0"/>
    <w:rsid w:val="000230B0"/>
    <w:rsid w:val="000315F4"/>
    <w:rsid w:val="00032B13"/>
    <w:rsid w:val="00035D59"/>
    <w:rsid w:val="00044B81"/>
    <w:rsid w:val="00056121"/>
    <w:rsid w:val="0005625A"/>
    <w:rsid w:val="00056692"/>
    <w:rsid w:val="00056C6E"/>
    <w:rsid w:val="00061BD9"/>
    <w:rsid w:val="00061CFD"/>
    <w:rsid w:val="000630C0"/>
    <w:rsid w:val="00064E86"/>
    <w:rsid w:val="000663A9"/>
    <w:rsid w:val="00067762"/>
    <w:rsid w:val="00067E8F"/>
    <w:rsid w:val="00080DBF"/>
    <w:rsid w:val="000823D5"/>
    <w:rsid w:val="00083696"/>
    <w:rsid w:val="00086C1E"/>
    <w:rsid w:val="00092249"/>
    <w:rsid w:val="00094A1A"/>
    <w:rsid w:val="00096A73"/>
    <w:rsid w:val="000B56D1"/>
    <w:rsid w:val="000C32F3"/>
    <w:rsid w:val="000C3FB9"/>
    <w:rsid w:val="000C58FC"/>
    <w:rsid w:val="000C5A84"/>
    <w:rsid w:val="000D0B36"/>
    <w:rsid w:val="000D14C7"/>
    <w:rsid w:val="000D17EC"/>
    <w:rsid w:val="000D278D"/>
    <w:rsid w:val="000E0095"/>
    <w:rsid w:val="000E0308"/>
    <w:rsid w:val="000F060A"/>
    <w:rsid w:val="000F084A"/>
    <w:rsid w:val="000F3E56"/>
    <w:rsid w:val="000F49E3"/>
    <w:rsid w:val="000F5208"/>
    <w:rsid w:val="000F5D92"/>
    <w:rsid w:val="000F7B12"/>
    <w:rsid w:val="00100B1C"/>
    <w:rsid w:val="00101077"/>
    <w:rsid w:val="001011B9"/>
    <w:rsid w:val="0010383E"/>
    <w:rsid w:val="0010416E"/>
    <w:rsid w:val="00104906"/>
    <w:rsid w:val="00107587"/>
    <w:rsid w:val="001207E2"/>
    <w:rsid w:val="00127BE1"/>
    <w:rsid w:val="00135CB9"/>
    <w:rsid w:val="001426FE"/>
    <w:rsid w:val="001446DA"/>
    <w:rsid w:val="00150551"/>
    <w:rsid w:val="00152427"/>
    <w:rsid w:val="001533BC"/>
    <w:rsid w:val="0015445D"/>
    <w:rsid w:val="00156B43"/>
    <w:rsid w:val="00160744"/>
    <w:rsid w:val="00176187"/>
    <w:rsid w:val="00180BE7"/>
    <w:rsid w:val="001828A3"/>
    <w:rsid w:val="001853D4"/>
    <w:rsid w:val="00190CDF"/>
    <w:rsid w:val="0019103E"/>
    <w:rsid w:val="0019507F"/>
    <w:rsid w:val="0019548E"/>
    <w:rsid w:val="001A0841"/>
    <w:rsid w:val="001A1688"/>
    <w:rsid w:val="001A2490"/>
    <w:rsid w:val="001A3A13"/>
    <w:rsid w:val="001A431E"/>
    <w:rsid w:val="001B64BD"/>
    <w:rsid w:val="001C1272"/>
    <w:rsid w:val="001C1BF8"/>
    <w:rsid w:val="001C38B3"/>
    <w:rsid w:val="001C3A9D"/>
    <w:rsid w:val="001C7B0C"/>
    <w:rsid w:val="001D30A0"/>
    <w:rsid w:val="001D473B"/>
    <w:rsid w:val="001D5284"/>
    <w:rsid w:val="001D6AAB"/>
    <w:rsid w:val="001D7758"/>
    <w:rsid w:val="001D779D"/>
    <w:rsid w:val="001D7C10"/>
    <w:rsid w:val="001F22CA"/>
    <w:rsid w:val="001F24AE"/>
    <w:rsid w:val="002046B3"/>
    <w:rsid w:val="00206DC0"/>
    <w:rsid w:val="002076FE"/>
    <w:rsid w:val="00211D75"/>
    <w:rsid w:val="002156F0"/>
    <w:rsid w:val="00216655"/>
    <w:rsid w:val="002220D4"/>
    <w:rsid w:val="002243F9"/>
    <w:rsid w:val="0022529A"/>
    <w:rsid w:val="002322C4"/>
    <w:rsid w:val="00237E34"/>
    <w:rsid w:val="002418F9"/>
    <w:rsid w:val="00252834"/>
    <w:rsid w:val="0025320C"/>
    <w:rsid w:val="00253F3C"/>
    <w:rsid w:val="00255E5D"/>
    <w:rsid w:val="0025788B"/>
    <w:rsid w:val="00261C0E"/>
    <w:rsid w:val="00262DBE"/>
    <w:rsid w:val="00265DB8"/>
    <w:rsid w:val="00265E3B"/>
    <w:rsid w:val="00270AAE"/>
    <w:rsid w:val="00280992"/>
    <w:rsid w:val="0028149F"/>
    <w:rsid w:val="00281767"/>
    <w:rsid w:val="00282F46"/>
    <w:rsid w:val="002840CA"/>
    <w:rsid w:val="00287012"/>
    <w:rsid w:val="00290A79"/>
    <w:rsid w:val="00290B62"/>
    <w:rsid w:val="00294351"/>
    <w:rsid w:val="002A069A"/>
    <w:rsid w:val="002A2532"/>
    <w:rsid w:val="002A789D"/>
    <w:rsid w:val="002B3680"/>
    <w:rsid w:val="002B57AA"/>
    <w:rsid w:val="002B72AE"/>
    <w:rsid w:val="002C73FB"/>
    <w:rsid w:val="002C7571"/>
    <w:rsid w:val="002F30FB"/>
    <w:rsid w:val="002F4756"/>
    <w:rsid w:val="002F489B"/>
    <w:rsid w:val="00300227"/>
    <w:rsid w:val="00302A15"/>
    <w:rsid w:val="003034B3"/>
    <w:rsid w:val="00305236"/>
    <w:rsid w:val="00306BA8"/>
    <w:rsid w:val="0031179B"/>
    <w:rsid w:val="00311EAC"/>
    <w:rsid w:val="00325EB4"/>
    <w:rsid w:val="00332DF6"/>
    <w:rsid w:val="00333FFD"/>
    <w:rsid w:val="003354C5"/>
    <w:rsid w:val="00337E29"/>
    <w:rsid w:val="00343859"/>
    <w:rsid w:val="00350266"/>
    <w:rsid w:val="00350A41"/>
    <w:rsid w:val="00351C43"/>
    <w:rsid w:val="003563A2"/>
    <w:rsid w:val="00361CA8"/>
    <w:rsid w:val="00361E59"/>
    <w:rsid w:val="00366960"/>
    <w:rsid w:val="003708BE"/>
    <w:rsid w:val="003725B0"/>
    <w:rsid w:val="00373E0E"/>
    <w:rsid w:val="00376303"/>
    <w:rsid w:val="00381AAD"/>
    <w:rsid w:val="003866EE"/>
    <w:rsid w:val="00390C9E"/>
    <w:rsid w:val="00391F38"/>
    <w:rsid w:val="0039379D"/>
    <w:rsid w:val="003951A7"/>
    <w:rsid w:val="00395B8C"/>
    <w:rsid w:val="0039613F"/>
    <w:rsid w:val="00396B24"/>
    <w:rsid w:val="003A0C7F"/>
    <w:rsid w:val="003A1184"/>
    <w:rsid w:val="003A3D6A"/>
    <w:rsid w:val="003B37E2"/>
    <w:rsid w:val="003B4613"/>
    <w:rsid w:val="003B4995"/>
    <w:rsid w:val="003B4EE5"/>
    <w:rsid w:val="003B68D6"/>
    <w:rsid w:val="003D0ACE"/>
    <w:rsid w:val="003D1499"/>
    <w:rsid w:val="003D4A2B"/>
    <w:rsid w:val="003D4EF4"/>
    <w:rsid w:val="003D67A6"/>
    <w:rsid w:val="003E1295"/>
    <w:rsid w:val="003E1637"/>
    <w:rsid w:val="003E403F"/>
    <w:rsid w:val="003E448C"/>
    <w:rsid w:val="003E5AA9"/>
    <w:rsid w:val="00402F67"/>
    <w:rsid w:val="00404F5E"/>
    <w:rsid w:val="00414B67"/>
    <w:rsid w:val="00417653"/>
    <w:rsid w:val="00421D97"/>
    <w:rsid w:val="00427102"/>
    <w:rsid w:val="00431121"/>
    <w:rsid w:val="00435849"/>
    <w:rsid w:val="00435A8E"/>
    <w:rsid w:val="00440F2C"/>
    <w:rsid w:val="004446A3"/>
    <w:rsid w:val="0044754F"/>
    <w:rsid w:val="00451FBE"/>
    <w:rsid w:val="00452436"/>
    <w:rsid w:val="004568A4"/>
    <w:rsid w:val="0045710E"/>
    <w:rsid w:val="00460000"/>
    <w:rsid w:val="004602EC"/>
    <w:rsid w:val="004614BD"/>
    <w:rsid w:val="00461B02"/>
    <w:rsid w:val="00461E51"/>
    <w:rsid w:val="00462FF0"/>
    <w:rsid w:val="00463470"/>
    <w:rsid w:val="00471388"/>
    <w:rsid w:val="004733B8"/>
    <w:rsid w:val="004824C4"/>
    <w:rsid w:val="00486A74"/>
    <w:rsid w:val="00486BAF"/>
    <w:rsid w:val="0049134D"/>
    <w:rsid w:val="004917AC"/>
    <w:rsid w:val="00492BCB"/>
    <w:rsid w:val="00493D11"/>
    <w:rsid w:val="00494D81"/>
    <w:rsid w:val="00495639"/>
    <w:rsid w:val="00495C4A"/>
    <w:rsid w:val="004967B1"/>
    <w:rsid w:val="004A097A"/>
    <w:rsid w:val="004A6153"/>
    <w:rsid w:val="004A7D16"/>
    <w:rsid w:val="004B3E37"/>
    <w:rsid w:val="004C03AD"/>
    <w:rsid w:val="004C0555"/>
    <w:rsid w:val="004C3A05"/>
    <w:rsid w:val="004C40DE"/>
    <w:rsid w:val="004C4BD6"/>
    <w:rsid w:val="004C6E6D"/>
    <w:rsid w:val="004C7EAD"/>
    <w:rsid w:val="004D64A4"/>
    <w:rsid w:val="004D732F"/>
    <w:rsid w:val="004E384E"/>
    <w:rsid w:val="004E4C6A"/>
    <w:rsid w:val="004E78D8"/>
    <w:rsid w:val="004F07A0"/>
    <w:rsid w:val="004F1080"/>
    <w:rsid w:val="004F1C63"/>
    <w:rsid w:val="004F4922"/>
    <w:rsid w:val="004F54F2"/>
    <w:rsid w:val="004F7321"/>
    <w:rsid w:val="0050476B"/>
    <w:rsid w:val="00505492"/>
    <w:rsid w:val="005118C6"/>
    <w:rsid w:val="00512BEC"/>
    <w:rsid w:val="00515D50"/>
    <w:rsid w:val="005247E3"/>
    <w:rsid w:val="00524B60"/>
    <w:rsid w:val="00531D92"/>
    <w:rsid w:val="005438AC"/>
    <w:rsid w:val="00544C5A"/>
    <w:rsid w:val="00544FE0"/>
    <w:rsid w:val="005467F0"/>
    <w:rsid w:val="0054756F"/>
    <w:rsid w:val="00550719"/>
    <w:rsid w:val="00561003"/>
    <w:rsid w:val="00561594"/>
    <w:rsid w:val="005670FE"/>
    <w:rsid w:val="00567146"/>
    <w:rsid w:val="00570078"/>
    <w:rsid w:val="0057093A"/>
    <w:rsid w:val="00584B3F"/>
    <w:rsid w:val="00586E31"/>
    <w:rsid w:val="00586FC1"/>
    <w:rsid w:val="00590DB2"/>
    <w:rsid w:val="0059114C"/>
    <w:rsid w:val="005935CE"/>
    <w:rsid w:val="005937D6"/>
    <w:rsid w:val="00593E85"/>
    <w:rsid w:val="005A2AA6"/>
    <w:rsid w:val="005A469E"/>
    <w:rsid w:val="005B3604"/>
    <w:rsid w:val="005B3BCF"/>
    <w:rsid w:val="005C3973"/>
    <w:rsid w:val="005C6BE3"/>
    <w:rsid w:val="005D008B"/>
    <w:rsid w:val="005D09D6"/>
    <w:rsid w:val="005D1BD3"/>
    <w:rsid w:val="005D1F0A"/>
    <w:rsid w:val="005D2619"/>
    <w:rsid w:val="005D688A"/>
    <w:rsid w:val="005E06FF"/>
    <w:rsid w:val="005E79B1"/>
    <w:rsid w:val="005F34EA"/>
    <w:rsid w:val="005F4617"/>
    <w:rsid w:val="005F4D4C"/>
    <w:rsid w:val="005F7B41"/>
    <w:rsid w:val="00601209"/>
    <w:rsid w:val="0060297A"/>
    <w:rsid w:val="00602B9B"/>
    <w:rsid w:val="006102CA"/>
    <w:rsid w:val="00611FC5"/>
    <w:rsid w:val="00616FEF"/>
    <w:rsid w:val="00620AC2"/>
    <w:rsid w:val="00620E86"/>
    <w:rsid w:val="00622538"/>
    <w:rsid w:val="006247B5"/>
    <w:rsid w:val="00631ED1"/>
    <w:rsid w:val="00632763"/>
    <w:rsid w:val="006342BF"/>
    <w:rsid w:val="0063473E"/>
    <w:rsid w:val="00637FE0"/>
    <w:rsid w:val="00643CD6"/>
    <w:rsid w:val="006445F5"/>
    <w:rsid w:val="00650E2E"/>
    <w:rsid w:val="00652DE6"/>
    <w:rsid w:val="00654E0E"/>
    <w:rsid w:val="00655FF2"/>
    <w:rsid w:val="00657177"/>
    <w:rsid w:val="00660E8B"/>
    <w:rsid w:val="00660FA0"/>
    <w:rsid w:val="00661D39"/>
    <w:rsid w:val="006624B4"/>
    <w:rsid w:val="00666A72"/>
    <w:rsid w:val="00671CBE"/>
    <w:rsid w:val="00672B93"/>
    <w:rsid w:val="00675A00"/>
    <w:rsid w:val="0068788E"/>
    <w:rsid w:val="006926CF"/>
    <w:rsid w:val="00692AAA"/>
    <w:rsid w:val="00693937"/>
    <w:rsid w:val="0069440B"/>
    <w:rsid w:val="0069652E"/>
    <w:rsid w:val="00696B28"/>
    <w:rsid w:val="006A285E"/>
    <w:rsid w:val="006C1BE9"/>
    <w:rsid w:val="006C6902"/>
    <w:rsid w:val="006C760C"/>
    <w:rsid w:val="006C7BB0"/>
    <w:rsid w:val="006D1FDA"/>
    <w:rsid w:val="006D3D9E"/>
    <w:rsid w:val="006D67F9"/>
    <w:rsid w:val="006E03F4"/>
    <w:rsid w:val="006F117F"/>
    <w:rsid w:val="006F4DF2"/>
    <w:rsid w:val="00701117"/>
    <w:rsid w:val="0070148D"/>
    <w:rsid w:val="007029ED"/>
    <w:rsid w:val="0070553C"/>
    <w:rsid w:val="0070606D"/>
    <w:rsid w:val="00712DD8"/>
    <w:rsid w:val="00715114"/>
    <w:rsid w:val="00715194"/>
    <w:rsid w:val="00715C88"/>
    <w:rsid w:val="00720EB8"/>
    <w:rsid w:val="00720F1C"/>
    <w:rsid w:val="00721410"/>
    <w:rsid w:val="007223AB"/>
    <w:rsid w:val="007260B1"/>
    <w:rsid w:val="007262B2"/>
    <w:rsid w:val="00731B3F"/>
    <w:rsid w:val="00733038"/>
    <w:rsid w:val="007366E5"/>
    <w:rsid w:val="00741683"/>
    <w:rsid w:val="00742538"/>
    <w:rsid w:val="00742AFB"/>
    <w:rsid w:val="00743FCC"/>
    <w:rsid w:val="00744F24"/>
    <w:rsid w:val="007451EB"/>
    <w:rsid w:val="00751A9F"/>
    <w:rsid w:val="007522AD"/>
    <w:rsid w:val="007528E8"/>
    <w:rsid w:val="00755326"/>
    <w:rsid w:val="00756229"/>
    <w:rsid w:val="007573F1"/>
    <w:rsid w:val="0076003B"/>
    <w:rsid w:val="007602CF"/>
    <w:rsid w:val="00760F60"/>
    <w:rsid w:val="00761854"/>
    <w:rsid w:val="00763FF4"/>
    <w:rsid w:val="0076799E"/>
    <w:rsid w:val="00771C29"/>
    <w:rsid w:val="00773EAF"/>
    <w:rsid w:val="00775AAB"/>
    <w:rsid w:val="00775F33"/>
    <w:rsid w:val="0077656D"/>
    <w:rsid w:val="00780E5E"/>
    <w:rsid w:val="00784531"/>
    <w:rsid w:val="00785755"/>
    <w:rsid w:val="007879CA"/>
    <w:rsid w:val="007951DC"/>
    <w:rsid w:val="00796D1A"/>
    <w:rsid w:val="007A4839"/>
    <w:rsid w:val="007A7621"/>
    <w:rsid w:val="007B10AB"/>
    <w:rsid w:val="007B135C"/>
    <w:rsid w:val="007B1982"/>
    <w:rsid w:val="007B1C04"/>
    <w:rsid w:val="007B1FEB"/>
    <w:rsid w:val="007B4555"/>
    <w:rsid w:val="007C135B"/>
    <w:rsid w:val="007C14B3"/>
    <w:rsid w:val="007D3F5A"/>
    <w:rsid w:val="007D4575"/>
    <w:rsid w:val="007D4EE4"/>
    <w:rsid w:val="007D7F48"/>
    <w:rsid w:val="007E40D0"/>
    <w:rsid w:val="007E40E4"/>
    <w:rsid w:val="007E4BB0"/>
    <w:rsid w:val="007E7642"/>
    <w:rsid w:val="007F17D8"/>
    <w:rsid w:val="007F3AF0"/>
    <w:rsid w:val="007F4CD1"/>
    <w:rsid w:val="007F569D"/>
    <w:rsid w:val="008026C9"/>
    <w:rsid w:val="0080303A"/>
    <w:rsid w:val="00804D3D"/>
    <w:rsid w:val="008174D7"/>
    <w:rsid w:val="008178E1"/>
    <w:rsid w:val="008205A9"/>
    <w:rsid w:val="008253A5"/>
    <w:rsid w:val="00826C41"/>
    <w:rsid w:val="00827E38"/>
    <w:rsid w:val="00830574"/>
    <w:rsid w:val="00834B10"/>
    <w:rsid w:val="00842D42"/>
    <w:rsid w:val="00844A56"/>
    <w:rsid w:val="00844A75"/>
    <w:rsid w:val="00847F4C"/>
    <w:rsid w:val="00851421"/>
    <w:rsid w:val="00853424"/>
    <w:rsid w:val="00853F1A"/>
    <w:rsid w:val="008544CE"/>
    <w:rsid w:val="008544D8"/>
    <w:rsid w:val="00855AE7"/>
    <w:rsid w:val="0086430E"/>
    <w:rsid w:val="00873370"/>
    <w:rsid w:val="008759C6"/>
    <w:rsid w:val="0087649F"/>
    <w:rsid w:val="00877CA2"/>
    <w:rsid w:val="00883E87"/>
    <w:rsid w:val="00884246"/>
    <w:rsid w:val="0088700D"/>
    <w:rsid w:val="00896EAD"/>
    <w:rsid w:val="008A10A3"/>
    <w:rsid w:val="008A2675"/>
    <w:rsid w:val="008A2AC7"/>
    <w:rsid w:val="008A2B52"/>
    <w:rsid w:val="008B4E77"/>
    <w:rsid w:val="008B5094"/>
    <w:rsid w:val="008C1111"/>
    <w:rsid w:val="008C23DB"/>
    <w:rsid w:val="008C342C"/>
    <w:rsid w:val="008D4533"/>
    <w:rsid w:val="008D7D71"/>
    <w:rsid w:val="008E41E0"/>
    <w:rsid w:val="008F1FAE"/>
    <w:rsid w:val="008F2C98"/>
    <w:rsid w:val="008F7468"/>
    <w:rsid w:val="009029B1"/>
    <w:rsid w:val="009038EA"/>
    <w:rsid w:val="0090470E"/>
    <w:rsid w:val="0090686D"/>
    <w:rsid w:val="009103D4"/>
    <w:rsid w:val="00910CF2"/>
    <w:rsid w:val="00914765"/>
    <w:rsid w:val="009157D7"/>
    <w:rsid w:val="00915DAA"/>
    <w:rsid w:val="00917F46"/>
    <w:rsid w:val="00920D81"/>
    <w:rsid w:val="00922286"/>
    <w:rsid w:val="009222B5"/>
    <w:rsid w:val="009229B5"/>
    <w:rsid w:val="00923232"/>
    <w:rsid w:val="00925A21"/>
    <w:rsid w:val="00931751"/>
    <w:rsid w:val="00933FC7"/>
    <w:rsid w:val="0093611C"/>
    <w:rsid w:val="0093742F"/>
    <w:rsid w:val="00940EAE"/>
    <w:rsid w:val="00947DD9"/>
    <w:rsid w:val="00951487"/>
    <w:rsid w:val="009535F3"/>
    <w:rsid w:val="009554F9"/>
    <w:rsid w:val="00963233"/>
    <w:rsid w:val="00975165"/>
    <w:rsid w:val="00976140"/>
    <w:rsid w:val="00980965"/>
    <w:rsid w:val="00980A90"/>
    <w:rsid w:val="0098103B"/>
    <w:rsid w:val="00987324"/>
    <w:rsid w:val="009926A8"/>
    <w:rsid w:val="009931B3"/>
    <w:rsid w:val="00993A70"/>
    <w:rsid w:val="009940C8"/>
    <w:rsid w:val="0099457B"/>
    <w:rsid w:val="0099589B"/>
    <w:rsid w:val="009A0305"/>
    <w:rsid w:val="009A08EA"/>
    <w:rsid w:val="009A3C05"/>
    <w:rsid w:val="009A6183"/>
    <w:rsid w:val="009A74C8"/>
    <w:rsid w:val="009B3B6F"/>
    <w:rsid w:val="009B7BC2"/>
    <w:rsid w:val="009C46D8"/>
    <w:rsid w:val="009C7F3A"/>
    <w:rsid w:val="009D01EF"/>
    <w:rsid w:val="009D0622"/>
    <w:rsid w:val="009D26C6"/>
    <w:rsid w:val="009D27AA"/>
    <w:rsid w:val="009D41E8"/>
    <w:rsid w:val="009E07DE"/>
    <w:rsid w:val="009E70D7"/>
    <w:rsid w:val="009E776D"/>
    <w:rsid w:val="009F0D6A"/>
    <w:rsid w:val="009F1683"/>
    <w:rsid w:val="009F2C33"/>
    <w:rsid w:val="009F54F8"/>
    <w:rsid w:val="00A0166F"/>
    <w:rsid w:val="00A01FF1"/>
    <w:rsid w:val="00A03211"/>
    <w:rsid w:val="00A042F3"/>
    <w:rsid w:val="00A17341"/>
    <w:rsid w:val="00A17A2B"/>
    <w:rsid w:val="00A17FDD"/>
    <w:rsid w:val="00A20B81"/>
    <w:rsid w:val="00A21431"/>
    <w:rsid w:val="00A23FD8"/>
    <w:rsid w:val="00A251E2"/>
    <w:rsid w:val="00A32F89"/>
    <w:rsid w:val="00A407CC"/>
    <w:rsid w:val="00A45051"/>
    <w:rsid w:val="00A455B6"/>
    <w:rsid w:val="00A54BA0"/>
    <w:rsid w:val="00A5596C"/>
    <w:rsid w:val="00A55C3E"/>
    <w:rsid w:val="00A71C60"/>
    <w:rsid w:val="00A73C89"/>
    <w:rsid w:val="00A74296"/>
    <w:rsid w:val="00A74B6F"/>
    <w:rsid w:val="00A8358E"/>
    <w:rsid w:val="00A84863"/>
    <w:rsid w:val="00A8545C"/>
    <w:rsid w:val="00A902E2"/>
    <w:rsid w:val="00AA0C4C"/>
    <w:rsid w:val="00AB1987"/>
    <w:rsid w:val="00AB1D0E"/>
    <w:rsid w:val="00AB7990"/>
    <w:rsid w:val="00AC1127"/>
    <w:rsid w:val="00AC22CF"/>
    <w:rsid w:val="00AC5551"/>
    <w:rsid w:val="00AC59FF"/>
    <w:rsid w:val="00AC6AE4"/>
    <w:rsid w:val="00AD30F8"/>
    <w:rsid w:val="00AE3A59"/>
    <w:rsid w:val="00AE497E"/>
    <w:rsid w:val="00AF6AEC"/>
    <w:rsid w:val="00B036B7"/>
    <w:rsid w:val="00B043A1"/>
    <w:rsid w:val="00B06B58"/>
    <w:rsid w:val="00B30BDD"/>
    <w:rsid w:val="00B33E11"/>
    <w:rsid w:val="00B430AE"/>
    <w:rsid w:val="00B44D19"/>
    <w:rsid w:val="00B45360"/>
    <w:rsid w:val="00B5300F"/>
    <w:rsid w:val="00B62953"/>
    <w:rsid w:val="00B70BE6"/>
    <w:rsid w:val="00B7505B"/>
    <w:rsid w:val="00B77FCF"/>
    <w:rsid w:val="00B80AA7"/>
    <w:rsid w:val="00B83A00"/>
    <w:rsid w:val="00B84459"/>
    <w:rsid w:val="00B8535B"/>
    <w:rsid w:val="00B931BE"/>
    <w:rsid w:val="00B947E1"/>
    <w:rsid w:val="00B9749A"/>
    <w:rsid w:val="00B977FF"/>
    <w:rsid w:val="00BA1957"/>
    <w:rsid w:val="00BA5089"/>
    <w:rsid w:val="00BA6982"/>
    <w:rsid w:val="00BB333B"/>
    <w:rsid w:val="00BB4F65"/>
    <w:rsid w:val="00BB6FDD"/>
    <w:rsid w:val="00BC0602"/>
    <w:rsid w:val="00BC19CB"/>
    <w:rsid w:val="00BC21E0"/>
    <w:rsid w:val="00BC2388"/>
    <w:rsid w:val="00BC356E"/>
    <w:rsid w:val="00BC4928"/>
    <w:rsid w:val="00BC4CC7"/>
    <w:rsid w:val="00BD058C"/>
    <w:rsid w:val="00BD1BFF"/>
    <w:rsid w:val="00BD3C0C"/>
    <w:rsid w:val="00BE687F"/>
    <w:rsid w:val="00BE69C8"/>
    <w:rsid w:val="00BE69EB"/>
    <w:rsid w:val="00BE739B"/>
    <w:rsid w:val="00BE7807"/>
    <w:rsid w:val="00BF4C13"/>
    <w:rsid w:val="00BF66EC"/>
    <w:rsid w:val="00C047A6"/>
    <w:rsid w:val="00C06111"/>
    <w:rsid w:val="00C263FB"/>
    <w:rsid w:val="00C32B83"/>
    <w:rsid w:val="00C35FA3"/>
    <w:rsid w:val="00C42164"/>
    <w:rsid w:val="00C43855"/>
    <w:rsid w:val="00C4655C"/>
    <w:rsid w:val="00C530F3"/>
    <w:rsid w:val="00C53D74"/>
    <w:rsid w:val="00C56557"/>
    <w:rsid w:val="00C57067"/>
    <w:rsid w:val="00C61CA6"/>
    <w:rsid w:val="00C645BB"/>
    <w:rsid w:val="00C6583F"/>
    <w:rsid w:val="00C72AD5"/>
    <w:rsid w:val="00C754A6"/>
    <w:rsid w:val="00C84F29"/>
    <w:rsid w:val="00C87602"/>
    <w:rsid w:val="00C87853"/>
    <w:rsid w:val="00C917D7"/>
    <w:rsid w:val="00C93E30"/>
    <w:rsid w:val="00C96F2B"/>
    <w:rsid w:val="00CA10C7"/>
    <w:rsid w:val="00CA1ACA"/>
    <w:rsid w:val="00CA3CC9"/>
    <w:rsid w:val="00CA5A20"/>
    <w:rsid w:val="00CB3AAA"/>
    <w:rsid w:val="00CB474E"/>
    <w:rsid w:val="00CB58FE"/>
    <w:rsid w:val="00CB79EC"/>
    <w:rsid w:val="00CB7B21"/>
    <w:rsid w:val="00CD446E"/>
    <w:rsid w:val="00CE22CE"/>
    <w:rsid w:val="00CE6288"/>
    <w:rsid w:val="00CF574C"/>
    <w:rsid w:val="00CF750C"/>
    <w:rsid w:val="00D009F2"/>
    <w:rsid w:val="00D01BF7"/>
    <w:rsid w:val="00D01F84"/>
    <w:rsid w:val="00D02B25"/>
    <w:rsid w:val="00D05ED0"/>
    <w:rsid w:val="00D066E1"/>
    <w:rsid w:val="00D1006B"/>
    <w:rsid w:val="00D103D0"/>
    <w:rsid w:val="00D11D1A"/>
    <w:rsid w:val="00D12626"/>
    <w:rsid w:val="00D12960"/>
    <w:rsid w:val="00D13ABA"/>
    <w:rsid w:val="00D14AB9"/>
    <w:rsid w:val="00D15F22"/>
    <w:rsid w:val="00D15F4A"/>
    <w:rsid w:val="00D16A04"/>
    <w:rsid w:val="00D2175A"/>
    <w:rsid w:val="00D24845"/>
    <w:rsid w:val="00D30863"/>
    <w:rsid w:val="00D4188B"/>
    <w:rsid w:val="00D52223"/>
    <w:rsid w:val="00D53A54"/>
    <w:rsid w:val="00D54951"/>
    <w:rsid w:val="00D731C6"/>
    <w:rsid w:val="00D73805"/>
    <w:rsid w:val="00D740CB"/>
    <w:rsid w:val="00D75FB3"/>
    <w:rsid w:val="00D77048"/>
    <w:rsid w:val="00D779F7"/>
    <w:rsid w:val="00D8079B"/>
    <w:rsid w:val="00D80D64"/>
    <w:rsid w:val="00D80F1A"/>
    <w:rsid w:val="00D83EA9"/>
    <w:rsid w:val="00D8417F"/>
    <w:rsid w:val="00D91756"/>
    <w:rsid w:val="00D9201C"/>
    <w:rsid w:val="00D92C5F"/>
    <w:rsid w:val="00D9487E"/>
    <w:rsid w:val="00D94F34"/>
    <w:rsid w:val="00D95CDF"/>
    <w:rsid w:val="00D96D57"/>
    <w:rsid w:val="00DA076D"/>
    <w:rsid w:val="00DA21C9"/>
    <w:rsid w:val="00DA4121"/>
    <w:rsid w:val="00DA484C"/>
    <w:rsid w:val="00DA5774"/>
    <w:rsid w:val="00DA5ECA"/>
    <w:rsid w:val="00DA77A7"/>
    <w:rsid w:val="00DB0E46"/>
    <w:rsid w:val="00DB1090"/>
    <w:rsid w:val="00DB5A80"/>
    <w:rsid w:val="00DC0E0E"/>
    <w:rsid w:val="00DC25D8"/>
    <w:rsid w:val="00DC2A40"/>
    <w:rsid w:val="00DC51E0"/>
    <w:rsid w:val="00DC7E8E"/>
    <w:rsid w:val="00DD689A"/>
    <w:rsid w:val="00DE0347"/>
    <w:rsid w:val="00DE379E"/>
    <w:rsid w:val="00DE3BA4"/>
    <w:rsid w:val="00DF04C6"/>
    <w:rsid w:val="00DF4B92"/>
    <w:rsid w:val="00E00CEE"/>
    <w:rsid w:val="00E013AF"/>
    <w:rsid w:val="00E0774E"/>
    <w:rsid w:val="00E152AC"/>
    <w:rsid w:val="00E205B2"/>
    <w:rsid w:val="00E27628"/>
    <w:rsid w:val="00E347CB"/>
    <w:rsid w:val="00E34F9F"/>
    <w:rsid w:val="00E44A70"/>
    <w:rsid w:val="00E470D8"/>
    <w:rsid w:val="00E5221B"/>
    <w:rsid w:val="00E5236C"/>
    <w:rsid w:val="00E56059"/>
    <w:rsid w:val="00E572D4"/>
    <w:rsid w:val="00E57BFD"/>
    <w:rsid w:val="00E605C8"/>
    <w:rsid w:val="00E6080F"/>
    <w:rsid w:val="00E64AF6"/>
    <w:rsid w:val="00E651B0"/>
    <w:rsid w:val="00E66072"/>
    <w:rsid w:val="00E80531"/>
    <w:rsid w:val="00E80A05"/>
    <w:rsid w:val="00E82A27"/>
    <w:rsid w:val="00E83D61"/>
    <w:rsid w:val="00E914E6"/>
    <w:rsid w:val="00E9356A"/>
    <w:rsid w:val="00E94928"/>
    <w:rsid w:val="00EA2A41"/>
    <w:rsid w:val="00EA2B15"/>
    <w:rsid w:val="00EA2F00"/>
    <w:rsid w:val="00EA31AE"/>
    <w:rsid w:val="00EA4AEC"/>
    <w:rsid w:val="00EB03CE"/>
    <w:rsid w:val="00EB5DFF"/>
    <w:rsid w:val="00EB7BF8"/>
    <w:rsid w:val="00EC189C"/>
    <w:rsid w:val="00EC219A"/>
    <w:rsid w:val="00ED073C"/>
    <w:rsid w:val="00ED4162"/>
    <w:rsid w:val="00ED477F"/>
    <w:rsid w:val="00ED6701"/>
    <w:rsid w:val="00EE0CDF"/>
    <w:rsid w:val="00EE5AFD"/>
    <w:rsid w:val="00EE64C0"/>
    <w:rsid w:val="00EE6AC5"/>
    <w:rsid w:val="00EE7213"/>
    <w:rsid w:val="00EF0C36"/>
    <w:rsid w:val="00EF7077"/>
    <w:rsid w:val="00F00FDC"/>
    <w:rsid w:val="00F0616B"/>
    <w:rsid w:val="00F06966"/>
    <w:rsid w:val="00F0717E"/>
    <w:rsid w:val="00F10201"/>
    <w:rsid w:val="00F10C57"/>
    <w:rsid w:val="00F20F5D"/>
    <w:rsid w:val="00F21C2E"/>
    <w:rsid w:val="00F27EF4"/>
    <w:rsid w:val="00F31E73"/>
    <w:rsid w:val="00F321E1"/>
    <w:rsid w:val="00F33013"/>
    <w:rsid w:val="00F33475"/>
    <w:rsid w:val="00F35C93"/>
    <w:rsid w:val="00F36E07"/>
    <w:rsid w:val="00F37459"/>
    <w:rsid w:val="00F40539"/>
    <w:rsid w:val="00F416EC"/>
    <w:rsid w:val="00F423ED"/>
    <w:rsid w:val="00F42DFA"/>
    <w:rsid w:val="00F51394"/>
    <w:rsid w:val="00F55AB0"/>
    <w:rsid w:val="00F66E21"/>
    <w:rsid w:val="00F73113"/>
    <w:rsid w:val="00F776CB"/>
    <w:rsid w:val="00F846D1"/>
    <w:rsid w:val="00F847FA"/>
    <w:rsid w:val="00F940A9"/>
    <w:rsid w:val="00FB2554"/>
    <w:rsid w:val="00FB2E9D"/>
    <w:rsid w:val="00FB3002"/>
    <w:rsid w:val="00FB62EF"/>
    <w:rsid w:val="00FB6375"/>
    <w:rsid w:val="00FC7933"/>
    <w:rsid w:val="00FD67FA"/>
    <w:rsid w:val="00FE0243"/>
    <w:rsid w:val="00FE0405"/>
    <w:rsid w:val="00FF2531"/>
    <w:rsid w:val="00FF27D1"/>
    <w:rsid w:val="00FF66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8051"/>
  <w15:chartTrackingRefBased/>
  <w15:docId w15:val="{DA402986-1E44-4A46-AD4E-B6F7C5CD4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D477F"/>
    <w:pPr>
      <w:spacing w:before="40" w:after="40" w:line="480" w:lineRule="auto"/>
      <w:jc w:val="both"/>
    </w:pPr>
    <w:rPr>
      <w:rFonts w:ascii="Arial" w:hAnsi="Arial"/>
      <w:sz w:val="24"/>
      <w:lang w:val="en-US"/>
    </w:rPr>
  </w:style>
  <w:style w:type="paragraph" w:styleId="Heading1">
    <w:name w:val="heading 1"/>
    <w:basedOn w:val="Normal"/>
    <w:next w:val="Normal"/>
    <w:link w:val="Heading1Char"/>
    <w:autoRedefine/>
    <w:uiPriority w:val="9"/>
    <w:qFormat/>
    <w:rsid w:val="003725B0"/>
    <w:pPr>
      <w:keepNext/>
      <w:keepLines/>
      <w:numPr>
        <w:numId w:val="1"/>
      </w:numPr>
      <w:spacing w:before="240" w:after="240" w:line="240" w:lineRule="auto"/>
      <w:jc w:val="center"/>
      <w:outlineLvl w:val="0"/>
    </w:pPr>
    <w:rPr>
      <w:rFonts w:eastAsiaTheme="majorEastAsia" w:cstheme="majorBidi"/>
      <w:b/>
      <w:bCs/>
      <w:color w:val="000000" w:themeColor="text1"/>
      <w:sz w:val="28"/>
      <w:szCs w:val="28"/>
      <w:lang w:val="pt-BR"/>
    </w:rPr>
  </w:style>
  <w:style w:type="paragraph" w:styleId="Heading2">
    <w:name w:val="heading 2"/>
    <w:basedOn w:val="Normal"/>
    <w:next w:val="Normal"/>
    <w:link w:val="Heading2Char"/>
    <w:autoRedefine/>
    <w:uiPriority w:val="9"/>
    <w:unhideWhenUsed/>
    <w:qFormat/>
    <w:rsid w:val="00CB79EC"/>
    <w:pPr>
      <w:keepNext/>
      <w:keepLines/>
      <w:numPr>
        <w:ilvl w:val="1"/>
        <w:numId w:val="11"/>
      </w:numPr>
      <w:spacing w:before="240" w:after="240" w:line="240" w:lineRule="auto"/>
      <w:outlineLvl w:val="1"/>
    </w:pPr>
    <w:rPr>
      <w:rFonts w:eastAsiaTheme="majorEastAsia" w:cstheme="majorBidi"/>
      <w:b/>
      <w:bCs/>
      <w:color w:val="000000" w:themeColor="text1"/>
      <w:szCs w:val="32"/>
      <w:lang w:val="pt-BR"/>
    </w:rPr>
  </w:style>
  <w:style w:type="paragraph" w:styleId="Heading3">
    <w:name w:val="heading 3"/>
    <w:basedOn w:val="Normal"/>
    <w:next w:val="Normal"/>
    <w:link w:val="Heading3Char"/>
    <w:autoRedefine/>
    <w:uiPriority w:val="9"/>
    <w:unhideWhenUsed/>
    <w:qFormat/>
    <w:rsid w:val="00C047A6"/>
    <w:pPr>
      <w:keepNext/>
      <w:keepLines/>
      <w:numPr>
        <w:ilvl w:val="2"/>
        <w:numId w:val="11"/>
      </w:numPr>
      <w:spacing w:before="160" w:after="160" w:line="240" w:lineRule="auto"/>
      <w:ind w:left="1134" w:hanging="708"/>
      <w:outlineLvl w:val="2"/>
    </w:pPr>
    <w:rPr>
      <w:rFonts w:eastAsiaTheme="majorEastAsia" w:cstheme="majorBidi"/>
      <w:b/>
      <w:bCs/>
      <w:color w:val="000000" w:themeColor="text1"/>
      <w:szCs w:val="28"/>
      <w:lang w:val="pt-BR"/>
    </w:rPr>
  </w:style>
  <w:style w:type="paragraph" w:styleId="Heading4">
    <w:name w:val="heading 4"/>
    <w:basedOn w:val="Normal"/>
    <w:next w:val="Normal"/>
    <w:link w:val="Heading4Char"/>
    <w:autoRedefine/>
    <w:uiPriority w:val="9"/>
    <w:semiHidden/>
    <w:unhideWhenUsed/>
    <w:qFormat/>
    <w:rsid w:val="00D8417F"/>
    <w:pPr>
      <w:keepNext/>
      <w:keepLines/>
      <w:numPr>
        <w:ilvl w:val="3"/>
        <w:numId w:val="7"/>
      </w:numPr>
      <w:outlineLvl w:val="3"/>
    </w:pPr>
    <w:rPr>
      <w:rFonts w:eastAsiaTheme="majorEastAsia" w:cstheme="majorBidi"/>
      <w:color w:val="000000" w:themeColor="text1"/>
      <w:szCs w:val="24"/>
    </w:rPr>
  </w:style>
  <w:style w:type="paragraph" w:styleId="Heading5">
    <w:name w:val="heading 5"/>
    <w:basedOn w:val="Normal"/>
    <w:next w:val="Normal"/>
    <w:link w:val="Heading5Char"/>
    <w:uiPriority w:val="9"/>
    <w:semiHidden/>
    <w:unhideWhenUsed/>
    <w:qFormat/>
    <w:rsid w:val="00D8417F"/>
    <w:pPr>
      <w:keepNext/>
      <w:keepLines/>
      <w:numPr>
        <w:ilvl w:val="4"/>
        <w:numId w:val="11"/>
      </w:numPr>
      <w:outlineLvl w:val="4"/>
    </w:pPr>
    <w:rPr>
      <w:rFonts w:asciiTheme="majorHAnsi" w:eastAsiaTheme="majorEastAsia" w:hAnsiTheme="majorHAnsi" w:cstheme="majorBidi"/>
      <w:caps/>
      <w:color w:val="374C80" w:themeColor="accent1" w:themeShade="BF"/>
    </w:rPr>
  </w:style>
  <w:style w:type="paragraph" w:styleId="Heading6">
    <w:name w:val="heading 6"/>
    <w:basedOn w:val="Normal"/>
    <w:next w:val="Normal"/>
    <w:link w:val="Heading6Char"/>
    <w:uiPriority w:val="9"/>
    <w:semiHidden/>
    <w:unhideWhenUsed/>
    <w:qFormat/>
    <w:rsid w:val="00D8417F"/>
    <w:pPr>
      <w:keepNext/>
      <w:keepLines/>
      <w:numPr>
        <w:ilvl w:val="5"/>
        <w:numId w:val="11"/>
      </w:numPr>
      <w:outlineLvl w:val="5"/>
    </w:pPr>
    <w:rPr>
      <w:rFonts w:asciiTheme="majorHAnsi" w:eastAsiaTheme="majorEastAsia" w:hAnsiTheme="majorHAnsi" w:cstheme="majorBidi"/>
      <w:i/>
      <w:iCs/>
      <w:caps/>
      <w:color w:val="253356" w:themeColor="accent1" w:themeShade="80"/>
    </w:rPr>
  </w:style>
  <w:style w:type="paragraph" w:styleId="Heading7">
    <w:name w:val="heading 7"/>
    <w:basedOn w:val="Normal"/>
    <w:next w:val="Normal"/>
    <w:link w:val="Heading7Char"/>
    <w:uiPriority w:val="9"/>
    <w:semiHidden/>
    <w:unhideWhenUsed/>
    <w:qFormat/>
    <w:rsid w:val="00D8417F"/>
    <w:pPr>
      <w:keepNext/>
      <w:keepLines/>
      <w:numPr>
        <w:ilvl w:val="6"/>
        <w:numId w:val="11"/>
      </w:numPr>
      <w:outlineLvl w:val="6"/>
    </w:pPr>
    <w:rPr>
      <w:rFonts w:asciiTheme="majorHAnsi" w:eastAsiaTheme="majorEastAsia" w:hAnsiTheme="majorHAnsi" w:cstheme="majorBidi"/>
      <w:b/>
      <w:bCs/>
      <w:color w:val="253356" w:themeColor="accent1" w:themeShade="80"/>
    </w:rPr>
  </w:style>
  <w:style w:type="paragraph" w:styleId="Heading8">
    <w:name w:val="heading 8"/>
    <w:basedOn w:val="Normal"/>
    <w:next w:val="Normal"/>
    <w:link w:val="Heading8Char"/>
    <w:uiPriority w:val="9"/>
    <w:semiHidden/>
    <w:unhideWhenUsed/>
    <w:qFormat/>
    <w:rsid w:val="00D8417F"/>
    <w:pPr>
      <w:keepNext/>
      <w:keepLines/>
      <w:numPr>
        <w:ilvl w:val="7"/>
        <w:numId w:val="11"/>
      </w:numPr>
      <w:outlineLvl w:val="7"/>
    </w:pPr>
    <w:rPr>
      <w:rFonts w:asciiTheme="majorHAnsi" w:eastAsiaTheme="majorEastAsia" w:hAnsiTheme="majorHAnsi" w:cstheme="majorBidi"/>
      <w:b/>
      <w:bCs/>
      <w:i/>
      <w:iCs/>
      <w:color w:val="253356" w:themeColor="accent1" w:themeShade="80"/>
    </w:rPr>
  </w:style>
  <w:style w:type="paragraph" w:styleId="Heading9">
    <w:name w:val="heading 9"/>
    <w:basedOn w:val="Normal"/>
    <w:next w:val="Normal"/>
    <w:link w:val="Heading9Char"/>
    <w:uiPriority w:val="9"/>
    <w:semiHidden/>
    <w:unhideWhenUsed/>
    <w:qFormat/>
    <w:rsid w:val="00D8417F"/>
    <w:pPr>
      <w:keepNext/>
      <w:keepLines/>
      <w:numPr>
        <w:ilvl w:val="8"/>
        <w:numId w:val="11"/>
      </w:numPr>
      <w:outlineLvl w:val="8"/>
    </w:pPr>
    <w:rPr>
      <w:rFonts w:asciiTheme="majorHAnsi" w:eastAsiaTheme="majorEastAsia" w:hAnsiTheme="majorHAnsi" w:cstheme="majorBidi"/>
      <w:i/>
      <w:iCs/>
      <w:color w:val="253356"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5B0"/>
    <w:rPr>
      <w:rFonts w:ascii="Arial" w:eastAsiaTheme="majorEastAsia" w:hAnsi="Arial" w:cstheme="majorBidi"/>
      <w:b/>
      <w:bCs/>
      <w:color w:val="000000" w:themeColor="text1"/>
      <w:sz w:val="28"/>
      <w:szCs w:val="28"/>
    </w:rPr>
  </w:style>
  <w:style w:type="character" w:customStyle="1" w:styleId="Heading2Char">
    <w:name w:val="Heading 2 Char"/>
    <w:basedOn w:val="DefaultParagraphFont"/>
    <w:link w:val="Heading2"/>
    <w:uiPriority w:val="9"/>
    <w:rsid w:val="00CB79EC"/>
    <w:rPr>
      <w:rFonts w:ascii="Arial" w:eastAsiaTheme="majorEastAsia" w:hAnsi="Arial" w:cstheme="majorBidi"/>
      <w:b/>
      <w:bCs/>
      <w:color w:val="000000" w:themeColor="text1"/>
      <w:sz w:val="24"/>
      <w:szCs w:val="32"/>
    </w:rPr>
  </w:style>
  <w:style w:type="character" w:customStyle="1" w:styleId="Heading3Char">
    <w:name w:val="Heading 3 Char"/>
    <w:basedOn w:val="DefaultParagraphFont"/>
    <w:link w:val="Heading3"/>
    <w:uiPriority w:val="9"/>
    <w:rsid w:val="00C047A6"/>
    <w:rPr>
      <w:rFonts w:ascii="Arial" w:eastAsiaTheme="majorEastAsia" w:hAnsi="Arial" w:cstheme="majorBidi"/>
      <w:b/>
      <w:bCs/>
      <w:color w:val="000000" w:themeColor="text1"/>
      <w:sz w:val="24"/>
      <w:szCs w:val="28"/>
    </w:rPr>
  </w:style>
  <w:style w:type="character" w:customStyle="1" w:styleId="Heading4Char">
    <w:name w:val="Heading 4 Char"/>
    <w:basedOn w:val="DefaultParagraphFont"/>
    <w:link w:val="Heading4"/>
    <w:uiPriority w:val="9"/>
    <w:semiHidden/>
    <w:rsid w:val="00D8417F"/>
    <w:rPr>
      <w:rFonts w:ascii="Arial" w:eastAsiaTheme="majorEastAsia" w:hAnsi="Arial" w:cstheme="majorBidi"/>
      <w:color w:val="000000" w:themeColor="text1"/>
      <w:sz w:val="24"/>
      <w:szCs w:val="24"/>
      <w:lang w:val="en-US"/>
    </w:rPr>
  </w:style>
  <w:style w:type="character" w:customStyle="1" w:styleId="Heading5Char">
    <w:name w:val="Heading 5 Char"/>
    <w:basedOn w:val="DefaultParagraphFont"/>
    <w:link w:val="Heading5"/>
    <w:uiPriority w:val="9"/>
    <w:semiHidden/>
    <w:rsid w:val="008253A5"/>
    <w:rPr>
      <w:rFonts w:asciiTheme="majorHAnsi" w:eastAsiaTheme="majorEastAsia" w:hAnsiTheme="majorHAnsi" w:cstheme="majorBidi"/>
      <w:caps/>
      <w:color w:val="374C80" w:themeColor="accent1" w:themeShade="BF"/>
    </w:rPr>
  </w:style>
  <w:style w:type="character" w:customStyle="1" w:styleId="Heading6Char">
    <w:name w:val="Heading 6 Char"/>
    <w:basedOn w:val="DefaultParagraphFont"/>
    <w:link w:val="Heading6"/>
    <w:uiPriority w:val="9"/>
    <w:semiHidden/>
    <w:rsid w:val="008253A5"/>
    <w:rPr>
      <w:rFonts w:asciiTheme="majorHAnsi" w:eastAsiaTheme="majorEastAsia" w:hAnsiTheme="majorHAnsi" w:cstheme="majorBidi"/>
      <w:i/>
      <w:iCs/>
      <w:caps/>
      <w:color w:val="253356" w:themeColor="accent1" w:themeShade="80"/>
    </w:rPr>
  </w:style>
  <w:style w:type="character" w:customStyle="1" w:styleId="Heading7Char">
    <w:name w:val="Heading 7 Char"/>
    <w:basedOn w:val="DefaultParagraphFont"/>
    <w:link w:val="Heading7"/>
    <w:uiPriority w:val="9"/>
    <w:semiHidden/>
    <w:rsid w:val="008253A5"/>
    <w:rPr>
      <w:rFonts w:asciiTheme="majorHAnsi" w:eastAsiaTheme="majorEastAsia" w:hAnsiTheme="majorHAnsi" w:cstheme="majorBidi"/>
      <w:b/>
      <w:bCs/>
      <w:color w:val="253356" w:themeColor="accent1" w:themeShade="80"/>
    </w:rPr>
  </w:style>
  <w:style w:type="character" w:customStyle="1" w:styleId="Heading8Char">
    <w:name w:val="Heading 8 Char"/>
    <w:basedOn w:val="DefaultParagraphFont"/>
    <w:link w:val="Heading8"/>
    <w:uiPriority w:val="9"/>
    <w:semiHidden/>
    <w:rsid w:val="008253A5"/>
    <w:rPr>
      <w:rFonts w:asciiTheme="majorHAnsi" w:eastAsiaTheme="majorEastAsia" w:hAnsiTheme="majorHAnsi" w:cstheme="majorBidi"/>
      <w:b/>
      <w:bCs/>
      <w:i/>
      <w:iCs/>
      <w:color w:val="253356" w:themeColor="accent1" w:themeShade="80"/>
    </w:rPr>
  </w:style>
  <w:style w:type="character" w:customStyle="1" w:styleId="Heading9Char">
    <w:name w:val="Heading 9 Char"/>
    <w:basedOn w:val="DefaultParagraphFont"/>
    <w:link w:val="Heading9"/>
    <w:uiPriority w:val="9"/>
    <w:semiHidden/>
    <w:rsid w:val="008253A5"/>
    <w:rPr>
      <w:rFonts w:asciiTheme="majorHAnsi" w:eastAsiaTheme="majorEastAsia" w:hAnsiTheme="majorHAnsi" w:cstheme="majorBidi"/>
      <w:i/>
      <w:iCs/>
      <w:color w:val="253356" w:themeColor="accent1" w:themeShade="80"/>
    </w:rPr>
  </w:style>
  <w:style w:type="paragraph" w:styleId="NoSpacing">
    <w:name w:val="No Spacing"/>
    <w:aliases w:val="Tabelas,Tabelas1,Tabelas2,Tabelas3,Tabelas4,Tabelas5,Tabelas6,Tabelas7"/>
    <w:autoRedefine/>
    <w:uiPriority w:val="1"/>
    <w:qFormat/>
    <w:rsid w:val="00F776CB"/>
    <w:pPr>
      <w:spacing w:after="0" w:line="240" w:lineRule="auto"/>
    </w:pPr>
    <w:rPr>
      <w:rFonts w:ascii="Arial" w:hAnsi="Arial"/>
      <w:sz w:val="20"/>
    </w:rPr>
  </w:style>
  <w:style w:type="paragraph" w:styleId="Title">
    <w:name w:val="Title"/>
    <w:basedOn w:val="Normal"/>
    <w:next w:val="Normal"/>
    <w:link w:val="TitleChar"/>
    <w:autoRedefine/>
    <w:uiPriority w:val="10"/>
    <w:qFormat/>
    <w:rsid w:val="00332DF6"/>
    <w:pPr>
      <w:spacing w:after="120" w:line="240" w:lineRule="auto"/>
      <w:contextualSpacing/>
      <w:jc w:val="center"/>
    </w:pPr>
    <w:rPr>
      <w:rFonts w:eastAsiaTheme="majorEastAsia" w:cstheme="majorBidi"/>
      <w:b/>
      <w:bCs/>
      <w:caps/>
      <w:spacing w:val="-15"/>
      <w:sz w:val="28"/>
      <w:szCs w:val="28"/>
      <w:lang w:val="pt-BR"/>
    </w:rPr>
  </w:style>
  <w:style w:type="character" w:customStyle="1" w:styleId="TitleChar">
    <w:name w:val="Title Char"/>
    <w:basedOn w:val="DefaultParagraphFont"/>
    <w:link w:val="Title"/>
    <w:uiPriority w:val="10"/>
    <w:rsid w:val="00332DF6"/>
    <w:rPr>
      <w:rFonts w:ascii="Arial" w:eastAsiaTheme="majorEastAsia" w:hAnsi="Arial" w:cstheme="majorBidi"/>
      <w:b/>
      <w:bCs/>
      <w:caps/>
      <w:spacing w:val="-15"/>
      <w:sz w:val="28"/>
      <w:szCs w:val="28"/>
    </w:rPr>
  </w:style>
  <w:style w:type="paragraph" w:styleId="Subtitle">
    <w:name w:val="Subtitle"/>
    <w:basedOn w:val="Normal"/>
    <w:next w:val="Normal"/>
    <w:link w:val="SubtitleChar"/>
    <w:autoRedefine/>
    <w:uiPriority w:val="11"/>
    <w:qFormat/>
    <w:rsid w:val="00D8417F"/>
    <w:pPr>
      <w:numPr>
        <w:ilvl w:val="1"/>
      </w:numPr>
      <w:spacing w:after="120" w:line="240" w:lineRule="auto"/>
      <w:jc w:val="center"/>
    </w:pPr>
    <w:rPr>
      <w:rFonts w:eastAsiaTheme="majorEastAsia" w:cstheme="majorBidi"/>
      <w:color w:val="000000" w:themeColor="text1"/>
      <w:sz w:val="40"/>
      <w:szCs w:val="28"/>
    </w:rPr>
  </w:style>
  <w:style w:type="character" w:customStyle="1" w:styleId="SubtitleChar">
    <w:name w:val="Subtitle Char"/>
    <w:basedOn w:val="DefaultParagraphFont"/>
    <w:link w:val="Subtitle"/>
    <w:uiPriority w:val="11"/>
    <w:rsid w:val="00D8417F"/>
    <w:rPr>
      <w:rFonts w:ascii="Arial" w:eastAsiaTheme="majorEastAsia" w:hAnsi="Arial" w:cstheme="majorBidi"/>
      <w:color w:val="000000" w:themeColor="text1"/>
      <w:sz w:val="40"/>
      <w:szCs w:val="28"/>
      <w:lang w:val="en-US"/>
    </w:rPr>
  </w:style>
  <w:style w:type="character" w:styleId="SubtleEmphasis">
    <w:name w:val="Subtle Emphasis"/>
    <w:aliases w:val="Código"/>
    <w:basedOn w:val="DefaultParagraphFont"/>
    <w:uiPriority w:val="19"/>
    <w:qFormat/>
    <w:rsid w:val="00743FCC"/>
    <w:rPr>
      <w:rFonts w:ascii="Courier New" w:hAnsi="Courier New"/>
      <w:i w:val="0"/>
      <w:iCs/>
      <w:color w:val="000000" w:themeColor="text1"/>
      <w:sz w:val="20"/>
    </w:rPr>
  </w:style>
  <w:style w:type="character" w:styleId="Emphasis">
    <w:name w:val="Emphasis"/>
    <w:basedOn w:val="DefaultParagraphFont"/>
    <w:uiPriority w:val="20"/>
    <w:qFormat/>
    <w:rsid w:val="008253A5"/>
    <w:rPr>
      <w:i/>
      <w:iCs/>
    </w:rPr>
  </w:style>
  <w:style w:type="character" w:styleId="IntenseEmphasis">
    <w:name w:val="Intense Emphasis"/>
    <w:basedOn w:val="DefaultParagraphFont"/>
    <w:uiPriority w:val="21"/>
    <w:qFormat/>
    <w:rsid w:val="008253A5"/>
    <w:rPr>
      <w:b/>
      <w:bCs/>
      <w:i/>
      <w:iCs/>
    </w:rPr>
  </w:style>
  <w:style w:type="character" w:styleId="Strong">
    <w:name w:val="Strong"/>
    <w:basedOn w:val="Heading1Char"/>
    <w:uiPriority w:val="22"/>
    <w:qFormat/>
    <w:rsid w:val="00F10201"/>
    <w:rPr>
      <w:rFonts w:ascii="Tahoma" w:eastAsiaTheme="majorEastAsia" w:hAnsi="Tahoma" w:cstheme="majorBidi"/>
      <w:b/>
      <w:bCs w:val="0"/>
      <w:color w:val="0D0D0D" w:themeColor="text1" w:themeTint="F2"/>
      <w:sz w:val="36"/>
      <w:szCs w:val="36"/>
      <w:lang w:val="en-US"/>
    </w:rPr>
  </w:style>
  <w:style w:type="paragraph" w:styleId="Quote">
    <w:name w:val="Quote"/>
    <w:basedOn w:val="Normal"/>
    <w:next w:val="Normal"/>
    <w:link w:val="QuoteChar"/>
    <w:uiPriority w:val="29"/>
    <w:qFormat/>
    <w:rsid w:val="008253A5"/>
    <w:pPr>
      <w:spacing w:before="120" w:after="120"/>
      <w:ind w:left="720"/>
    </w:pPr>
    <w:rPr>
      <w:color w:val="242852" w:themeColor="text2"/>
      <w:szCs w:val="24"/>
    </w:rPr>
  </w:style>
  <w:style w:type="character" w:customStyle="1" w:styleId="QuoteChar">
    <w:name w:val="Quote Char"/>
    <w:basedOn w:val="DefaultParagraphFont"/>
    <w:link w:val="Quote"/>
    <w:uiPriority w:val="29"/>
    <w:rsid w:val="008253A5"/>
    <w:rPr>
      <w:color w:val="242852" w:themeColor="text2"/>
      <w:sz w:val="24"/>
      <w:szCs w:val="24"/>
    </w:rPr>
  </w:style>
  <w:style w:type="paragraph" w:styleId="IntenseQuote">
    <w:name w:val="Intense Quote"/>
    <w:basedOn w:val="Normal"/>
    <w:next w:val="Normal"/>
    <w:link w:val="IntenseQuoteChar"/>
    <w:uiPriority w:val="30"/>
    <w:qFormat/>
    <w:rsid w:val="008253A5"/>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IntenseQuoteChar">
    <w:name w:val="Intense Quote Char"/>
    <w:basedOn w:val="DefaultParagraphFont"/>
    <w:link w:val="IntenseQuote"/>
    <w:uiPriority w:val="30"/>
    <w:rsid w:val="008253A5"/>
    <w:rPr>
      <w:rFonts w:asciiTheme="majorHAnsi" w:eastAsiaTheme="majorEastAsia" w:hAnsiTheme="majorHAnsi" w:cstheme="majorBidi"/>
      <w:color w:val="242852" w:themeColor="text2"/>
      <w:spacing w:val="-6"/>
      <w:sz w:val="32"/>
      <w:szCs w:val="32"/>
    </w:rPr>
  </w:style>
  <w:style w:type="character" w:styleId="SubtleReference">
    <w:name w:val="Subtle Reference"/>
    <w:basedOn w:val="DefaultParagraphFont"/>
    <w:uiPriority w:val="31"/>
    <w:qFormat/>
    <w:rsid w:val="008253A5"/>
    <w:rPr>
      <w:smallCaps/>
      <w:color w:val="595959" w:themeColor="text1" w:themeTint="A6"/>
      <w:sz w:val="20"/>
      <w:u w:val="none" w:color="7F7F7F" w:themeColor="text1" w:themeTint="80"/>
      <w:bdr w:val="none" w:sz="0" w:space="0" w:color="auto"/>
    </w:rPr>
  </w:style>
  <w:style w:type="character" w:styleId="BookTitle">
    <w:name w:val="Book Title"/>
    <w:basedOn w:val="DefaultParagraphFont"/>
    <w:uiPriority w:val="33"/>
    <w:qFormat/>
    <w:rsid w:val="008253A5"/>
    <w:rPr>
      <w:b/>
      <w:bCs/>
      <w:smallCaps/>
      <w:spacing w:val="10"/>
    </w:rPr>
  </w:style>
  <w:style w:type="paragraph" w:styleId="ListParagraph">
    <w:name w:val="List Paragraph"/>
    <w:basedOn w:val="Normal"/>
    <w:uiPriority w:val="34"/>
    <w:qFormat/>
    <w:rsid w:val="008253A5"/>
    <w:pPr>
      <w:ind w:left="720"/>
      <w:contextualSpacing/>
    </w:pPr>
  </w:style>
  <w:style w:type="paragraph" w:styleId="Caption">
    <w:name w:val="caption"/>
    <w:basedOn w:val="Normal"/>
    <w:next w:val="Normal"/>
    <w:autoRedefine/>
    <w:uiPriority w:val="35"/>
    <w:unhideWhenUsed/>
    <w:qFormat/>
    <w:rsid w:val="00A74B6F"/>
    <w:pPr>
      <w:keepNext/>
      <w:jc w:val="center"/>
    </w:pPr>
    <w:rPr>
      <w:b/>
      <w:bCs/>
      <w:color w:val="000000" w:themeColor="text1"/>
      <w:sz w:val="18"/>
      <w:szCs w:val="24"/>
    </w:rPr>
  </w:style>
  <w:style w:type="character" w:styleId="IntenseReference">
    <w:name w:val="Intense Reference"/>
    <w:basedOn w:val="DefaultParagraphFont"/>
    <w:uiPriority w:val="32"/>
    <w:qFormat/>
    <w:rsid w:val="008253A5"/>
    <w:rPr>
      <w:b/>
      <w:bCs/>
      <w:smallCaps/>
      <w:color w:val="242852" w:themeColor="text2"/>
      <w:u w:val="single"/>
    </w:rPr>
  </w:style>
  <w:style w:type="paragraph" w:styleId="TOCHeading">
    <w:name w:val="TOC Heading"/>
    <w:basedOn w:val="Heading1"/>
    <w:next w:val="Normal"/>
    <w:uiPriority w:val="39"/>
    <w:unhideWhenUsed/>
    <w:qFormat/>
    <w:rsid w:val="008253A5"/>
    <w:pPr>
      <w:outlineLvl w:val="9"/>
    </w:pPr>
  </w:style>
  <w:style w:type="paragraph" w:styleId="BodyText">
    <w:name w:val="Body Text"/>
    <w:basedOn w:val="Normal"/>
    <w:link w:val="BodyTextChar"/>
    <w:qFormat/>
    <w:rsid w:val="005937D6"/>
    <w:pPr>
      <w:spacing w:after="120" w:line="240" w:lineRule="auto"/>
    </w:pPr>
  </w:style>
  <w:style w:type="character" w:customStyle="1" w:styleId="BodyTextChar">
    <w:name w:val="Body Text Char"/>
    <w:basedOn w:val="DefaultParagraphFont"/>
    <w:link w:val="BodyText"/>
    <w:qFormat/>
    <w:rsid w:val="005937D6"/>
    <w:rPr>
      <w:rFonts w:ascii="Arial" w:hAnsi="Arial"/>
      <w:lang w:val="en-US"/>
    </w:rPr>
  </w:style>
  <w:style w:type="character" w:styleId="CommentReference">
    <w:name w:val="annotation reference"/>
    <w:basedOn w:val="DefaultParagraphFont"/>
    <w:uiPriority w:val="99"/>
    <w:semiHidden/>
    <w:unhideWhenUsed/>
    <w:rsid w:val="00280992"/>
    <w:rPr>
      <w:sz w:val="16"/>
      <w:szCs w:val="16"/>
    </w:rPr>
  </w:style>
  <w:style w:type="paragraph" w:styleId="CommentText">
    <w:name w:val="annotation text"/>
    <w:basedOn w:val="Normal"/>
    <w:link w:val="CommentTextChar"/>
    <w:uiPriority w:val="99"/>
    <w:semiHidden/>
    <w:unhideWhenUsed/>
    <w:rsid w:val="00280992"/>
    <w:pPr>
      <w:spacing w:line="240" w:lineRule="auto"/>
    </w:pPr>
    <w:rPr>
      <w:sz w:val="20"/>
      <w:szCs w:val="20"/>
    </w:rPr>
  </w:style>
  <w:style w:type="character" w:customStyle="1" w:styleId="CommentTextChar">
    <w:name w:val="Comment Text Char"/>
    <w:basedOn w:val="DefaultParagraphFont"/>
    <w:link w:val="CommentText"/>
    <w:uiPriority w:val="99"/>
    <w:semiHidden/>
    <w:rsid w:val="00280992"/>
    <w:rPr>
      <w:rFonts w:ascii="Arial" w:hAnsi="Arial"/>
      <w:sz w:val="20"/>
      <w:szCs w:val="20"/>
      <w:lang w:val="en-US"/>
    </w:rPr>
  </w:style>
  <w:style w:type="paragraph" w:styleId="CommentSubject">
    <w:name w:val="annotation subject"/>
    <w:basedOn w:val="CommentText"/>
    <w:next w:val="CommentText"/>
    <w:link w:val="CommentSubjectChar"/>
    <w:uiPriority w:val="99"/>
    <w:semiHidden/>
    <w:unhideWhenUsed/>
    <w:rsid w:val="00280992"/>
    <w:rPr>
      <w:b/>
      <w:bCs/>
    </w:rPr>
  </w:style>
  <w:style w:type="character" w:customStyle="1" w:styleId="CommentSubjectChar">
    <w:name w:val="Comment Subject Char"/>
    <w:basedOn w:val="CommentTextChar"/>
    <w:link w:val="CommentSubject"/>
    <w:uiPriority w:val="99"/>
    <w:semiHidden/>
    <w:rsid w:val="00280992"/>
    <w:rPr>
      <w:rFonts w:ascii="Arial" w:hAnsi="Arial"/>
      <w:b/>
      <w:bCs/>
      <w:sz w:val="20"/>
      <w:szCs w:val="20"/>
      <w:lang w:val="en-US"/>
    </w:rPr>
  </w:style>
  <w:style w:type="paragraph" w:styleId="BalloonText">
    <w:name w:val="Balloon Text"/>
    <w:basedOn w:val="Normal"/>
    <w:link w:val="BalloonTextChar"/>
    <w:uiPriority w:val="99"/>
    <w:semiHidden/>
    <w:unhideWhenUsed/>
    <w:rsid w:val="002809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0992"/>
    <w:rPr>
      <w:rFonts w:ascii="Segoe UI" w:hAnsi="Segoe UI" w:cs="Segoe UI"/>
      <w:sz w:val="18"/>
      <w:szCs w:val="18"/>
      <w:lang w:val="en-US"/>
    </w:rPr>
  </w:style>
  <w:style w:type="character" w:styleId="Hyperlink">
    <w:name w:val="Hyperlink"/>
    <w:basedOn w:val="DefaultParagraphFont"/>
    <w:uiPriority w:val="99"/>
    <w:unhideWhenUsed/>
    <w:rsid w:val="00F51394"/>
    <w:rPr>
      <w:color w:val="0000FF"/>
      <w:u w:val="single"/>
    </w:rPr>
  </w:style>
  <w:style w:type="character" w:styleId="UnresolvedMention">
    <w:name w:val="Unresolved Mention"/>
    <w:basedOn w:val="DefaultParagraphFont"/>
    <w:uiPriority w:val="99"/>
    <w:semiHidden/>
    <w:unhideWhenUsed/>
    <w:rsid w:val="00F51394"/>
    <w:rPr>
      <w:color w:val="605E5C"/>
      <w:shd w:val="clear" w:color="auto" w:fill="E1DFDD"/>
    </w:rPr>
  </w:style>
  <w:style w:type="paragraph" w:styleId="Header">
    <w:name w:val="header"/>
    <w:basedOn w:val="Normal"/>
    <w:link w:val="HeaderChar"/>
    <w:uiPriority w:val="99"/>
    <w:unhideWhenUsed/>
    <w:rsid w:val="009029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9029B1"/>
    <w:rPr>
      <w:rFonts w:ascii="Arial" w:hAnsi="Arial"/>
      <w:lang w:val="en-US"/>
    </w:rPr>
  </w:style>
  <w:style w:type="paragraph" w:styleId="Footer">
    <w:name w:val="footer"/>
    <w:basedOn w:val="Normal"/>
    <w:link w:val="FooterChar"/>
    <w:uiPriority w:val="99"/>
    <w:unhideWhenUsed/>
    <w:rsid w:val="009029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9029B1"/>
    <w:rPr>
      <w:rFonts w:ascii="Arial" w:hAnsi="Arial"/>
      <w:lang w:val="en-US"/>
    </w:rPr>
  </w:style>
  <w:style w:type="table" w:styleId="TableGrid">
    <w:name w:val="Table Grid"/>
    <w:basedOn w:val="TableNormal"/>
    <w:uiPriority w:val="39"/>
    <w:rsid w:val="00E5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5EB4"/>
    <w:rPr>
      <w:color w:val="808080"/>
    </w:rPr>
  </w:style>
  <w:style w:type="paragraph" w:styleId="HTMLPreformatted">
    <w:name w:val="HTML Preformatted"/>
    <w:basedOn w:val="Normal"/>
    <w:link w:val="HTMLPreformattedChar"/>
    <w:uiPriority w:val="99"/>
    <w:semiHidden/>
    <w:unhideWhenUsed/>
    <w:rsid w:val="00D96D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6D57"/>
    <w:rPr>
      <w:rFonts w:ascii="Courier New" w:eastAsia="Times New Roman" w:hAnsi="Courier New" w:cs="Courier New"/>
      <w:sz w:val="20"/>
      <w:szCs w:val="20"/>
      <w:lang w:val="en-US"/>
    </w:rPr>
  </w:style>
  <w:style w:type="paragraph" w:styleId="NormalWeb">
    <w:name w:val="Normal (Web)"/>
    <w:basedOn w:val="Normal"/>
    <w:uiPriority w:val="99"/>
    <w:semiHidden/>
    <w:unhideWhenUsed/>
    <w:rsid w:val="002A069A"/>
    <w:pPr>
      <w:spacing w:before="100" w:beforeAutospacing="1" w:after="100" w:afterAutospacing="1" w:line="240" w:lineRule="auto"/>
      <w:jc w:val="left"/>
    </w:pPr>
    <w:rPr>
      <w:rFonts w:ascii="Times New Roman" w:eastAsia="Times New Roman" w:hAnsi="Times New Roman" w:cs="Times New Roman"/>
      <w:szCs w:val="24"/>
    </w:rPr>
  </w:style>
  <w:style w:type="paragraph" w:styleId="TOC1">
    <w:name w:val="toc 1"/>
    <w:basedOn w:val="Normal"/>
    <w:next w:val="Normal"/>
    <w:autoRedefine/>
    <w:uiPriority w:val="39"/>
    <w:unhideWhenUsed/>
    <w:rsid w:val="00C96F2B"/>
    <w:pPr>
      <w:spacing w:after="100"/>
    </w:pPr>
  </w:style>
  <w:style w:type="paragraph" w:styleId="TOC2">
    <w:name w:val="toc 2"/>
    <w:basedOn w:val="Normal"/>
    <w:next w:val="Normal"/>
    <w:autoRedefine/>
    <w:uiPriority w:val="39"/>
    <w:unhideWhenUsed/>
    <w:rsid w:val="00C96F2B"/>
    <w:pPr>
      <w:tabs>
        <w:tab w:val="left" w:pos="880"/>
        <w:tab w:val="right" w:leader="dot" w:pos="9061"/>
      </w:tabs>
      <w:spacing w:after="100" w:line="276" w:lineRule="auto"/>
      <w:ind w:left="240"/>
      <w:pPrChange w:id="0" w:author="Pedro Oliveira" w:date="2019-10-24T00:21:00Z">
        <w:pPr>
          <w:spacing w:before="40" w:after="100" w:line="480" w:lineRule="auto"/>
          <w:ind w:left="240"/>
          <w:jc w:val="both"/>
        </w:pPr>
      </w:pPrChange>
    </w:pPr>
    <w:rPr>
      <w:rPrChange w:id="0" w:author="Pedro Oliveira" w:date="2019-10-24T00:21:00Z">
        <w:rPr>
          <w:rFonts w:ascii="Arial" w:eastAsiaTheme="minorHAnsi" w:hAnsi="Arial" w:cstheme="minorBidi"/>
          <w:sz w:val="24"/>
          <w:szCs w:val="22"/>
          <w:lang w:val="en-US" w:eastAsia="en-US" w:bidi="ar-SA"/>
        </w:rPr>
      </w:rPrChange>
    </w:rPr>
  </w:style>
  <w:style w:type="paragraph" w:styleId="TOC3">
    <w:name w:val="toc 3"/>
    <w:basedOn w:val="Normal"/>
    <w:next w:val="Normal"/>
    <w:autoRedefine/>
    <w:uiPriority w:val="39"/>
    <w:unhideWhenUsed/>
    <w:rsid w:val="00C96F2B"/>
    <w:pPr>
      <w:tabs>
        <w:tab w:val="left" w:pos="1320"/>
        <w:tab w:val="right" w:leader="dot" w:pos="9061"/>
      </w:tabs>
      <w:spacing w:after="100" w:line="240" w:lineRule="auto"/>
      <w:ind w:left="480"/>
      <w:pPrChange w:id="1" w:author="Pedro Oliveira" w:date="2019-10-24T00:21:00Z">
        <w:pPr>
          <w:spacing w:before="40" w:after="100" w:line="480" w:lineRule="auto"/>
          <w:ind w:left="480"/>
          <w:jc w:val="both"/>
        </w:pPr>
      </w:pPrChange>
    </w:pPr>
    <w:rPr>
      <w:rPrChange w:id="1" w:author="Pedro Oliveira" w:date="2019-10-24T00:21:00Z">
        <w:rPr>
          <w:rFonts w:ascii="Arial" w:eastAsiaTheme="minorHAnsi" w:hAnsi="Arial" w:cstheme="minorBidi"/>
          <w:sz w:val="24"/>
          <w:szCs w:val="22"/>
          <w:lang w:val="en-US" w:eastAsia="en-US" w:bidi="ar-SA"/>
        </w:rPr>
      </w:rPrChange>
    </w:rPr>
  </w:style>
  <w:style w:type="paragraph" w:styleId="TableofFigures">
    <w:name w:val="table of figures"/>
    <w:basedOn w:val="Normal"/>
    <w:next w:val="Normal"/>
    <w:uiPriority w:val="99"/>
    <w:unhideWhenUsed/>
    <w:rsid w:val="009F0D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652639">
      <w:bodyDiv w:val="1"/>
      <w:marLeft w:val="0"/>
      <w:marRight w:val="0"/>
      <w:marTop w:val="0"/>
      <w:marBottom w:val="0"/>
      <w:divBdr>
        <w:top w:val="none" w:sz="0" w:space="0" w:color="auto"/>
        <w:left w:val="none" w:sz="0" w:space="0" w:color="auto"/>
        <w:bottom w:val="none" w:sz="0" w:space="0" w:color="auto"/>
        <w:right w:val="none" w:sz="0" w:space="0" w:color="auto"/>
      </w:divBdr>
      <w:divsChild>
        <w:div w:id="1185286819">
          <w:marLeft w:val="0"/>
          <w:marRight w:val="0"/>
          <w:marTop w:val="0"/>
          <w:marBottom w:val="0"/>
          <w:divBdr>
            <w:top w:val="none" w:sz="0" w:space="0" w:color="auto"/>
            <w:left w:val="none" w:sz="0" w:space="0" w:color="auto"/>
            <w:bottom w:val="none" w:sz="0" w:space="0" w:color="auto"/>
            <w:right w:val="none" w:sz="0" w:space="0" w:color="auto"/>
          </w:divBdr>
        </w:div>
        <w:div w:id="1692565241">
          <w:marLeft w:val="0"/>
          <w:marRight w:val="0"/>
          <w:marTop w:val="0"/>
          <w:marBottom w:val="0"/>
          <w:divBdr>
            <w:top w:val="none" w:sz="0" w:space="0" w:color="auto"/>
            <w:left w:val="none" w:sz="0" w:space="0" w:color="auto"/>
            <w:bottom w:val="none" w:sz="0" w:space="0" w:color="auto"/>
            <w:right w:val="none" w:sz="0" w:space="0" w:color="auto"/>
          </w:divBdr>
          <w:divsChild>
            <w:div w:id="474837279">
              <w:marLeft w:val="0"/>
              <w:marRight w:val="0"/>
              <w:marTop w:val="0"/>
              <w:marBottom w:val="0"/>
              <w:divBdr>
                <w:top w:val="none" w:sz="0" w:space="0" w:color="auto"/>
                <w:left w:val="none" w:sz="0" w:space="0" w:color="auto"/>
                <w:bottom w:val="none" w:sz="0" w:space="0" w:color="auto"/>
                <w:right w:val="none" w:sz="0" w:space="0" w:color="auto"/>
              </w:divBdr>
              <w:divsChild>
                <w:div w:id="567616709">
                  <w:marLeft w:val="0"/>
                  <w:marRight w:val="0"/>
                  <w:marTop w:val="0"/>
                  <w:marBottom w:val="0"/>
                  <w:divBdr>
                    <w:top w:val="none" w:sz="0" w:space="0" w:color="auto"/>
                    <w:left w:val="none" w:sz="0" w:space="0" w:color="auto"/>
                    <w:bottom w:val="none" w:sz="0" w:space="0" w:color="auto"/>
                    <w:right w:val="none" w:sz="0" w:space="0" w:color="auto"/>
                  </w:divBdr>
                  <w:divsChild>
                    <w:div w:id="529489884">
                      <w:marLeft w:val="0"/>
                      <w:marRight w:val="0"/>
                      <w:marTop w:val="0"/>
                      <w:marBottom w:val="0"/>
                      <w:divBdr>
                        <w:top w:val="none" w:sz="0" w:space="0" w:color="auto"/>
                        <w:left w:val="none" w:sz="0" w:space="0" w:color="auto"/>
                        <w:bottom w:val="none" w:sz="0" w:space="0" w:color="auto"/>
                        <w:right w:val="none" w:sz="0" w:space="0" w:color="auto"/>
                      </w:divBdr>
                      <w:divsChild>
                        <w:div w:id="1319961504">
                          <w:marLeft w:val="0"/>
                          <w:marRight w:val="0"/>
                          <w:marTop w:val="0"/>
                          <w:marBottom w:val="0"/>
                          <w:divBdr>
                            <w:top w:val="none" w:sz="0" w:space="0" w:color="auto"/>
                            <w:left w:val="none" w:sz="0" w:space="0" w:color="auto"/>
                            <w:bottom w:val="none" w:sz="0" w:space="0" w:color="auto"/>
                            <w:right w:val="none" w:sz="0" w:space="0" w:color="auto"/>
                          </w:divBdr>
                          <w:divsChild>
                            <w:div w:id="59906332">
                              <w:marLeft w:val="0"/>
                              <w:marRight w:val="0"/>
                              <w:marTop w:val="0"/>
                              <w:marBottom w:val="0"/>
                              <w:divBdr>
                                <w:top w:val="none" w:sz="0" w:space="0" w:color="auto"/>
                                <w:left w:val="none" w:sz="0" w:space="0" w:color="auto"/>
                                <w:bottom w:val="none" w:sz="0" w:space="0" w:color="auto"/>
                                <w:right w:val="none" w:sz="0" w:space="0" w:color="auto"/>
                              </w:divBdr>
                              <w:divsChild>
                                <w:div w:id="31904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1988665">
      <w:bodyDiv w:val="1"/>
      <w:marLeft w:val="0"/>
      <w:marRight w:val="0"/>
      <w:marTop w:val="0"/>
      <w:marBottom w:val="0"/>
      <w:divBdr>
        <w:top w:val="none" w:sz="0" w:space="0" w:color="auto"/>
        <w:left w:val="none" w:sz="0" w:space="0" w:color="auto"/>
        <w:bottom w:val="none" w:sz="0" w:space="0" w:color="auto"/>
        <w:right w:val="none" w:sz="0" w:space="0" w:color="auto"/>
      </w:divBdr>
    </w:div>
    <w:div w:id="1743915413">
      <w:bodyDiv w:val="1"/>
      <w:marLeft w:val="0"/>
      <w:marRight w:val="0"/>
      <w:marTop w:val="0"/>
      <w:marBottom w:val="0"/>
      <w:divBdr>
        <w:top w:val="none" w:sz="0" w:space="0" w:color="auto"/>
        <w:left w:val="none" w:sz="0" w:space="0" w:color="auto"/>
        <w:bottom w:val="none" w:sz="0" w:space="0" w:color="auto"/>
        <w:right w:val="none" w:sz="0" w:space="0" w:color="auto"/>
      </w:divBdr>
    </w:div>
    <w:div w:id="1912227355">
      <w:bodyDiv w:val="1"/>
      <w:marLeft w:val="0"/>
      <w:marRight w:val="0"/>
      <w:marTop w:val="0"/>
      <w:marBottom w:val="0"/>
      <w:divBdr>
        <w:top w:val="none" w:sz="0" w:space="0" w:color="auto"/>
        <w:left w:val="none" w:sz="0" w:space="0" w:color="auto"/>
        <w:bottom w:val="none" w:sz="0" w:space="0" w:color="auto"/>
        <w:right w:val="none" w:sz="0" w:space="0" w:color="auto"/>
      </w:divBdr>
    </w:div>
    <w:div w:id="202127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intel.com/content/www/us/en/products/programmable/fpga.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hyperlink" Target="https://forums.xilinx.com/t5/Adaptable-Advantage-Blog/Past-Present-Future-Xilinx-on-Mars-Rovers/ba-p/944915" TargetMode="External"/><Relationship Id="rId42" Type="http://schemas.openxmlformats.org/officeDocument/2006/relationships/image" Target="media/image22.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hyperlink" Target="https://www.intel.com/content/www/us/en/programmable/solutions/partners/partner-profile/terasic-inc-/board/altera-de2-115-development-and-education-board.htm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hyperlink" Target="https://www.hamamatsu.com/resources/pdf/etd/PMT_handbook_v3a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terasic.com.tw/cgi-bin/page/archive.pl?Language=English&amp;CategoryNo=139&amp;No=502&amp;PartNo=3" TargetMode="External"/><Relationship Id="rId40" Type="http://schemas.openxmlformats.org/officeDocument/2006/relationships/hyperlink" Target="https://www.hamamatsu.com/resources/pdf/etd/m-h7360e.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ww.terasic.com.tw/cgi-bin/page/archive.pl?Language=English&amp;CategoryNo=139&amp;No=502" TargetMode="External"/><Relationship Id="rId10" Type="http://schemas.microsoft.com/office/2016/09/relationships/commentsIds" Target="commentsIds.xml"/><Relationship Id="rId19" Type="http://schemas.openxmlformats.org/officeDocument/2006/relationships/image" Target="media/image7.em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07/relationships/hdphoto" Target="media/hdphoto2.wdp"/><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www.ni.com/pt-br/innovations/white-papers/08/fpga-fundamentals.html" TargetMode="External"/><Relationship Id="rId43"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Ardósia">
  <a:themeElements>
    <a:clrScheme name="Azul Quente">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dósia">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ósia">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701B3B-A690-46B5-9809-7886DBABA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11289</TotalTime>
  <Pages>64</Pages>
  <Words>11467</Words>
  <Characters>65364</Characters>
  <Application>Microsoft Office Word</Application>
  <DocSecurity>0</DocSecurity>
  <Lines>544</Lines>
  <Paragraphs>153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Oliveira</dc:creator>
  <cp:keywords/>
  <dc:description/>
  <cp:lastModifiedBy>Pedro Oliveira</cp:lastModifiedBy>
  <cp:revision>41</cp:revision>
  <dcterms:created xsi:type="dcterms:W3CDTF">2019-08-12T22:27:00Z</dcterms:created>
  <dcterms:modified xsi:type="dcterms:W3CDTF">2019-10-24T03:26:00Z</dcterms:modified>
</cp:coreProperties>
</file>